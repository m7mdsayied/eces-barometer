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5.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6.xml" ContentType="application/vnd.openxmlformats-officedocument.drawingml.chart+xml"/>
  <Override PartName="/word/theme/themeOverride2.xml" ContentType="application/vnd.openxmlformats-officedocument.themeOverride+xml"/>
  <Override PartName="/word/charts/chart7.xml" ContentType="application/vnd.openxmlformats-officedocument.drawingml.chart+xml"/>
  <Override PartName="/word/theme/themeOverride3.xml" ContentType="application/vnd.openxmlformats-officedocument.themeOverride+xml"/>
  <Override PartName="/word/charts/chart8.xml" ContentType="application/vnd.openxmlformats-officedocument.drawingml.chart+xml"/>
  <Override PartName="/word/drawings/drawing5.xml" ContentType="application/vnd.openxmlformats-officedocument.drawingml.chartshapes+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charts/chart1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5.xml" ContentType="application/vnd.openxmlformats-officedocument.themeOverride+xml"/>
  <Override PartName="/word/charts/chart1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6.xml" ContentType="application/vnd.openxmlformats-officedocument.themeOverride+xml"/>
  <Override PartName="/word/charts/chart1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7.xml" ContentType="application/vnd.openxmlformats-officedocument.themeOverride+xml"/>
  <Override PartName="/word/charts/chart16.xml" ContentType="application/vnd.openxmlformats-officedocument.drawingml.chart+xml"/>
  <Override PartName="/word/theme/themeOverride8.xml" ContentType="application/vnd.openxmlformats-officedocument.themeOverride+xml"/>
  <Override PartName="/word/charts/chart17.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9.xml" ContentType="application/vnd.openxmlformats-officedocument.themeOverride+xml"/>
  <Override PartName="/word/charts/chart18.xml" ContentType="application/vnd.openxmlformats-officedocument.drawingml.chart+xml"/>
  <Override PartName="/word/theme/themeOverride10.xml" ContentType="application/vnd.openxmlformats-officedocument.themeOverride+xml"/>
  <Override PartName="/word/charts/chart19.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1.xml" ContentType="application/vnd.openxmlformats-officedocument.themeOverride+xml"/>
  <Override PartName="/word/charts/chart20.xml" ContentType="application/vnd.openxmlformats-officedocument.drawingml.chart+xml"/>
  <Override PartName="/word/theme/themeOverride12.xml" ContentType="application/vnd.openxmlformats-officedocument.themeOverride+xml"/>
  <Override PartName="/word/charts/chart21.xml" ContentType="application/vnd.openxmlformats-officedocument.drawingml.chart+xml"/>
  <Override PartName="/word/theme/themeOverride13.xml" ContentType="application/vnd.openxmlformats-officedocument.themeOverride+xml"/>
  <Override PartName="/word/charts/chart22.xml" ContentType="application/vnd.openxmlformats-officedocument.drawingml.chart+xml"/>
  <Override PartName="/word/theme/themeOverride14.xml" ContentType="application/vnd.openxmlformats-officedocument.themeOverride+xml"/>
  <Override PartName="/word/charts/chart23.xml" ContentType="application/vnd.openxmlformats-officedocument.drawingml.chart+xml"/>
  <Override PartName="/word/theme/themeOverride15.xml" ContentType="application/vnd.openxmlformats-officedocument.themeOverride+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27.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28.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29.xml" ContentType="application/vnd.openxmlformats-officedocument.drawingml.chart+xml"/>
  <Override PartName="/word/drawings/drawing6.xml" ContentType="application/vnd.openxmlformats-officedocument.drawingml.chartshapes+xml"/>
  <Override PartName="/word/charts/chart30.xml" ContentType="application/vnd.openxmlformats-officedocument.drawingml.chart+xml"/>
  <Override PartName="/word/drawings/drawing7.xml" ContentType="application/vnd.openxmlformats-officedocument.drawingml.chartshapes+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drawings/drawing8.xml" ContentType="application/vnd.openxmlformats-officedocument.drawingml.chartshapes+xml"/>
  <Override PartName="/word/charts/chart36.xml" ContentType="application/vnd.openxmlformats-officedocument.drawingml.chart+xml"/>
  <Override PartName="/word/drawings/drawing9.xml" ContentType="application/vnd.openxmlformats-officedocument.drawingml.chartshapes+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0.xml" ContentType="application/vnd.openxmlformats-officedocument.drawingml.chart+xml"/>
  <Override PartName="/word/charts/chart4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4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4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4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4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4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4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4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4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5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5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5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5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5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5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5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5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5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5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6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6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6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6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6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6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66.xml" ContentType="application/vnd.openxmlformats-officedocument.drawingml.chart+xml"/>
  <Override PartName="/word/charts/style36.xml" ContentType="application/vnd.ms-office.chartstyle+xml"/>
  <Override PartName="/word/charts/colors3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1423B0E8" w14:textId="77777777" w:rsidR="00CB609D" w:rsidRPr="00DC0033" w:rsidRDefault="006D1801" w:rsidP="0061375E">
      <w:pPr>
        <w:spacing w:after="0" w:line="240" w:lineRule="auto"/>
        <w:ind w:left="-450"/>
        <w:rPr>
          <w:rFonts w:ascii="Sinkin Sans 800 Black" w:hAnsi="Sinkin Sans 800 Black"/>
          <w:sz w:val="28"/>
          <w:szCs w:val="28"/>
        </w:rPr>
      </w:pPr>
      <w:bookmarkStart w:id="0" w:name="_Hlk177895610"/>
      <w:bookmarkEnd w:id="0"/>
      <w:r w:rsidRPr="00DC0033">
        <w:rPr>
          <w:rFonts w:ascii="Sinkin Sans 800 Black" w:hAnsi="Sinkin Sans 800 Black"/>
          <w:noProof/>
          <w:sz w:val="28"/>
          <w:szCs w:val="28"/>
        </w:rPr>
        <w:drawing>
          <wp:anchor distT="0" distB="0" distL="114300" distR="114300" simplePos="0" relativeHeight="251656196" behindDoc="1" locked="0" layoutInCell="1" allowOverlap="1" wp14:anchorId="6E3ECE45" wp14:editId="48B772F4">
            <wp:simplePos x="0" y="0"/>
            <wp:positionH relativeFrom="page">
              <wp:posOffset>-381635</wp:posOffset>
            </wp:positionH>
            <wp:positionV relativeFrom="paragraph">
              <wp:posOffset>-559113</wp:posOffset>
            </wp:positionV>
            <wp:extent cx="7579995" cy="2579370"/>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b="74374"/>
                    <a:stretch/>
                  </pic:blipFill>
                  <pic:spPr bwMode="auto">
                    <a:xfrm>
                      <a:off x="0" y="0"/>
                      <a:ext cx="7579995" cy="257937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8466D74" w14:textId="77777777" w:rsidR="00DC0033" w:rsidRPr="00B93DC9" w:rsidRDefault="00DC0033" w:rsidP="006D1801">
      <w:pPr>
        <w:ind w:left="-450"/>
        <w:rPr>
          <w:rFonts w:ascii="Sinkin Sans 800 Black" w:hAnsi="Sinkin Sans 800 Black"/>
          <w:color w:val="0F5C67" w:themeColor="accent1" w:themeShade="80"/>
          <w:sz w:val="30"/>
          <w:szCs w:val="30"/>
        </w:rPr>
      </w:pPr>
      <w:r w:rsidRPr="00B93DC9">
        <w:rPr>
          <w:rFonts w:ascii="Sinkin Sans 800 Black" w:hAnsi="Sinkin Sans 800 Black"/>
          <w:color w:val="0F5C67" w:themeColor="accent1" w:themeShade="80"/>
          <w:sz w:val="60"/>
          <w:szCs w:val="60"/>
        </w:rPr>
        <w:t>Business Barometer</w:t>
      </w:r>
      <w:r w:rsidRPr="00B93DC9">
        <w:rPr>
          <w:rFonts w:ascii="Sinkin Sans 800 Black" w:hAnsi="Sinkin Sans 800 Black"/>
          <w:color w:val="0F5C67" w:themeColor="accent1" w:themeShade="80"/>
          <w:sz w:val="30"/>
          <w:szCs w:val="30"/>
        </w:rPr>
        <w:t xml:space="preserve"> </w:t>
      </w:r>
    </w:p>
    <w:p w14:paraId="00E1C553" w14:textId="51E933E4" w:rsidR="006D1801" w:rsidRPr="00B93DC9" w:rsidRDefault="006D1801" w:rsidP="00D743B8">
      <w:pPr>
        <w:ind w:left="-450"/>
        <w:rPr>
          <w:rFonts w:ascii="Sinkin Sans 800 Black" w:hAnsi="Sinkin Sans 800 Black"/>
          <w:color w:val="0F5C67" w:themeColor="accent1" w:themeShade="80"/>
          <w:sz w:val="30"/>
          <w:szCs w:val="30"/>
        </w:rPr>
      </w:pPr>
      <w:r w:rsidRPr="00B93DC9">
        <w:rPr>
          <w:rFonts w:ascii="Sinkin Sans 800 Black" w:hAnsi="Sinkin Sans 800 Black"/>
          <w:color w:val="0F5C67" w:themeColor="accent1" w:themeShade="80"/>
          <w:sz w:val="30"/>
          <w:szCs w:val="30"/>
        </w:rPr>
        <w:t xml:space="preserve">Issue </w:t>
      </w:r>
      <w:del w:id="1" w:author="Mohamed Abdel-Hakam" w:date="2025-09-25T08:55:00Z">
        <w:r w:rsidR="009F6FA4" w:rsidDel="005E07CD">
          <w:rPr>
            <w:rFonts w:ascii="Sinkin Sans 800 Black" w:hAnsi="Sinkin Sans 800 Black"/>
            <w:color w:val="0F5C67" w:themeColor="accent1" w:themeShade="80"/>
            <w:sz w:val="30"/>
            <w:szCs w:val="30"/>
          </w:rPr>
          <w:delText>74</w:delText>
        </w:r>
      </w:del>
      <w:ins w:id="2" w:author="Mohamed Abdel-Hakam" w:date="2025-09-25T08:55:00Z">
        <w:r w:rsidR="005E07CD">
          <w:rPr>
            <w:rFonts w:ascii="Sinkin Sans 800 Black" w:hAnsi="Sinkin Sans 800 Black"/>
            <w:color w:val="0F5C67" w:themeColor="accent1" w:themeShade="80"/>
            <w:sz w:val="30"/>
            <w:szCs w:val="30"/>
          </w:rPr>
          <w:t>75</w:t>
        </w:r>
      </w:ins>
      <w:r w:rsidRPr="00B93DC9">
        <w:rPr>
          <w:rFonts w:ascii="Sinkin Sans 800 Black" w:hAnsi="Sinkin Sans 800 Black"/>
          <w:color w:val="0F5C67" w:themeColor="accent1" w:themeShade="80"/>
          <w:sz w:val="30"/>
          <w:szCs w:val="30"/>
        </w:rPr>
        <w:tab/>
      </w:r>
      <w:r w:rsidRPr="00B93DC9">
        <w:rPr>
          <w:rFonts w:ascii="Sinkin Sans 800 Black" w:hAnsi="Sinkin Sans 800 Black"/>
          <w:color w:val="0F5C67" w:themeColor="accent1" w:themeShade="80"/>
          <w:sz w:val="30"/>
          <w:szCs w:val="30"/>
        </w:rPr>
        <w:tab/>
      </w:r>
      <w:ins w:id="3" w:author="WTORKY" w:date="2025-10-01T19:13:00Z" w16du:dateUtc="2025-10-01T16:13:00Z">
        <w:r w:rsidR="00B34C47">
          <w:rPr>
            <w:rFonts w:ascii="Sinkin Sans 800 Black" w:hAnsi="Sinkin Sans 800 Black"/>
            <w:color w:val="0F5C67" w:themeColor="accent1" w:themeShade="80"/>
            <w:sz w:val="30"/>
            <w:szCs w:val="30"/>
          </w:rPr>
          <w:tab/>
        </w:r>
        <w:r w:rsidR="00B34C47">
          <w:rPr>
            <w:rFonts w:ascii="Sinkin Sans 800 Black" w:hAnsi="Sinkin Sans 800 Black"/>
            <w:color w:val="0F5C67" w:themeColor="accent1" w:themeShade="80"/>
            <w:sz w:val="30"/>
            <w:szCs w:val="30"/>
          </w:rPr>
          <w:tab/>
        </w:r>
      </w:ins>
      <w:ins w:id="4" w:author="WTORKY" w:date="2025-10-01T19:55:00Z" w16du:dateUtc="2025-10-01T16:55:00Z">
        <w:r w:rsidR="00E83843">
          <w:rPr>
            <w:rFonts w:ascii="Sinkin Sans 800 Black" w:hAnsi="Sinkin Sans 800 Black"/>
            <w:color w:val="0F5C67" w:themeColor="accent1" w:themeShade="80"/>
            <w:sz w:val="30"/>
            <w:szCs w:val="30"/>
          </w:rPr>
          <w:t xml:space="preserve">    </w:t>
        </w:r>
      </w:ins>
      <w:del w:id="5" w:author="Mohamed Abdel-Hakam" w:date="2025-09-25T08:55:00Z">
        <w:r w:rsidR="009F6FA4" w:rsidDel="005E07CD">
          <w:rPr>
            <w:rFonts w:ascii="Sinkin Sans 800 Black" w:hAnsi="Sinkin Sans 800 Black"/>
            <w:color w:val="0F5C67" w:themeColor="accent1" w:themeShade="80"/>
            <w:sz w:val="30"/>
            <w:szCs w:val="30"/>
          </w:rPr>
          <w:delText>January</w:delText>
        </w:r>
        <w:r w:rsidR="00A91A76" w:rsidRPr="00B93DC9" w:rsidDel="005E07CD">
          <w:rPr>
            <w:rFonts w:ascii="Sinkin Sans 800 Black" w:hAnsi="Sinkin Sans 800 Black"/>
            <w:color w:val="0F5C67" w:themeColor="accent1" w:themeShade="80"/>
            <w:sz w:val="30"/>
            <w:szCs w:val="30"/>
          </w:rPr>
          <w:delText xml:space="preserve"> </w:delText>
        </w:r>
      </w:del>
      <w:ins w:id="6" w:author="Mohamed Abdel-Hakam" w:date="2025-09-25T08:55:00Z">
        <w:r w:rsidR="005E07CD">
          <w:rPr>
            <w:rFonts w:ascii="Sinkin Sans 800 Black" w:hAnsi="Sinkin Sans 800 Black"/>
            <w:color w:val="0F5C67" w:themeColor="accent1" w:themeShade="80"/>
            <w:sz w:val="30"/>
            <w:szCs w:val="30"/>
          </w:rPr>
          <w:t>April</w:t>
        </w:r>
        <w:r w:rsidR="005E07CD" w:rsidRPr="00B93DC9">
          <w:rPr>
            <w:rFonts w:ascii="Sinkin Sans 800 Black" w:hAnsi="Sinkin Sans 800 Black"/>
            <w:color w:val="0F5C67" w:themeColor="accent1" w:themeShade="80"/>
            <w:sz w:val="30"/>
            <w:szCs w:val="30"/>
          </w:rPr>
          <w:t xml:space="preserve"> </w:t>
        </w:r>
      </w:ins>
      <w:r w:rsidRPr="00B93DC9">
        <w:rPr>
          <w:rFonts w:ascii="Sinkin Sans 800 Black" w:hAnsi="Sinkin Sans 800 Black"/>
          <w:color w:val="0F5C67" w:themeColor="accent1" w:themeShade="80"/>
          <w:sz w:val="30"/>
          <w:szCs w:val="30"/>
        </w:rPr>
        <w:t xml:space="preserve">– </w:t>
      </w:r>
      <w:del w:id="7" w:author="Mohamed Abdel-Hakam" w:date="2025-09-25T08:56:00Z">
        <w:r w:rsidR="009F6FA4" w:rsidDel="005E07CD">
          <w:rPr>
            <w:rFonts w:ascii="Sinkin Sans 800 Black" w:hAnsi="Sinkin Sans 800 Black"/>
            <w:color w:val="0F5C67" w:themeColor="accent1" w:themeShade="80"/>
            <w:sz w:val="30"/>
            <w:szCs w:val="30"/>
          </w:rPr>
          <w:delText>March</w:delText>
        </w:r>
        <w:r w:rsidR="00A91A76" w:rsidDel="005E07CD">
          <w:rPr>
            <w:rFonts w:ascii="Sinkin Sans 800 Black" w:hAnsi="Sinkin Sans 800 Black"/>
            <w:color w:val="0F5C67" w:themeColor="accent1" w:themeShade="80"/>
            <w:sz w:val="30"/>
            <w:szCs w:val="30"/>
          </w:rPr>
          <w:delText xml:space="preserve"> </w:delText>
        </w:r>
      </w:del>
      <w:ins w:id="8" w:author="Mohamed Abdel-Hakam" w:date="2025-09-25T08:56:00Z">
        <w:r w:rsidR="005E07CD">
          <w:rPr>
            <w:rFonts w:ascii="Sinkin Sans 800 Black" w:hAnsi="Sinkin Sans 800 Black"/>
            <w:color w:val="0F5C67" w:themeColor="accent1" w:themeShade="80"/>
            <w:sz w:val="30"/>
            <w:szCs w:val="30"/>
          </w:rPr>
          <w:t xml:space="preserve">June </w:t>
        </w:r>
      </w:ins>
      <w:r w:rsidR="00146BBB">
        <w:rPr>
          <w:rFonts w:ascii="Sinkin Sans 800 Black" w:hAnsi="Sinkin Sans 800 Black"/>
          <w:color w:val="0F5C67" w:themeColor="accent1" w:themeShade="80"/>
          <w:sz w:val="30"/>
          <w:szCs w:val="30"/>
        </w:rPr>
        <w:t>202</w:t>
      </w:r>
      <w:r w:rsidR="009F6FA4">
        <w:rPr>
          <w:rFonts w:ascii="Sinkin Sans 800 Black" w:hAnsi="Sinkin Sans 800 Black"/>
          <w:color w:val="0F5C67" w:themeColor="accent1" w:themeShade="80"/>
          <w:sz w:val="30"/>
          <w:szCs w:val="30"/>
        </w:rPr>
        <w:t>5</w:t>
      </w:r>
    </w:p>
    <w:p w14:paraId="705BADE2" w14:textId="77777777" w:rsidR="006D1801" w:rsidRDefault="00047280">
      <w:pPr>
        <w:rPr>
          <w:rFonts w:ascii="Sinkin Sans 800 Black" w:hAnsi="Sinkin Sans 800 Black"/>
          <w:sz w:val="30"/>
          <w:szCs w:val="30"/>
        </w:rPr>
      </w:pPr>
      <w:r w:rsidRPr="006D1801">
        <w:rPr>
          <w:rFonts w:ascii="Sinkin Sans 800 Black" w:hAnsi="Sinkin Sans 800 Black"/>
          <w:noProof/>
          <w:sz w:val="60"/>
          <w:szCs w:val="60"/>
        </w:rPr>
        <w:drawing>
          <wp:anchor distT="0" distB="0" distL="114300" distR="114300" simplePos="0" relativeHeight="251656197" behindDoc="1" locked="0" layoutInCell="1" allowOverlap="1" wp14:anchorId="05E4EFC2" wp14:editId="40C1DC46">
            <wp:simplePos x="0" y="0"/>
            <wp:positionH relativeFrom="page">
              <wp:align>right</wp:align>
            </wp:positionH>
            <wp:positionV relativeFrom="paragraph">
              <wp:posOffset>388121</wp:posOffset>
            </wp:positionV>
            <wp:extent cx="7580691" cy="7363830"/>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t="26844"/>
                    <a:stretch/>
                  </pic:blipFill>
                  <pic:spPr bwMode="auto">
                    <a:xfrm flipH="1">
                      <a:off x="0" y="0"/>
                      <a:ext cx="7580691" cy="736383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2AA1CE" w14:textId="77777777" w:rsidR="006D1801" w:rsidRPr="006D1801" w:rsidRDefault="006D1801">
      <w:pPr>
        <w:rPr>
          <w:rFonts w:ascii="Sinkin Sans 800 Black" w:hAnsi="Sinkin Sans 800 Black"/>
          <w:sz w:val="30"/>
          <w:szCs w:val="30"/>
        </w:rPr>
      </w:pPr>
    </w:p>
    <w:sdt>
      <w:sdtPr>
        <w:rPr>
          <w:rFonts w:asciiTheme="minorHAnsi" w:eastAsiaTheme="minorEastAsia" w:hAnsiTheme="minorHAnsi" w:cstheme="minorBidi"/>
          <w:color w:val="auto"/>
          <w:sz w:val="20"/>
          <w:szCs w:val="20"/>
        </w:rPr>
        <w:id w:val="-194765009"/>
        <w:docPartObj>
          <w:docPartGallery w:val="Table of Contents"/>
          <w:docPartUnique/>
        </w:docPartObj>
      </w:sdtPr>
      <w:sdtEndPr>
        <w:rPr>
          <w:b/>
          <w:bCs/>
          <w:noProof/>
        </w:rPr>
      </w:sdtEndPr>
      <w:sdtContent>
        <w:p w14:paraId="72AF0494" w14:textId="3275D345" w:rsidR="006D1801" w:rsidRPr="00ED3113" w:rsidRDefault="006D1801" w:rsidP="00666D8C">
          <w:pPr>
            <w:pStyle w:val="TOCHeading"/>
            <w:ind w:left="1080"/>
            <w:rPr>
              <w:color w:val="1FBACF" w:themeColor="accent1"/>
            </w:rPr>
          </w:pPr>
          <w:r w:rsidRPr="00ED3113">
            <w:rPr>
              <w:color w:val="1FBACF" w:themeColor="accent1"/>
            </w:rPr>
            <w:t>Contents</w:t>
          </w:r>
        </w:p>
        <w:p w14:paraId="3F4F8918" w14:textId="77777777" w:rsidR="00047280" w:rsidRPr="00047280" w:rsidRDefault="00047280" w:rsidP="00047280"/>
        <w:p w14:paraId="59F9CD61" w14:textId="208F5EC9" w:rsidR="00112333" w:rsidRDefault="006D1801" w:rsidP="00112333">
          <w:pPr>
            <w:pStyle w:val="TOC1"/>
            <w:ind w:left="1350"/>
            <w:rPr>
              <w:noProof/>
              <w:kern w:val="2"/>
              <w:sz w:val="24"/>
              <w:szCs w:val="24"/>
              <w14:ligatures w14:val="standardContextual"/>
            </w:rPr>
          </w:pPr>
          <w:r>
            <w:fldChar w:fldCharType="begin"/>
          </w:r>
          <w:r>
            <w:instrText xml:space="preserve"> TOC \o "1-3" \h \z \u </w:instrText>
          </w:r>
          <w:r>
            <w:fldChar w:fldCharType="separate"/>
          </w:r>
          <w:hyperlink w:anchor="_Toc202719015" w:history="1">
            <w:r w:rsidR="00112333" w:rsidRPr="0070764D">
              <w:rPr>
                <w:rStyle w:val="Hyperlink"/>
                <w:noProof/>
              </w:rPr>
              <w:t>Executive Summary</w:t>
            </w:r>
            <w:r w:rsidR="00112333">
              <w:rPr>
                <w:noProof/>
                <w:webHidden/>
              </w:rPr>
              <w:tab/>
            </w:r>
            <w:r w:rsidR="00112333">
              <w:rPr>
                <w:noProof/>
                <w:webHidden/>
              </w:rPr>
              <w:fldChar w:fldCharType="begin"/>
            </w:r>
            <w:r w:rsidR="00112333">
              <w:rPr>
                <w:noProof/>
                <w:webHidden/>
              </w:rPr>
              <w:instrText xml:space="preserve"> PAGEREF _Toc202719015 \h </w:instrText>
            </w:r>
            <w:r w:rsidR="00112333">
              <w:rPr>
                <w:noProof/>
                <w:webHidden/>
              </w:rPr>
            </w:r>
            <w:r w:rsidR="00112333">
              <w:rPr>
                <w:noProof/>
                <w:webHidden/>
              </w:rPr>
              <w:fldChar w:fldCharType="separate"/>
            </w:r>
            <w:r w:rsidR="005C7DD0">
              <w:rPr>
                <w:noProof/>
                <w:webHidden/>
              </w:rPr>
              <w:t>2</w:t>
            </w:r>
            <w:r w:rsidR="00112333">
              <w:rPr>
                <w:noProof/>
                <w:webHidden/>
              </w:rPr>
              <w:fldChar w:fldCharType="end"/>
            </w:r>
          </w:hyperlink>
        </w:p>
        <w:p w14:paraId="51404BE7" w14:textId="3F8D237B" w:rsidR="00112333" w:rsidRDefault="00112333" w:rsidP="00112333">
          <w:pPr>
            <w:pStyle w:val="TOC1"/>
            <w:ind w:left="1350"/>
            <w:rPr>
              <w:noProof/>
              <w:kern w:val="2"/>
              <w:sz w:val="24"/>
              <w:szCs w:val="24"/>
              <w14:ligatures w14:val="standardContextual"/>
            </w:rPr>
          </w:pPr>
          <w:hyperlink w:anchor="_Toc202719020" w:history="1">
            <w:r w:rsidRPr="0070764D">
              <w:rPr>
                <w:rStyle w:val="Hyperlink"/>
                <w:noProof/>
              </w:rPr>
              <w:t>Business Barometer Methodology</w:t>
            </w:r>
            <w:r>
              <w:rPr>
                <w:noProof/>
                <w:webHidden/>
              </w:rPr>
              <w:tab/>
            </w:r>
            <w:r>
              <w:rPr>
                <w:noProof/>
                <w:webHidden/>
              </w:rPr>
              <w:fldChar w:fldCharType="begin"/>
            </w:r>
            <w:r>
              <w:rPr>
                <w:noProof/>
                <w:webHidden/>
              </w:rPr>
              <w:instrText xml:space="preserve"> PAGEREF _Toc202719020 \h </w:instrText>
            </w:r>
            <w:r>
              <w:rPr>
                <w:noProof/>
                <w:webHidden/>
              </w:rPr>
            </w:r>
            <w:r>
              <w:rPr>
                <w:noProof/>
                <w:webHidden/>
              </w:rPr>
              <w:fldChar w:fldCharType="separate"/>
            </w:r>
            <w:r w:rsidR="005C7DD0">
              <w:rPr>
                <w:noProof/>
                <w:webHidden/>
              </w:rPr>
              <w:t>6</w:t>
            </w:r>
            <w:r>
              <w:rPr>
                <w:noProof/>
                <w:webHidden/>
              </w:rPr>
              <w:fldChar w:fldCharType="end"/>
            </w:r>
          </w:hyperlink>
        </w:p>
        <w:p w14:paraId="3EA9E520" w14:textId="4EAA96CD" w:rsidR="00112333" w:rsidRDefault="00112333" w:rsidP="00112333">
          <w:pPr>
            <w:pStyle w:val="TOC1"/>
            <w:ind w:left="1350"/>
            <w:rPr>
              <w:noProof/>
              <w:kern w:val="2"/>
              <w:sz w:val="24"/>
              <w:szCs w:val="24"/>
              <w14:ligatures w14:val="standardContextual"/>
            </w:rPr>
          </w:pPr>
          <w:hyperlink w:anchor="_Toc202719022" w:history="1">
            <w:r w:rsidRPr="0070764D">
              <w:rPr>
                <w:rStyle w:val="Hyperlink"/>
                <w:noProof/>
                <w:lang w:val="en-GB"/>
              </w:rPr>
              <w:t>Business Barometer Index (BBI)</w:t>
            </w:r>
            <w:r>
              <w:rPr>
                <w:noProof/>
                <w:webHidden/>
              </w:rPr>
              <w:tab/>
            </w:r>
            <w:r>
              <w:rPr>
                <w:noProof/>
                <w:webHidden/>
              </w:rPr>
              <w:fldChar w:fldCharType="begin"/>
            </w:r>
            <w:r>
              <w:rPr>
                <w:noProof/>
                <w:webHidden/>
              </w:rPr>
              <w:instrText xml:space="preserve"> PAGEREF _Toc202719022 \h </w:instrText>
            </w:r>
            <w:r>
              <w:rPr>
                <w:noProof/>
                <w:webHidden/>
              </w:rPr>
            </w:r>
            <w:r>
              <w:rPr>
                <w:noProof/>
                <w:webHidden/>
              </w:rPr>
              <w:fldChar w:fldCharType="separate"/>
            </w:r>
            <w:r w:rsidR="005C7DD0">
              <w:rPr>
                <w:noProof/>
                <w:webHidden/>
              </w:rPr>
              <w:t>12</w:t>
            </w:r>
            <w:r>
              <w:rPr>
                <w:noProof/>
                <w:webHidden/>
              </w:rPr>
              <w:fldChar w:fldCharType="end"/>
            </w:r>
          </w:hyperlink>
        </w:p>
        <w:p w14:paraId="16C7C1B6" w14:textId="11325422" w:rsidR="00112333" w:rsidRDefault="00112333" w:rsidP="00112333">
          <w:pPr>
            <w:pStyle w:val="TOC1"/>
            <w:ind w:left="1350"/>
            <w:rPr>
              <w:noProof/>
              <w:kern w:val="2"/>
              <w:sz w:val="24"/>
              <w:szCs w:val="24"/>
              <w14:ligatures w14:val="standardContextual"/>
            </w:rPr>
          </w:pPr>
          <w:hyperlink w:anchor="_Toc202719023" w:history="1">
            <w:r w:rsidRPr="0070764D">
              <w:rPr>
                <w:rStyle w:val="Hyperlink"/>
                <w:noProof/>
                <w:lang w:val="en-GB"/>
              </w:rPr>
              <w:t xml:space="preserve">I. Performance evaluation and </w:t>
            </w:r>
            <w:r w:rsidRPr="00112333">
              <w:rPr>
                <w:rStyle w:val="Hyperlink"/>
                <w:noProof/>
                <w:lang w:val="en-GB"/>
              </w:rPr>
              <w:t xml:space="preserve">outlook </w:t>
            </w:r>
            <w:r w:rsidRPr="0070764D">
              <w:rPr>
                <w:rStyle w:val="Hyperlink"/>
                <w:noProof/>
                <w:lang w:val="en-GB"/>
              </w:rPr>
              <w:t>according to the overall index</w:t>
            </w:r>
            <w:r>
              <w:rPr>
                <w:noProof/>
                <w:webHidden/>
              </w:rPr>
              <w:tab/>
            </w:r>
            <w:r>
              <w:rPr>
                <w:noProof/>
                <w:webHidden/>
              </w:rPr>
              <w:fldChar w:fldCharType="begin"/>
            </w:r>
            <w:r>
              <w:rPr>
                <w:noProof/>
                <w:webHidden/>
              </w:rPr>
              <w:instrText xml:space="preserve"> PAGEREF _Toc202719023 \h </w:instrText>
            </w:r>
            <w:r>
              <w:rPr>
                <w:noProof/>
                <w:webHidden/>
              </w:rPr>
            </w:r>
            <w:r>
              <w:rPr>
                <w:noProof/>
                <w:webHidden/>
              </w:rPr>
              <w:fldChar w:fldCharType="separate"/>
            </w:r>
            <w:r w:rsidR="005C7DD0">
              <w:rPr>
                <w:noProof/>
                <w:webHidden/>
              </w:rPr>
              <w:t>12</w:t>
            </w:r>
            <w:r>
              <w:rPr>
                <w:noProof/>
                <w:webHidden/>
              </w:rPr>
              <w:fldChar w:fldCharType="end"/>
            </w:r>
          </w:hyperlink>
        </w:p>
        <w:p w14:paraId="085F28BB" w14:textId="6A55C94A" w:rsidR="00112333" w:rsidRDefault="00112333" w:rsidP="00112333">
          <w:pPr>
            <w:pStyle w:val="TOC1"/>
            <w:ind w:left="1350"/>
            <w:rPr>
              <w:noProof/>
              <w:kern w:val="2"/>
              <w:sz w:val="24"/>
              <w:szCs w:val="24"/>
              <w14:ligatures w14:val="standardContextual"/>
            </w:rPr>
          </w:pPr>
          <w:hyperlink w:anchor="_Toc202719024" w:history="1">
            <w:r w:rsidRPr="0070764D">
              <w:rPr>
                <w:rStyle w:val="Hyperlink"/>
                <w:noProof/>
                <w:spacing w:val="-10"/>
              </w:rPr>
              <w:t>II.  Constraints that faced the business community during the quarter under review, and priorities for improving the business environment from the perspective of the sample of firms</w:t>
            </w:r>
            <w:r>
              <w:rPr>
                <w:noProof/>
                <w:webHidden/>
              </w:rPr>
              <w:tab/>
            </w:r>
            <w:r>
              <w:rPr>
                <w:noProof/>
                <w:webHidden/>
              </w:rPr>
              <w:fldChar w:fldCharType="begin"/>
            </w:r>
            <w:r>
              <w:rPr>
                <w:noProof/>
                <w:webHidden/>
              </w:rPr>
              <w:instrText xml:space="preserve"> PAGEREF _Toc202719024 \h </w:instrText>
            </w:r>
            <w:r>
              <w:rPr>
                <w:noProof/>
                <w:webHidden/>
              </w:rPr>
            </w:r>
            <w:r>
              <w:rPr>
                <w:noProof/>
                <w:webHidden/>
              </w:rPr>
              <w:fldChar w:fldCharType="separate"/>
            </w:r>
            <w:r w:rsidR="005C7DD0">
              <w:rPr>
                <w:noProof/>
                <w:webHidden/>
              </w:rPr>
              <w:t>16</w:t>
            </w:r>
            <w:r>
              <w:rPr>
                <w:noProof/>
                <w:webHidden/>
              </w:rPr>
              <w:fldChar w:fldCharType="end"/>
            </w:r>
          </w:hyperlink>
        </w:p>
        <w:p w14:paraId="271B3DA4" w14:textId="4D064BAD" w:rsidR="00112333" w:rsidRDefault="00112333" w:rsidP="00112333">
          <w:pPr>
            <w:pStyle w:val="TOC1"/>
            <w:ind w:left="1350"/>
            <w:rPr>
              <w:noProof/>
              <w:kern w:val="2"/>
              <w:sz w:val="24"/>
              <w:szCs w:val="24"/>
              <w14:ligatures w14:val="standardContextual"/>
            </w:rPr>
          </w:pPr>
          <w:hyperlink w:anchor="_Toc202719027" w:history="1">
            <w:r w:rsidRPr="0070764D">
              <w:rPr>
                <w:rStyle w:val="Hyperlink"/>
                <w:noProof/>
              </w:rPr>
              <w:t xml:space="preserve">III. Performance evaluation and </w:t>
            </w:r>
            <w:r w:rsidRPr="00112333">
              <w:rPr>
                <w:rStyle w:val="Hyperlink"/>
                <w:noProof/>
              </w:rPr>
              <w:t xml:space="preserve">outlook </w:t>
            </w:r>
            <w:r w:rsidRPr="0070764D">
              <w:rPr>
                <w:rStyle w:val="Hyperlink"/>
                <w:noProof/>
              </w:rPr>
              <w:t>according to sub-indices</w:t>
            </w:r>
            <w:r>
              <w:rPr>
                <w:noProof/>
                <w:webHidden/>
              </w:rPr>
              <w:tab/>
            </w:r>
            <w:r>
              <w:rPr>
                <w:noProof/>
                <w:webHidden/>
              </w:rPr>
              <w:fldChar w:fldCharType="begin"/>
            </w:r>
            <w:r>
              <w:rPr>
                <w:noProof/>
                <w:webHidden/>
              </w:rPr>
              <w:instrText xml:space="preserve"> PAGEREF _Toc202719027 \h </w:instrText>
            </w:r>
            <w:r>
              <w:rPr>
                <w:noProof/>
                <w:webHidden/>
              </w:rPr>
            </w:r>
            <w:r>
              <w:rPr>
                <w:noProof/>
                <w:webHidden/>
              </w:rPr>
              <w:fldChar w:fldCharType="separate"/>
            </w:r>
            <w:r w:rsidR="005C7DD0">
              <w:rPr>
                <w:noProof/>
                <w:webHidden/>
              </w:rPr>
              <w:t>23</w:t>
            </w:r>
            <w:r>
              <w:rPr>
                <w:noProof/>
                <w:webHidden/>
              </w:rPr>
              <w:fldChar w:fldCharType="end"/>
            </w:r>
          </w:hyperlink>
        </w:p>
        <w:p w14:paraId="5B188016" w14:textId="4F557293" w:rsidR="00112333" w:rsidRDefault="00000000" w:rsidP="00112333">
          <w:pPr>
            <w:pStyle w:val="TOC1"/>
            <w:ind w:left="1350"/>
            <w:rPr>
              <w:noProof/>
              <w:kern w:val="2"/>
              <w:sz w:val="24"/>
              <w:szCs w:val="24"/>
              <w14:ligatures w14:val="standardContextual"/>
            </w:rPr>
          </w:pPr>
          <w:r>
            <w:fldChar w:fldCharType="begin"/>
          </w:r>
          <w:r>
            <w:instrText>HYPERLINK \l "_Toc202719028"</w:instrText>
          </w:r>
          <w:r>
            <w:fldChar w:fldCharType="separate"/>
          </w:r>
          <w:r w:rsidR="00112333" w:rsidRPr="0070764D">
            <w:rPr>
              <w:rStyle w:val="Hyperlink"/>
              <w:noProof/>
            </w:rPr>
            <w:t xml:space="preserve">Tables </w:t>
          </w:r>
          <w:r w:rsidR="00112333" w:rsidRPr="00112333">
            <w:rPr>
              <w:rStyle w:val="Hyperlink"/>
              <w:noProof/>
            </w:rPr>
            <w:t>Appendix</w:t>
          </w:r>
          <w:r w:rsidR="00112333">
            <w:rPr>
              <w:noProof/>
              <w:webHidden/>
            </w:rPr>
            <w:tab/>
          </w:r>
          <w:r w:rsidR="00112333">
            <w:rPr>
              <w:noProof/>
              <w:webHidden/>
            </w:rPr>
            <w:fldChar w:fldCharType="begin"/>
          </w:r>
          <w:r w:rsidR="00112333">
            <w:rPr>
              <w:noProof/>
              <w:webHidden/>
            </w:rPr>
            <w:instrText xml:space="preserve"> PAGEREF _Toc202719028 \h </w:instrText>
          </w:r>
          <w:r w:rsidR="00112333">
            <w:rPr>
              <w:noProof/>
              <w:webHidden/>
            </w:rPr>
          </w:r>
          <w:r w:rsidR="00112333">
            <w:rPr>
              <w:noProof/>
              <w:webHidden/>
            </w:rPr>
            <w:fldChar w:fldCharType="separate"/>
          </w:r>
          <w:ins w:id="9" w:author="Mohamed Abdel-Hakam" w:date="2025-09-25T09:13:00Z">
            <w:r w:rsidR="005C7DD0">
              <w:rPr>
                <w:noProof/>
                <w:webHidden/>
              </w:rPr>
              <w:t>27</w:t>
            </w:r>
          </w:ins>
          <w:del w:id="10" w:author="Mohamed Abdel-Hakam" w:date="2025-09-25T08:57:00Z">
            <w:r w:rsidR="00112333" w:rsidDel="00466CCC">
              <w:rPr>
                <w:noProof/>
                <w:webHidden/>
              </w:rPr>
              <w:delText>28</w:delText>
            </w:r>
          </w:del>
          <w:r w:rsidR="00112333">
            <w:rPr>
              <w:noProof/>
              <w:webHidden/>
            </w:rPr>
            <w:fldChar w:fldCharType="end"/>
          </w:r>
          <w:r>
            <w:rPr>
              <w:noProof/>
            </w:rPr>
            <w:fldChar w:fldCharType="end"/>
          </w:r>
        </w:p>
        <w:p w14:paraId="652257B8" w14:textId="760D6277" w:rsidR="006D1801" w:rsidRDefault="006D1801" w:rsidP="00112333">
          <w:pPr>
            <w:ind w:left="1350"/>
            <w:rPr>
              <w:b/>
              <w:bCs/>
              <w:noProof/>
            </w:rPr>
          </w:pPr>
          <w:r>
            <w:rPr>
              <w:b/>
              <w:bCs/>
              <w:noProof/>
            </w:rPr>
            <w:fldChar w:fldCharType="end"/>
          </w:r>
        </w:p>
      </w:sdtContent>
    </w:sdt>
    <w:p w14:paraId="37F19BD6" w14:textId="77777777" w:rsidR="00112333" w:rsidRDefault="00112333" w:rsidP="00112333">
      <w:pPr>
        <w:ind w:left="1350"/>
        <w:rPr>
          <w:b/>
          <w:bCs/>
          <w:noProof/>
        </w:rPr>
      </w:pPr>
    </w:p>
    <w:p w14:paraId="17A8EA18" w14:textId="77777777" w:rsidR="00112333" w:rsidRDefault="00112333" w:rsidP="00112333">
      <w:pPr>
        <w:ind w:left="1350"/>
        <w:rPr>
          <w:b/>
          <w:bCs/>
          <w:noProof/>
        </w:rPr>
      </w:pPr>
    </w:p>
    <w:p w14:paraId="3D1EFE01" w14:textId="77777777" w:rsidR="00112333" w:rsidRDefault="00112333" w:rsidP="00112333">
      <w:pPr>
        <w:ind w:left="1350"/>
        <w:rPr>
          <w:b/>
          <w:bCs/>
          <w:noProof/>
        </w:rPr>
      </w:pPr>
    </w:p>
    <w:p w14:paraId="3D195107" w14:textId="77777777" w:rsidR="00112333" w:rsidRDefault="00112333" w:rsidP="00112333">
      <w:pPr>
        <w:ind w:left="1350"/>
        <w:rPr>
          <w:b/>
          <w:bCs/>
          <w:noProof/>
        </w:rPr>
      </w:pPr>
    </w:p>
    <w:p w14:paraId="1A0A907B" w14:textId="77777777" w:rsidR="00112333" w:rsidRDefault="00112333" w:rsidP="00112333">
      <w:pPr>
        <w:ind w:left="1350"/>
      </w:pPr>
    </w:p>
    <w:p w14:paraId="718C2C8B" w14:textId="4495BA4B" w:rsidR="006D1801" w:rsidRDefault="00BC0CC7" w:rsidP="00BC0CC7">
      <w:pPr>
        <w:jc w:val="center"/>
      </w:pPr>
      <w:r>
        <w:t>S</w:t>
      </w:r>
      <w:r w:rsidR="00666D8C" w:rsidRPr="004C3FCC">
        <w:t>ponsored by</w:t>
      </w:r>
    </w:p>
    <w:p w14:paraId="3D9E0C90" w14:textId="18EE8C56" w:rsidR="00666D8C" w:rsidRDefault="00666D8C">
      <w:r>
        <w:rPr>
          <w:rFonts w:asciiTheme="majorHAnsi" w:hAnsiTheme="majorHAnsi" w:cstheme="majorBidi"/>
          <w:noProof/>
          <w:sz w:val="16"/>
          <w:szCs w:val="16"/>
        </w:rPr>
        <w:drawing>
          <wp:anchor distT="0" distB="0" distL="114300" distR="114300" simplePos="0" relativeHeight="251656222" behindDoc="0" locked="0" layoutInCell="1" allowOverlap="1" wp14:anchorId="1AABD11C" wp14:editId="4E21BB69">
            <wp:simplePos x="0" y="0"/>
            <wp:positionH relativeFrom="margin">
              <wp:align>center</wp:align>
            </wp:positionH>
            <wp:positionV relativeFrom="paragraph">
              <wp:posOffset>4445</wp:posOffset>
            </wp:positionV>
            <wp:extent cx="1383665" cy="546100"/>
            <wp:effectExtent l="0" t="0" r="6985" b="635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83665" cy="546100"/>
                    </a:xfrm>
                    <a:prstGeom prst="rect">
                      <a:avLst/>
                    </a:prstGeom>
                  </pic:spPr>
                </pic:pic>
              </a:graphicData>
            </a:graphic>
            <wp14:sizeRelH relativeFrom="margin">
              <wp14:pctWidth>0</wp14:pctWidth>
            </wp14:sizeRelH>
            <wp14:sizeRelV relativeFrom="margin">
              <wp14:pctHeight>0</wp14:pctHeight>
            </wp14:sizeRelV>
          </wp:anchor>
        </w:drawing>
      </w:r>
    </w:p>
    <w:p w14:paraId="1ADEEC96" w14:textId="77777777" w:rsidR="00666D8C" w:rsidRDefault="00666D8C"/>
    <w:p w14:paraId="3CD0FD01" w14:textId="02C5FF26" w:rsidR="00666D8C" w:rsidRPr="004C3FCC" w:rsidRDefault="00666D8C" w:rsidP="004C3FCC">
      <w:pPr>
        <w:jc w:val="center"/>
        <w:rPr>
          <w:rFonts w:asciiTheme="majorHAnsi" w:hAnsiTheme="majorHAnsi"/>
        </w:rPr>
      </w:pPr>
      <w:hyperlink r:id="rId10" w:history="1">
        <w:r w:rsidRPr="004C3FCC">
          <w:rPr>
            <w:rStyle w:val="Hyperlink"/>
            <w:rFonts w:asciiTheme="majorHAnsi" w:hAnsiTheme="majorHAnsi"/>
          </w:rPr>
          <w:t>cibeg.com</w:t>
        </w:r>
      </w:hyperlink>
    </w:p>
    <w:p w14:paraId="5281E42C" w14:textId="77777777" w:rsidR="0051633B" w:rsidRDefault="0051633B" w:rsidP="00B96355">
      <w:pPr>
        <w:rPr>
          <w:rFonts w:ascii="Sinkin Sans 800 Black" w:eastAsiaTheme="majorEastAsia" w:hAnsi="Sinkin Sans 800 Black" w:cstheme="majorBidi"/>
          <w:b/>
          <w:bCs/>
          <w:noProof/>
          <w:color w:val="1FBACF" w:themeColor="accent1"/>
          <w:sz w:val="30"/>
          <w:szCs w:val="30"/>
          <w:rtl/>
          <w:lang w:bidi="ar-EG"/>
        </w:rPr>
      </w:pPr>
    </w:p>
    <w:p w14:paraId="74574AA1" w14:textId="2FFE1257" w:rsidR="00DC0033" w:rsidRPr="004A7CB0" w:rsidRDefault="00E83843" w:rsidP="00883CA8">
      <w:pPr>
        <w:pStyle w:val="BB2023Title1"/>
      </w:pPr>
      <w:bookmarkStart w:id="11" w:name="_Toc202719015"/>
      <w:r>
        <w:lastRenderedPageBreak/>
        <w:drawing>
          <wp:anchor distT="0" distB="0" distL="114300" distR="114300" simplePos="0" relativeHeight="251656198" behindDoc="1" locked="0" layoutInCell="1" allowOverlap="1" wp14:anchorId="2130ACF0" wp14:editId="33E98329">
            <wp:simplePos x="0" y="0"/>
            <wp:positionH relativeFrom="page">
              <wp:align>left</wp:align>
            </wp:positionH>
            <wp:positionV relativeFrom="paragraph">
              <wp:posOffset>-468289</wp:posOffset>
            </wp:positionV>
            <wp:extent cx="7169785" cy="100203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7169785" cy="10020300"/>
                    </a:xfrm>
                    <a:prstGeom prst="rect">
                      <a:avLst/>
                    </a:prstGeom>
                    <a:noFill/>
                  </pic:spPr>
                </pic:pic>
              </a:graphicData>
            </a:graphic>
            <wp14:sizeRelV relativeFrom="margin">
              <wp14:pctHeight>0</wp14:pctHeight>
            </wp14:sizeRelV>
          </wp:anchor>
        </w:drawing>
      </w:r>
      <w:r w:rsidR="00DC0033">
        <w:t>Executive Summary</w:t>
      </w:r>
      <w:bookmarkEnd w:id="11"/>
    </w:p>
    <w:p w14:paraId="39BD62F9" w14:textId="07BB1AC1" w:rsidR="00980B46" w:rsidRDefault="006D466A" w:rsidP="007A07D3">
      <w:pPr>
        <w:pStyle w:val="BB2023Body"/>
        <w:spacing w:after="0" w:line="276" w:lineRule="auto"/>
        <w:ind w:left="990"/>
        <w:rPr>
          <w:rFonts w:asciiTheme="majorHAnsi" w:hAnsiTheme="majorHAnsi"/>
          <w:b/>
          <w:bCs/>
          <w:i/>
          <w:iCs/>
          <w:u w:val="single"/>
        </w:rPr>
      </w:pPr>
      <w:ins w:id="12" w:author="Mohamed Abdel-Hakam" w:date="2025-09-29T13:52:00Z">
        <w:r w:rsidRPr="006D466A">
          <w:rPr>
            <w:spacing w:val="-2"/>
          </w:rPr>
          <w:t>This edition of Business Barometer presents a periodic assessment conducted by the Egyptian Center for Economic Studies (ECES) of a sample of 120 private sector firms spanning various sectors and sizes. It reflects the business community's views on developments in a number of variables, specifically: production, domestic sales, exports, commodity inventory, capacity utilization, prices, wages, employment, and investment, during the quarter April-June 2025. It also presents its projections for the quarter July-September 2025, and compares the results with the previous quarter (January-March 2025) and the corresponding quarter (April-June 2024). The following is a brief overview of the report's key findings for the quarter under study (April-June 2025).</w:t>
        </w:r>
      </w:ins>
      <w:del w:id="13" w:author="Mohamed Abdel-Hakam" w:date="2025-09-29T13:52:00Z">
        <w:r w:rsidR="000F74FE" w:rsidRPr="000F74FE" w:rsidDel="006D466A">
          <w:rPr>
            <w:spacing w:val="-2"/>
          </w:rPr>
          <w:delText>This report presents a periodic assessment conducted by the Egyptian Center for Economic Studies of a sample of 120 private sector firms</w:delText>
        </w:r>
      </w:del>
      <w:ins w:id="14" w:author="Andre Michel" w:date="2025-07-09T13:48:00Z">
        <w:del w:id="15" w:author="Mohamed Abdel-Hakam" w:date="2025-09-29T13:52:00Z">
          <w:r w:rsidR="00CE1786" w:rsidDel="006D466A">
            <w:rPr>
              <w:spacing w:val="-2"/>
            </w:rPr>
            <w:delText>,</w:delText>
          </w:r>
        </w:del>
      </w:ins>
      <w:del w:id="16" w:author="Mohamed Abdel-Hakam" w:date="2025-09-29T13:52:00Z">
        <w:r w:rsidR="000F74FE" w:rsidRPr="000F74FE" w:rsidDel="006D466A">
          <w:rPr>
            <w:spacing w:val="-2"/>
          </w:rPr>
          <w:delText xml:space="preserve"> covering various sectors and sizes. It reflects the business community's views regarding developments in a number of variables, specifically: Production, domestic sales, exports, commodity inventory, capacity utilization, prices, wages, employment, and investment during the quarter January-March 2025, and its forecast for the quarter April-June 2025, along with comparing the results with the previous quarter (October-December 2024) and the corresponding quarter (January-March 2024). Below is a brief overview of the key findings of the report for the quarter under review (January-March 2025).</w:delText>
        </w:r>
      </w:del>
    </w:p>
    <w:p w14:paraId="2AF09706" w14:textId="1C5EA12C" w:rsidR="00D51F6F" w:rsidRDefault="00D51F6F" w:rsidP="00D51F6F">
      <w:pPr>
        <w:pStyle w:val="BB2023Body"/>
        <w:spacing w:after="0" w:line="276" w:lineRule="auto"/>
        <w:ind w:left="990" w:right="4500"/>
        <w:rPr>
          <w:rFonts w:asciiTheme="majorHAnsi" w:hAnsiTheme="majorHAnsi"/>
          <w:b/>
          <w:bCs/>
          <w:i/>
          <w:iCs/>
          <w:u w:val="single"/>
        </w:rPr>
      </w:pPr>
      <w:r>
        <w:rPr>
          <w:rFonts w:ascii="Sinkin Sans 800 Black" w:hAnsi="Sinkin Sans 800 Black"/>
          <w:b/>
          <w:noProof/>
          <w:sz w:val="30"/>
          <w:szCs w:val="30"/>
        </w:rPr>
        <mc:AlternateContent>
          <mc:Choice Requires="wpg">
            <w:drawing>
              <wp:anchor distT="0" distB="0" distL="114300" distR="114300" simplePos="0" relativeHeight="251656223" behindDoc="0" locked="0" layoutInCell="1" allowOverlap="1" wp14:anchorId="4BC3D2E8" wp14:editId="19CC7775">
                <wp:simplePos x="0" y="0"/>
                <wp:positionH relativeFrom="margin">
                  <wp:posOffset>3359150</wp:posOffset>
                </wp:positionH>
                <wp:positionV relativeFrom="paragraph">
                  <wp:posOffset>23495</wp:posOffset>
                </wp:positionV>
                <wp:extent cx="2529840" cy="580390"/>
                <wp:effectExtent l="0" t="0" r="0" b="0"/>
                <wp:wrapNone/>
                <wp:docPr id="1553766972" name="Group 4"/>
                <wp:cNvGraphicFramePr/>
                <a:graphic xmlns:a="http://schemas.openxmlformats.org/drawingml/2006/main">
                  <a:graphicData uri="http://schemas.microsoft.com/office/word/2010/wordprocessingGroup">
                    <wpg:wgp>
                      <wpg:cNvGrpSpPr/>
                      <wpg:grpSpPr>
                        <a:xfrm>
                          <a:off x="0" y="0"/>
                          <a:ext cx="2529840" cy="580390"/>
                          <a:chOff x="0" y="0"/>
                          <a:chExt cx="2529840" cy="580806"/>
                        </a:xfrm>
                      </wpg:grpSpPr>
                      <wps:wsp>
                        <wps:cNvPr id="2011984428" name="Arrow: Left-Right 1"/>
                        <wps:cNvSpPr/>
                        <wps:spPr>
                          <a:xfrm>
                            <a:off x="89355" y="387206"/>
                            <a:ext cx="2348230" cy="189288"/>
                          </a:xfrm>
                          <a:prstGeom prst="leftRightArrow">
                            <a:avLst/>
                          </a:prstGeom>
                          <a:gradFill>
                            <a:gsLst>
                              <a:gs pos="0">
                                <a:srgbClr val="FF0000"/>
                              </a:gs>
                              <a:gs pos="70000">
                                <a:srgbClr val="FFFF00"/>
                              </a:gs>
                              <a:gs pos="100000">
                                <a:srgbClr val="00B050"/>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07588445" name="Group 2"/>
                        <wpg:cNvGrpSpPr/>
                        <wpg:grpSpPr>
                          <a:xfrm>
                            <a:off x="0" y="0"/>
                            <a:ext cx="2529840" cy="580806"/>
                            <a:chOff x="-285387" y="-1"/>
                            <a:chExt cx="2530042" cy="580896"/>
                          </a:xfrm>
                        </wpg:grpSpPr>
                        <wps:wsp>
                          <wps:cNvPr id="1447697152" name="Text Box 2"/>
                          <wps:cNvSpPr txBox="1"/>
                          <wps:spPr>
                            <a:xfrm>
                              <a:off x="1279038" y="44878"/>
                              <a:ext cx="681719" cy="365760"/>
                            </a:xfrm>
                            <a:prstGeom prst="rect">
                              <a:avLst/>
                            </a:prstGeom>
                            <a:noFill/>
                            <a:ln w="6350">
                              <a:noFill/>
                            </a:ln>
                          </wps:spPr>
                          <wps:txbx>
                            <w:txbxContent>
                              <w:p w14:paraId="13E905DF" w14:textId="45D8B66E" w:rsidR="00574037" w:rsidRDefault="00574037" w:rsidP="00B74FDB">
                                <w:pPr>
                                  <w:spacing w:after="0"/>
                                  <w:jc w:val="center"/>
                                  <w:rPr>
                                    <w:rFonts w:asciiTheme="majorHAnsi" w:hAnsiTheme="majorHAnsi" w:cs="Almarai Bold"/>
                                    <w:color w:val="00B050"/>
                                    <w:sz w:val="14"/>
                                    <w:szCs w:val="14"/>
                                    <w:lang w:bidi="ar-EG"/>
                                  </w:rPr>
                                </w:pPr>
                                <w:r w:rsidRPr="006C72F3">
                                  <w:rPr>
                                    <w:rFonts w:asciiTheme="majorHAnsi" w:hAnsiTheme="majorHAnsi" w:cs="Almarai Bold"/>
                                    <w:color w:val="00B050"/>
                                    <w:sz w:val="14"/>
                                    <w:szCs w:val="14"/>
                                    <w:lang w:bidi="ar-EG"/>
                                  </w:rPr>
                                  <w:t>Better</w:t>
                                </w:r>
                              </w:p>
                              <w:p w14:paraId="65986044" w14:textId="5B06B461" w:rsidR="00574037" w:rsidRPr="006C72F3" w:rsidRDefault="00574037" w:rsidP="00B74FDB">
                                <w:pPr>
                                  <w:spacing w:after="0"/>
                                  <w:jc w:val="center"/>
                                  <w:rPr>
                                    <w:rFonts w:asciiTheme="majorHAnsi" w:hAnsiTheme="majorHAnsi" w:cs="Almarai Bold"/>
                                    <w:color w:val="00B050"/>
                                    <w:sz w:val="14"/>
                                    <w:szCs w:val="14"/>
                                    <w:lang w:bidi="ar-EG"/>
                                  </w:rPr>
                                </w:pPr>
                                <w:r>
                                  <w:rPr>
                                    <w:rFonts w:asciiTheme="majorHAnsi" w:hAnsiTheme="majorHAnsi" w:cs="Almarai Bold"/>
                                    <w:color w:val="00B050"/>
                                    <w:sz w:val="14"/>
                                    <w:szCs w:val="14"/>
                                    <w:lang w:bidi="ar-EG"/>
                                  </w:rPr>
                                  <w:t>&gt; 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2272334" name="Text Box 2"/>
                          <wps:cNvSpPr txBox="1"/>
                          <wps:spPr>
                            <a:xfrm>
                              <a:off x="0" y="44878"/>
                              <a:ext cx="685800" cy="365760"/>
                            </a:xfrm>
                            <a:prstGeom prst="rect">
                              <a:avLst/>
                            </a:prstGeom>
                            <a:noFill/>
                            <a:ln w="6350">
                              <a:noFill/>
                            </a:ln>
                          </wps:spPr>
                          <wps:txbx>
                            <w:txbxContent>
                              <w:p w14:paraId="3A5070B1" w14:textId="4EFF83D7" w:rsidR="00574037" w:rsidRDefault="00574037" w:rsidP="00B74FDB">
                                <w:pPr>
                                  <w:spacing w:after="0"/>
                                  <w:jc w:val="center"/>
                                  <w:rPr>
                                    <w:rFonts w:asciiTheme="majorHAnsi" w:hAnsiTheme="majorHAnsi" w:cs="Almarai Bold"/>
                                    <w:color w:val="FF0000"/>
                                    <w:sz w:val="14"/>
                                    <w:szCs w:val="14"/>
                                    <w:lang w:bidi="ar-EG"/>
                                  </w:rPr>
                                </w:pPr>
                                <w:r w:rsidRPr="006C72F3">
                                  <w:rPr>
                                    <w:rFonts w:asciiTheme="majorHAnsi" w:hAnsiTheme="majorHAnsi" w:cs="Almarai Bold"/>
                                    <w:color w:val="FF0000"/>
                                    <w:sz w:val="14"/>
                                    <w:szCs w:val="14"/>
                                    <w:lang w:bidi="ar-EG"/>
                                  </w:rPr>
                                  <w:t>Worse</w:t>
                                </w:r>
                              </w:p>
                              <w:p w14:paraId="4913934C" w14:textId="7A91341C" w:rsidR="00574037" w:rsidRPr="006C72F3" w:rsidRDefault="00574037" w:rsidP="00B74FDB">
                                <w:pPr>
                                  <w:spacing w:after="0"/>
                                  <w:jc w:val="center"/>
                                  <w:rPr>
                                    <w:rFonts w:asciiTheme="majorHAnsi" w:hAnsiTheme="majorHAnsi" w:cs="Almarai Bold"/>
                                    <w:color w:val="FF0000"/>
                                    <w:sz w:val="14"/>
                                    <w:szCs w:val="14"/>
                                    <w:lang w:bidi="ar-EG"/>
                                  </w:rPr>
                                </w:pPr>
                                <w:r>
                                  <w:rPr>
                                    <w:rFonts w:asciiTheme="majorHAnsi" w:hAnsiTheme="majorHAnsi" w:cs="Almarai Bold"/>
                                    <w:color w:val="FF0000"/>
                                    <w:sz w:val="14"/>
                                    <w:szCs w:val="14"/>
                                    <w:lang w:bidi="ar-EG"/>
                                  </w:rPr>
                                  <w:t xml:space="preserve">&lt; 50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2052070" name="Text Box 2"/>
                          <wps:cNvSpPr txBox="1"/>
                          <wps:spPr>
                            <a:xfrm>
                              <a:off x="600093" y="-1"/>
                              <a:ext cx="760338" cy="448785"/>
                            </a:xfrm>
                            <a:prstGeom prst="rect">
                              <a:avLst/>
                            </a:prstGeom>
                            <a:noFill/>
                            <a:ln w="6350">
                              <a:noFill/>
                            </a:ln>
                          </wps:spPr>
                          <wps:txbx>
                            <w:txbxContent>
                              <w:p w14:paraId="5A227EF2" w14:textId="77777777" w:rsidR="00574037" w:rsidRDefault="00574037" w:rsidP="000664D3">
                                <w:pPr>
                                  <w:spacing w:after="0" w:line="192" w:lineRule="auto"/>
                                  <w:jc w:val="center"/>
                                  <w:rPr>
                                    <w:rFonts w:asciiTheme="majorHAnsi" w:hAnsiTheme="majorHAnsi" w:cs="Almarai Bold"/>
                                    <w:color w:val="FFC000"/>
                                    <w:sz w:val="14"/>
                                    <w:szCs w:val="14"/>
                                  </w:rPr>
                                </w:pPr>
                                <w:r w:rsidRPr="00B74FDB">
                                  <w:rPr>
                                    <w:rFonts w:asciiTheme="majorHAnsi" w:hAnsiTheme="majorHAnsi" w:cs="Almarai Bold"/>
                                    <w:color w:val="FFC000"/>
                                    <w:sz w:val="14"/>
                                    <w:szCs w:val="14"/>
                                  </w:rPr>
                                  <w:t>Neutral Level</w:t>
                                </w:r>
                              </w:p>
                              <w:p w14:paraId="1CCFA58D" w14:textId="4A97C10A" w:rsidR="00574037" w:rsidRPr="00B74FDB" w:rsidRDefault="00574037" w:rsidP="00B74FDB">
                                <w:pPr>
                                  <w:spacing w:after="0" w:line="192" w:lineRule="auto"/>
                                  <w:jc w:val="center"/>
                                  <w:rPr>
                                    <w:rFonts w:asciiTheme="majorHAnsi" w:hAnsiTheme="majorHAnsi" w:cs="Almarai Bold"/>
                                    <w:color w:val="FFC000"/>
                                    <w:sz w:val="14"/>
                                    <w:szCs w:val="14"/>
                                  </w:rPr>
                                </w:pPr>
                                <w:r w:rsidRPr="00B74FDB">
                                  <w:rPr>
                                    <w:rFonts w:asciiTheme="majorHAnsi" w:hAnsiTheme="majorHAnsi" w:cs="Almarai Bold"/>
                                    <w:color w:val="FFC000"/>
                                    <w:sz w:val="14"/>
                                    <w:szCs w:val="14"/>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0022296" name="Text Box 2"/>
                          <wps:cNvSpPr txBox="1"/>
                          <wps:spPr>
                            <a:xfrm>
                              <a:off x="-285387" y="312736"/>
                              <a:ext cx="2530042" cy="268159"/>
                            </a:xfrm>
                            <a:prstGeom prst="rect">
                              <a:avLst/>
                            </a:prstGeom>
                            <a:noFill/>
                            <a:ln w="6350">
                              <a:noFill/>
                            </a:ln>
                          </wps:spPr>
                          <wps:txbx>
                            <w:txbxContent>
                              <w:p w14:paraId="0C09C43C" w14:textId="26617604" w:rsidR="00574037" w:rsidRPr="00B74FDB" w:rsidRDefault="00574037" w:rsidP="00B74FDB">
                                <w:pPr>
                                  <w:spacing w:after="0" w:line="240" w:lineRule="auto"/>
                                  <w:jc w:val="center"/>
                                  <w:rPr>
                                    <w:rFonts w:cs="Almarai Bold"/>
                                    <w:b/>
                                    <w:bCs/>
                                    <w:sz w:val="18"/>
                                    <w:szCs w:val="18"/>
                                  </w:rPr>
                                </w:pPr>
                                <w:r w:rsidRPr="00B74FDB">
                                  <w:rPr>
                                    <w:rFonts w:cs="Almarai Bold"/>
                                    <w:b/>
                                    <w:bCs/>
                                    <w:sz w:val="18"/>
                                    <w:szCs w:val="18"/>
                                  </w:rPr>
                                  <w:t xml:space="preserve">I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724E84">
                                  <w:rPr>
                                    <w:rFonts w:cs="Almarai Bold"/>
                                    <w:b/>
                                    <w:bCs/>
                                    <w:sz w:val="22"/>
                                    <w:szCs w:val="22"/>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I </w:t>
                                </w:r>
                              </w:p>
                              <w:p w14:paraId="33AF41FF" w14:textId="6DB9D8E8" w:rsidR="00574037" w:rsidRPr="00B74FDB" w:rsidRDefault="00574037" w:rsidP="00B74FDB">
                                <w:pPr>
                                  <w:spacing w:after="0" w:line="240" w:lineRule="auto"/>
                                  <w:jc w:val="center"/>
                                  <w:rPr>
                                    <w:rFonts w:cs="Almarai Bold"/>
                                    <w:b/>
                                    <w:bCs/>
                                    <w:sz w:val="18"/>
                                    <w:szCs w:val="18"/>
                                  </w:rPr>
                                </w:pPr>
                              </w:p>
                              <w:p w14:paraId="15F3B8E1" w14:textId="658398A5" w:rsidR="00574037" w:rsidRPr="00B74FDB" w:rsidRDefault="00574037" w:rsidP="00B74FDB">
                                <w:pPr>
                                  <w:spacing w:after="0" w:line="240" w:lineRule="auto"/>
                                  <w:jc w:val="center"/>
                                  <w:rPr>
                                    <w:rFonts w:cs="Almarai Bold"/>
                                    <w:b/>
                                    <w:bCs/>
                                    <w:sz w:val="18"/>
                                    <w:szCs w:val="18"/>
                                  </w:rPr>
                                </w:pPr>
                              </w:p>
                              <w:p w14:paraId="35B3B325" w14:textId="42084D08" w:rsidR="00574037" w:rsidRPr="00B74FDB" w:rsidRDefault="00574037" w:rsidP="00B74FDB">
                                <w:pPr>
                                  <w:spacing w:after="0" w:line="240" w:lineRule="auto"/>
                                  <w:jc w:val="center"/>
                                  <w:rPr>
                                    <w:rFonts w:cs="Almarai Bold"/>
                                    <w:b/>
                                    <w:bCs/>
                                    <w:sz w:val="18"/>
                                    <w:szCs w:val="18"/>
                                  </w:rPr>
                                </w:pPr>
                              </w:p>
                              <w:p w14:paraId="483ED323" w14:textId="49EC6B15" w:rsidR="00574037" w:rsidRPr="00B74FDB" w:rsidRDefault="00574037" w:rsidP="00B74FDB">
                                <w:pPr>
                                  <w:spacing w:after="0" w:line="240" w:lineRule="auto"/>
                                  <w:jc w:val="center"/>
                                  <w:rPr>
                                    <w:rFonts w:cs="Almarai Bold"/>
                                    <w:b/>
                                    <w:bCs/>
                                    <w:sz w:val="18"/>
                                    <w:szCs w:val="18"/>
                                  </w:rPr>
                                </w:pPr>
                              </w:p>
                              <w:p w14:paraId="278D064D" w14:textId="2D36C673" w:rsidR="00574037" w:rsidRPr="00B74FDB" w:rsidRDefault="00574037" w:rsidP="00B74FDB">
                                <w:pPr>
                                  <w:spacing w:after="0" w:line="240" w:lineRule="auto"/>
                                  <w:jc w:val="center"/>
                                  <w:rPr>
                                    <w:rFonts w:cs="Almarai Bold"/>
                                    <w:b/>
                                    <w:bCs/>
                                    <w:sz w:val="18"/>
                                    <w:szCs w:val="18"/>
                                  </w:rPr>
                                </w:pPr>
                              </w:p>
                              <w:p w14:paraId="6E19D15B" w14:textId="68378931" w:rsidR="00574037" w:rsidRPr="00B74FDB" w:rsidRDefault="00574037" w:rsidP="00B74FDB">
                                <w:pPr>
                                  <w:spacing w:after="0" w:line="240" w:lineRule="auto"/>
                                  <w:jc w:val="center"/>
                                  <w:rPr>
                                    <w:rFonts w:cs="Almarai Bold"/>
                                    <w:b/>
                                    <w:bCs/>
                                    <w:sz w:val="18"/>
                                    <w:szCs w:val="18"/>
                                  </w:rPr>
                                </w:pPr>
                              </w:p>
                              <w:p w14:paraId="6D1644D9" w14:textId="6F817BCE" w:rsidR="00574037" w:rsidRPr="00B74FDB" w:rsidRDefault="00574037" w:rsidP="00B74FDB">
                                <w:pPr>
                                  <w:spacing w:after="0" w:line="240" w:lineRule="auto"/>
                                  <w:jc w:val="center"/>
                                  <w:rPr>
                                    <w:rFonts w:cs="Almarai Bold"/>
                                    <w:b/>
                                    <w:bCs/>
                                    <w:sz w:val="18"/>
                                    <w:szCs w:val="18"/>
                                  </w:rPr>
                                </w:pPr>
                              </w:p>
                              <w:p w14:paraId="38FC3033" w14:textId="0A5C36DD" w:rsidR="00574037" w:rsidRPr="00B74FDB" w:rsidRDefault="00574037" w:rsidP="00B74FDB">
                                <w:pPr>
                                  <w:spacing w:after="0" w:line="240" w:lineRule="auto"/>
                                  <w:jc w:val="center"/>
                                  <w:rPr>
                                    <w:rFonts w:cs="Almarai Bold"/>
                                    <w:b/>
                                    <w:bCs/>
                                    <w:sz w:val="18"/>
                                    <w:szCs w:val="18"/>
                                  </w:rPr>
                                </w:pPr>
                              </w:p>
                              <w:p w14:paraId="15F76823" w14:textId="3DD1E11B" w:rsidR="00574037" w:rsidRPr="00B74FDB" w:rsidRDefault="00574037" w:rsidP="00B74FDB">
                                <w:pPr>
                                  <w:spacing w:after="0" w:line="240" w:lineRule="auto"/>
                                  <w:jc w:val="center"/>
                                  <w:rPr>
                                    <w:rFonts w:cs="Almarai Bold"/>
                                    <w:b/>
                                    <w:bCs/>
                                    <w:sz w:val="18"/>
                                    <w:szCs w:val="18"/>
                                  </w:rPr>
                                </w:pPr>
                              </w:p>
                              <w:p w14:paraId="7B57E4F0" w14:textId="4F62C2E2" w:rsidR="00574037" w:rsidRPr="00B74FDB" w:rsidRDefault="00574037" w:rsidP="00B74FDB">
                                <w:pPr>
                                  <w:spacing w:after="0" w:line="240" w:lineRule="auto"/>
                                  <w:jc w:val="center"/>
                                  <w:rPr>
                                    <w:rFonts w:cs="Almarai Bold"/>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BC3D2E8" id="Group 4" o:spid="_x0000_s1026" style="position:absolute;left:0;text-align:left;margin-left:264.5pt;margin-top:1.85pt;width:199.2pt;height:45.7pt;z-index:251656223;mso-position-horizontal-relative:margin;mso-height-relative:margin" coordsize="25298,5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">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 o:spid="_x0000_s1027" type="#_x0000_t69" style="position:absolute;left:893;top:3872;width:23482;height:1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" adj="871" fillcolor="red" stroked="f" strokeweight=".85pt">
                  <v:fill color2="#00b050" angle="90" colors="0 red;45875f yellow;1 #00b050" focus="100%" type="gradient">
                    <o:fill v:ext="view" type="gradientUnscaled"/>
                  </v:fill>
                </v:shape>
                <v:group id="Group 2" o:spid="_x0000_s1028" style="position:absolute;width:25298;height:5808" coordorigin="-2853" coordsize="25300,5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">
                  <v:shapetype id="_x0000_t202" coordsize="21600,21600" o:spt="202" path="m,l,21600r21600,l21600,xe">
                    <v:stroke joinstyle="miter"/>
                    <v:path gradientshapeok="t" o:connecttype="rect"/>
                  </v:shapetype>
                  <v:shape id="_x0000_s1029" type="#_x0000_t202" style="position:absolute;left:12790;top:448;width:6817;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" filled="f" stroked="f" strokeweight=".5pt">
                    <v:textbox>
                      <w:txbxContent>
                        <w:p w14:paraId="13E905DF" w14:textId="45D8B66E" w:rsidR="00574037" w:rsidRDefault="00574037" w:rsidP="00B74FDB">
                          <w:pPr>
                            <w:spacing w:after="0"/>
                            <w:jc w:val="center"/>
                            <w:rPr>
                              <w:rFonts w:asciiTheme="majorHAnsi" w:hAnsiTheme="majorHAnsi" w:cs="Almarai Bold"/>
                              <w:color w:val="00B050"/>
                              <w:sz w:val="14"/>
                              <w:szCs w:val="14"/>
                              <w:lang w:bidi="ar-EG"/>
                            </w:rPr>
                          </w:pPr>
                          <w:r w:rsidRPr="006C72F3">
                            <w:rPr>
                              <w:rFonts w:asciiTheme="majorHAnsi" w:hAnsiTheme="majorHAnsi" w:cs="Almarai Bold"/>
                              <w:color w:val="00B050"/>
                              <w:sz w:val="14"/>
                              <w:szCs w:val="14"/>
                              <w:lang w:bidi="ar-EG"/>
                            </w:rPr>
                            <w:t>Better</w:t>
                          </w:r>
                        </w:p>
                        <w:p w14:paraId="65986044" w14:textId="5B06B461" w:rsidR="00574037" w:rsidRPr="006C72F3" w:rsidRDefault="00574037" w:rsidP="00B74FDB">
                          <w:pPr>
                            <w:spacing w:after="0"/>
                            <w:jc w:val="center"/>
                            <w:rPr>
                              <w:rFonts w:asciiTheme="majorHAnsi" w:hAnsiTheme="majorHAnsi" w:cs="Almarai Bold"/>
                              <w:color w:val="00B050"/>
                              <w:sz w:val="14"/>
                              <w:szCs w:val="14"/>
                              <w:lang w:bidi="ar-EG"/>
                            </w:rPr>
                          </w:pPr>
                          <w:r>
                            <w:rPr>
                              <w:rFonts w:asciiTheme="majorHAnsi" w:hAnsiTheme="majorHAnsi" w:cs="Almarai Bold"/>
                              <w:color w:val="00B050"/>
                              <w:sz w:val="14"/>
                              <w:szCs w:val="14"/>
                              <w:lang w:bidi="ar-EG"/>
                            </w:rPr>
                            <w:t>&gt; 50</w:t>
                          </w:r>
                        </w:p>
                      </w:txbxContent>
                    </v:textbox>
                  </v:shape>
                  <v:shape id="_x0000_s1030" type="#_x0000_t202" style="position:absolute;top:448;width:685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" filled="f" stroked="f" strokeweight=".5pt">
                    <v:textbox>
                      <w:txbxContent>
                        <w:p w14:paraId="3A5070B1" w14:textId="4EFF83D7" w:rsidR="00574037" w:rsidRDefault="00574037" w:rsidP="00B74FDB">
                          <w:pPr>
                            <w:spacing w:after="0"/>
                            <w:jc w:val="center"/>
                            <w:rPr>
                              <w:rFonts w:asciiTheme="majorHAnsi" w:hAnsiTheme="majorHAnsi" w:cs="Almarai Bold"/>
                              <w:color w:val="FF0000"/>
                              <w:sz w:val="14"/>
                              <w:szCs w:val="14"/>
                              <w:lang w:bidi="ar-EG"/>
                            </w:rPr>
                          </w:pPr>
                          <w:r w:rsidRPr="006C72F3">
                            <w:rPr>
                              <w:rFonts w:asciiTheme="majorHAnsi" w:hAnsiTheme="majorHAnsi" w:cs="Almarai Bold"/>
                              <w:color w:val="FF0000"/>
                              <w:sz w:val="14"/>
                              <w:szCs w:val="14"/>
                              <w:lang w:bidi="ar-EG"/>
                            </w:rPr>
                            <w:t>Worse</w:t>
                          </w:r>
                        </w:p>
                        <w:p w14:paraId="4913934C" w14:textId="7A91341C" w:rsidR="00574037" w:rsidRPr="006C72F3" w:rsidRDefault="00574037" w:rsidP="00B74FDB">
                          <w:pPr>
                            <w:spacing w:after="0"/>
                            <w:jc w:val="center"/>
                            <w:rPr>
                              <w:rFonts w:asciiTheme="majorHAnsi" w:hAnsiTheme="majorHAnsi" w:cs="Almarai Bold"/>
                              <w:color w:val="FF0000"/>
                              <w:sz w:val="14"/>
                              <w:szCs w:val="14"/>
                              <w:lang w:bidi="ar-EG"/>
                            </w:rPr>
                          </w:pPr>
                          <w:r>
                            <w:rPr>
                              <w:rFonts w:asciiTheme="majorHAnsi" w:hAnsiTheme="majorHAnsi" w:cs="Almarai Bold"/>
                              <w:color w:val="FF0000"/>
                              <w:sz w:val="14"/>
                              <w:szCs w:val="14"/>
                              <w:lang w:bidi="ar-EG"/>
                            </w:rPr>
                            <w:t xml:space="preserve">&lt; 50 </w:t>
                          </w:r>
                        </w:p>
                      </w:txbxContent>
                    </v:textbox>
                  </v:shape>
                  <v:shape id="_x0000_s1031" type="#_x0000_t202" style="position:absolute;left:6000;width:7604;height:4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" filled="f" stroked="f" strokeweight=".5pt">
                    <v:textbox>
                      <w:txbxContent>
                        <w:p w14:paraId="5A227EF2" w14:textId="77777777" w:rsidR="00574037" w:rsidRDefault="00574037" w:rsidP="000664D3">
                          <w:pPr>
                            <w:spacing w:after="0" w:line="192" w:lineRule="auto"/>
                            <w:jc w:val="center"/>
                            <w:rPr>
                              <w:rFonts w:asciiTheme="majorHAnsi" w:hAnsiTheme="majorHAnsi" w:cs="Almarai Bold"/>
                              <w:color w:val="FFC000"/>
                              <w:sz w:val="14"/>
                              <w:szCs w:val="14"/>
                            </w:rPr>
                          </w:pPr>
                          <w:r w:rsidRPr="00B74FDB">
                            <w:rPr>
                              <w:rFonts w:asciiTheme="majorHAnsi" w:hAnsiTheme="majorHAnsi" w:cs="Almarai Bold"/>
                              <w:color w:val="FFC000"/>
                              <w:sz w:val="14"/>
                              <w:szCs w:val="14"/>
                            </w:rPr>
                            <w:t>Neutral Level</w:t>
                          </w:r>
                        </w:p>
                        <w:p w14:paraId="1CCFA58D" w14:textId="4A97C10A" w:rsidR="00574037" w:rsidRPr="00B74FDB" w:rsidRDefault="00574037" w:rsidP="00B74FDB">
                          <w:pPr>
                            <w:spacing w:after="0" w:line="192" w:lineRule="auto"/>
                            <w:jc w:val="center"/>
                            <w:rPr>
                              <w:rFonts w:asciiTheme="majorHAnsi" w:hAnsiTheme="majorHAnsi" w:cs="Almarai Bold"/>
                              <w:color w:val="FFC000"/>
                              <w:sz w:val="14"/>
                              <w:szCs w:val="14"/>
                            </w:rPr>
                          </w:pPr>
                          <w:r w:rsidRPr="00B74FDB">
                            <w:rPr>
                              <w:rFonts w:asciiTheme="majorHAnsi" w:hAnsiTheme="majorHAnsi" w:cs="Almarai Bold"/>
                              <w:color w:val="FFC000"/>
                              <w:sz w:val="14"/>
                              <w:szCs w:val="14"/>
                            </w:rPr>
                            <w:t>50</w:t>
                          </w:r>
                        </w:p>
                      </w:txbxContent>
                    </v:textbox>
                  </v:shape>
                  <v:shape id="_x0000_s1032" type="#_x0000_t202" style="position:absolute;left:-2853;top:3127;width:25299;height:2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" filled="f" stroked="f" strokeweight=".5pt">
                    <v:textbox>
                      <w:txbxContent>
                        <w:p w14:paraId="0C09C43C" w14:textId="26617604" w:rsidR="00574037" w:rsidRPr="00B74FDB" w:rsidRDefault="00574037" w:rsidP="00B74FDB">
                          <w:pPr>
                            <w:spacing w:after="0" w:line="240" w:lineRule="auto"/>
                            <w:jc w:val="center"/>
                            <w:rPr>
                              <w:rFonts w:cs="Almarai Bold"/>
                              <w:b/>
                              <w:bCs/>
                              <w:sz w:val="18"/>
                              <w:szCs w:val="18"/>
                            </w:rPr>
                          </w:pPr>
                          <w:r w:rsidRPr="00B74FDB">
                            <w:rPr>
                              <w:rFonts w:cs="Almarai Bold"/>
                              <w:b/>
                              <w:bCs/>
                              <w:sz w:val="18"/>
                              <w:szCs w:val="18"/>
                            </w:rPr>
                            <w:t xml:space="preserve">I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724E84">
                            <w:rPr>
                              <w:rFonts w:cs="Almarai Bold"/>
                              <w:b/>
                              <w:bCs/>
                              <w:sz w:val="22"/>
                              <w:szCs w:val="22"/>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w:t>
                          </w:r>
                          <w:proofErr w:type="spellStart"/>
                          <w:r w:rsidRPr="00B74FDB">
                            <w:rPr>
                              <w:rFonts w:cs="Almarai Bold"/>
                              <w:b/>
                              <w:bCs/>
                              <w:sz w:val="18"/>
                              <w:szCs w:val="18"/>
                            </w:rPr>
                            <w:t>I</w:t>
                          </w:r>
                          <w:proofErr w:type="spellEnd"/>
                          <w:r w:rsidRPr="00B74FDB">
                            <w:rPr>
                              <w:rFonts w:cs="Almarai Bold"/>
                              <w:b/>
                              <w:bCs/>
                              <w:sz w:val="18"/>
                              <w:szCs w:val="18"/>
                            </w:rPr>
                            <w:t xml:space="preserve"> </w:t>
                          </w:r>
                        </w:p>
                        <w:p w14:paraId="33AF41FF" w14:textId="6DB9D8E8" w:rsidR="00574037" w:rsidRPr="00B74FDB" w:rsidRDefault="00574037" w:rsidP="00B74FDB">
                          <w:pPr>
                            <w:spacing w:after="0" w:line="240" w:lineRule="auto"/>
                            <w:jc w:val="center"/>
                            <w:rPr>
                              <w:rFonts w:cs="Almarai Bold"/>
                              <w:b/>
                              <w:bCs/>
                              <w:sz w:val="18"/>
                              <w:szCs w:val="18"/>
                            </w:rPr>
                          </w:pPr>
                        </w:p>
                        <w:p w14:paraId="15F3B8E1" w14:textId="658398A5" w:rsidR="00574037" w:rsidRPr="00B74FDB" w:rsidRDefault="00574037" w:rsidP="00B74FDB">
                          <w:pPr>
                            <w:spacing w:after="0" w:line="240" w:lineRule="auto"/>
                            <w:jc w:val="center"/>
                            <w:rPr>
                              <w:rFonts w:cs="Almarai Bold"/>
                              <w:b/>
                              <w:bCs/>
                              <w:sz w:val="18"/>
                              <w:szCs w:val="18"/>
                            </w:rPr>
                          </w:pPr>
                        </w:p>
                        <w:p w14:paraId="35B3B325" w14:textId="42084D08" w:rsidR="00574037" w:rsidRPr="00B74FDB" w:rsidRDefault="00574037" w:rsidP="00B74FDB">
                          <w:pPr>
                            <w:spacing w:after="0" w:line="240" w:lineRule="auto"/>
                            <w:jc w:val="center"/>
                            <w:rPr>
                              <w:rFonts w:cs="Almarai Bold"/>
                              <w:b/>
                              <w:bCs/>
                              <w:sz w:val="18"/>
                              <w:szCs w:val="18"/>
                            </w:rPr>
                          </w:pPr>
                        </w:p>
                        <w:p w14:paraId="483ED323" w14:textId="49EC6B15" w:rsidR="00574037" w:rsidRPr="00B74FDB" w:rsidRDefault="00574037" w:rsidP="00B74FDB">
                          <w:pPr>
                            <w:spacing w:after="0" w:line="240" w:lineRule="auto"/>
                            <w:jc w:val="center"/>
                            <w:rPr>
                              <w:rFonts w:cs="Almarai Bold"/>
                              <w:b/>
                              <w:bCs/>
                              <w:sz w:val="18"/>
                              <w:szCs w:val="18"/>
                            </w:rPr>
                          </w:pPr>
                        </w:p>
                        <w:p w14:paraId="278D064D" w14:textId="2D36C673" w:rsidR="00574037" w:rsidRPr="00B74FDB" w:rsidRDefault="00574037" w:rsidP="00B74FDB">
                          <w:pPr>
                            <w:spacing w:after="0" w:line="240" w:lineRule="auto"/>
                            <w:jc w:val="center"/>
                            <w:rPr>
                              <w:rFonts w:cs="Almarai Bold"/>
                              <w:b/>
                              <w:bCs/>
                              <w:sz w:val="18"/>
                              <w:szCs w:val="18"/>
                            </w:rPr>
                          </w:pPr>
                        </w:p>
                        <w:p w14:paraId="6E19D15B" w14:textId="68378931" w:rsidR="00574037" w:rsidRPr="00B74FDB" w:rsidRDefault="00574037" w:rsidP="00B74FDB">
                          <w:pPr>
                            <w:spacing w:after="0" w:line="240" w:lineRule="auto"/>
                            <w:jc w:val="center"/>
                            <w:rPr>
                              <w:rFonts w:cs="Almarai Bold"/>
                              <w:b/>
                              <w:bCs/>
                              <w:sz w:val="18"/>
                              <w:szCs w:val="18"/>
                            </w:rPr>
                          </w:pPr>
                        </w:p>
                        <w:p w14:paraId="6D1644D9" w14:textId="6F817BCE" w:rsidR="00574037" w:rsidRPr="00B74FDB" w:rsidRDefault="00574037" w:rsidP="00B74FDB">
                          <w:pPr>
                            <w:spacing w:after="0" w:line="240" w:lineRule="auto"/>
                            <w:jc w:val="center"/>
                            <w:rPr>
                              <w:rFonts w:cs="Almarai Bold"/>
                              <w:b/>
                              <w:bCs/>
                              <w:sz w:val="18"/>
                              <w:szCs w:val="18"/>
                            </w:rPr>
                          </w:pPr>
                        </w:p>
                        <w:p w14:paraId="38FC3033" w14:textId="0A5C36DD" w:rsidR="00574037" w:rsidRPr="00B74FDB" w:rsidRDefault="00574037" w:rsidP="00B74FDB">
                          <w:pPr>
                            <w:spacing w:after="0" w:line="240" w:lineRule="auto"/>
                            <w:jc w:val="center"/>
                            <w:rPr>
                              <w:rFonts w:cs="Almarai Bold"/>
                              <w:b/>
                              <w:bCs/>
                              <w:sz w:val="18"/>
                              <w:szCs w:val="18"/>
                            </w:rPr>
                          </w:pPr>
                        </w:p>
                        <w:p w14:paraId="15F76823" w14:textId="3DD1E11B" w:rsidR="00574037" w:rsidRPr="00B74FDB" w:rsidRDefault="00574037" w:rsidP="00B74FDB">
                          <w:pPr>
                            <w:spacing w:after="0" w:line="240" w:lineRule="auto"/>
                            <w:jc w:val="center"/>
                            <w:rPr>
                              <w:rFonts w:cs="Almarai Bold"/>
                              <w:b/>
                              <w:bCs/>
                              <w:sz w:val="18"/>
                              <w:szCs w:val="18"/>
                            </w:rPr>
                          </w:pPr>
                        </w:p>
                        <w:p w14:paraId="7B57E4F0" w14:textId="4F62C2E2" w:rsidR="00574037" w:rsidRPr="00B74FDB" w:rsidRDefault="00574037" w:rsidP="00B74FDB">
                          <w:pPr>
                            <w:spacing w:after="0" w:line="240" w:lineRule="auto"/>
                            <w:jc w:val="center"/>
                            <w:rPr>
                              <w:rFonts w:cs="Almarai Bold"/>
                              <w:b/>
                              <w:bCs/>
                              <w:sz w:val="18"/>
                              <w:szCs w:val="18"/>
                            </w:rPr>
                          </w:pPr>
                        </w:p>
                      </w:txbxContent>
                    </v:textbox>
                  </v:shape>
                </v:group>
                <w10:wrap anchorx="margin"/>
              </v:group>
            </w:pict>
          </mc:Fallback>
        </mc:AlternateContent>
      </w:r>
    </w:p>
    <w:p w14:paraId="74AE37A5" w14:textId="0082DC60" w:rsidR="00CE1884" w:rsidRPr="00D51F6F" w:rsidRDefault="00D51F6F" w:rsidP="00D51F6F">
      <w:pPr>
        <w:pStyle w:val="BB2023Body"/>
        <w:spacing w:after="0" w:line="276" w:lineRule="auto"/>
        <w:ind w:left="990" w:right="4500"/>
        <w:rPr>
          <w:rFonts w:ascii="Sinkin Sans 800 Black" w:hAnsi="Sinkin Sans 800 Black"/>
          <w:b/>
          <w:noProof/>
          <w:sz w:val="30"/>
          <w:szCs w:val="30"/>
        </w:rPr>
      </w:pPr>
      <w:r w:rsidRPr="00840972">
        <w:rPr>
          <w:rFonts w:asciiTheme="majorHAnsi" w:hAnsiTheme="majorHAnsi"/>
          <w:b/>
          <w:bCs/>
          <w:i/>
          <w:iCs/>
          <w:u w:val="single"/>
        </w:rPr>
        <w:t>Evaluating performance and exploring</w:t>
      </w:r>
      <w:r>
        <w:rPr>
          <w:rFonts w:asciiTheme="majorHAnsi" w:hAnsiTheme="majorHAnsi"/>
          <w:b/>
          <w:bCs/>
          <w:i/>
          <w:iCs/>
          <w:u w:val="single"/>
        </w:rPr>
        <w:t xml:space="preserve"> </w:t>
      </w:r>
      <w:r w:rsidRPr="00840972">
        <w:rPr>
          <w:rFonts w:asciiTheme="majorHAnsi" w:hAnsiTheme="majorHAnsi"/>
          <w:b/>
          <w:bCs/>
          <w:i/>
          <w:iCs/>
          <w:u w:val="single"/>
        </w:rPr>
        <w:t>the outlook based on the overall index</w:t>
      </w:r>
      <w:r>
        <w:rPr>
          <w:rFonts w:ascii="Sinkin Sans 800 Black" w:hAnsi="Sinkin Sans 800 Black"/>
          <w:b/>
          <w:noProof/>
          <w:sz w:val="30"/>
          <w:szCs w:val="30"/>
        </w:rPr>
        <w:t xml:space="preserve"> </w:t>
      </w:r>
      <w:r w:rsidR="009B7780" w:rsidRPr="001807B2">
        <w:rPr>
          <w:rFonts w:asciiTheme="majorHAnsi" w:hAnsiTheme="majorHAnsi"/>
          <w:b/>
          <w:bCs/>
          <w:i/>
          <w:iCs/>
          <w:noProof/>
          <w:u w:val="single"/>
        </w:rPr>
        <mc:AlternateContent>
          <mc:Choice Requires="wps">
            <w:drawing>
              <wp:anchor distT="45720" distB="45720" distL="114300" distR="114300" simplePos="0" relativeHeight="251656227" behindDoc="0" locked="0" layoutInCell="1" allowOverlap="1" wp14:anchorId="2BE1C20D" wp14:editId="43092188">
                <wp:simplePos x="0" y="0"/>
                <wp:positionH relativeFrom="column">
                  <wp:posOffset>639597</wp:posOffset>
                </wp:positionH>
                <wp:positionV relativeFrom="paragraph">
                  <wp:posOffset>463009</wp:posOffset>
                </wp:positionV>
                <wp:extent cx="5334000" cy="1404620"/>
                <wp:effectExtent l="0" t="0" r="19050" b="10160"/>
                <wp:wrapSquare wrapText="bothSides"/>
                <wp:docPr id="725247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0" cy="1404620"/>
                        </a:xfrm>
                        <a:prstGeom prst="rect">
                          <a:avLst/>
                        </a:prstGeom>
                        <a:solidFill>
                          <a:srgbClr val="FFFFFF"/>
                        </a:solidFill>
                        <a:ln w="9525">
                          <a:solidFill>
                            <a:srgbClr val="000000"/>
                          </a:solidFill>
                          <a:miter lim="800000"/>
                          <a:headEnd/>
                          <a:tailEnd/>
                        </a:ln>
                      </wps:spPr>
                      <wps:txbx>
                        <w:txbxContent>
                          <w:p w14:paraId="5CDB04A8" w14:textId="3FA4FFC7" w:rsidR="000F74FE" w:rsidRPr="000F74FE" w:rsidRDefault="005D40D2" w:rsidP="006D666C">
                            <w:pPr>
                              <w:pStyle w:val="ListParagraph"/>
                              <w:numPr>
                                <w:ilvl w:val="0"/>
                                <w:numId w:val="24"/>
                              </w:numPr>
                              <w:ind w:left="180" w:hanging="180"/>
                              <w:rPr>
                                <w:sz w:val="16"/>
                                <w:szCs w:val="16"/>
                              </w:rPr>
                            </w:pPr>
                            <w:ins w:id="17" w:author="Mohamed Abdel-Hakam" w:date="2025-09-29T14:15:00Z">
                              <w:r w:rsidRPr="005D40D2">
                                <w:rPr>
                                  <w:sz w:val="16"/>
                                  <w:szCs w:val="16"/>
                                </w:rPr>
                                <w:t>The business performance index for the quarter April-June 2025 surpassed the neutral level</w:t>
                              </w:r>
                              <w:r w:rsidRPr="005D40D2" w:rsidDel="005D40D2">
                                <w:rPr>
                                  <w:sz w:val="16"/>
                                  <w:szCs w:val="16"/>
                                </w:rPr>
                                <w:t xml:space="preserve"> </w:t>
                              </w:r>
                            </w:ins>
                            <w:del w:id="18" w:author="Mohamed Abdel-Hakam" w:date="2025-09-29T14:15:00Z">
                              <w:r w:rsidR="000F74FE" w:rsidRPr="000F74FE" w:rsidDel="005D40D2">
                                <w:rPr>
                                  <w:sz w:val="16"/>
                                  <w:szCs w:val="16"/>
                                </w:rPr>
                                <w:delText xml:space="preserve">The </w:delText>
                              </w:r>
                              <w:r w:rsidR="006D666C" w:rsidDel="005D40D2">
                                <w:rPr>
                                  <w:sz w:val="16"/>
                                  <w:szCs w:val="16"/>
                                </w:rPr>
                                <w:delText>Business</w:delText>
                              </w:r>
                              <w:r w:rsidR="006D666C" w:rsidRPr="0061375E" w:rsidDel="005D40D2">
                                <w:rPr>
                                  <w:sz w:val="16"/>
                                  <w:szCs w:val="16"/>
                                </w:rPr>
                                <w:delText xml:space="preserve"> </w:delText>
                              </w:r>
                              <w:r w:rsidR="006D666C" w:rsidDel="005D40D2">
                                <w:rPr>
                                  <w:sz w:val="16"/>
                                  <w:szCs w:val="16"/>
                                </w:rPr>
                                <w:delText>Barometer</w:delText>
                              </w:r>
                              <w:r w:rsidR="006D666C" w:rsidRPr="0061375E" w:rsidDel="005D40D2">
                                <w:rPr>
                                  <w:sz w:val="16"/>
                                  <w:szCs w:val="16"/>
                                </w:rPr>
                                <w:delText xml:space="preserve"> </w:delText>
                              </w:r>
                              <w:r w:rsidR="006D666C" w:rsidDel="005D40D2">
                                <w:rPr>
                                  <w:sz w:val="16"/>
                                  <w:szCs w:val="16"/>
                                </w:rPr>
                                <w:delText>I</w:delText>
                              </w:r>
                              <w:r w:rsidR="006D666C" w:rsidRPr="0061375E" w:rsidDel="005D40D2">
                                <w:rPr>
                                  <w:sz w:val="16"/>
                                  <w:szCs w:val="16"/>
                                </w:rPr>
                                <w:delText>ndex (B</w:delText>
                              </w:r>
                              <w:r w:rsidR="006D666C" w:rsidRPr="005D3F22" w:rsidDel="005D40D2">
                                <w:rPr>
                                  <w:sz w:val="16"/>
                                  <w:szCs w:val="16"/>
                                  <w:rPrChange w:id="19" w:author="Andre Michel" w:date="2025-07-09T13:56:00Z">
                                    <w:rPr>
                                      <w:b/>
                                      <w:bCs/>
                                      <w:sz w:val="16"/>
                                      <w:szCs w:val="16"/>
                                    </w:rPr>
                                  </w:rPrChange>
                                </w:rPr>
                                <w:delText>B</w:delText>
                              </w:r>
                              <w:r w:rsidR="006D666C" w:rsidRPr="0061375E" w:rsidDel="005D40D2">
                                <w:rPr>
                                  <w:sz w:val="16"/>
                                  <w:szCs w:val="16"/>
                                </w:rPr>
                                <w:delText>I)</w:delText>
                              </w:r>
                              <w:r w:rsidR="006D666C" w:rsidDel="005D40D2">
                                <w:rPr>
                                  <w:sz w:val="16"/>
                                  <w:szCs w:val="16"/>
                                </w:rPr>
                                <w:delText xml:space="preserve"> </w:delText>
                              </w:r>
                              <w:r w:rsidR="000F74FE" w:rsidRPr="000F74FE" w:rsidDel="005D40D2">
                                <w:rPr>
                                  <w:sz w:val="16"/>
                                  <w:szCs w:val="16"/>
                                </w:rPr>
                                <w:delText>continued to exceed the neutral level during the quarter under study, with performance varying across sectors and between different sizes of firms.</w:delText>
                              </w:r>
                            </w:del>
                          </w:p>
                          <w:p w14:paraId="4EE2E7FF" w14:textId="0BD1AD8B" w:rsidR="002E2E79" w:rsidRPr="005D40D2" w:rsidRDefault="005D40D2" w:rsidP="006D666C">
                            <w:pPr>
                              <w:pStyle w:val="ListParagraph"/>
                              <w:numPr>
                                <w:ilvl w:val="0"/>
                                <w:numId w:val="24"/>
                              </w:numPr>
                              <w:ind w:left="180" w:hanging="180"/>
                              <w:rPr>
                                <w:color w:val="000000" w:themeColor="text1"/>
                                <w:sz w:val="16"/>
                                <w:szCs w:val="16"/>
                                <w:rPrChange w:id="20" w:author="Mohamed Abdel-Hakam" w:date="2025-09-29T14:16:00Z">
                                  <w:rPr>
                                    <w:color w:val="9C257F" w:themeColor="accent2" w:themeShade="BF"/>
                                    <w:sz w:val="16"/>
                                    <w:szCs w:val="16"/>
                                  </w:rPr>
                                </w:rPrChange>
                              </w:rPr>
                            </w:pPr>
                            <w:ins w:id="21" w:author="Mohamed Abdel-Hakam" w:date="2025-09-29T14:16:00Z">
                              <w:r w:rsidRPr="005D40D2">
                                <w:rPr>
                                  <w:color w:val="000000" w:themeColor="text1"/>
                                  <w:sz w:val="16"/>
                                  <w:szCs w:val="16"/>
                                  <w:rPrChange w:id="22" w:author="Mohamed Abdel-Hakam" w:date="2025-09-29T14:16:00Z">
                                    <w:rPr>
                                      <w:sz w:val="16"/>
                                      <w:szCs w:val="16"/>
                                    </w:rPr>
                                  </w:rPrChange>
                                </w:rPr>
                                <w:t>The expectations index surpassed the neutral level for the upcoming quarter</w:t>
                              </w:r>
                              <w:r w:rsidRPr="005D40D2" w:rsidDel="005D40D2">
                                <w:rPr>
                                  <w:color w:val="000000" w:themeColor="text1"/>
                                  <w:sz w:val="16"/>
                                  <w:szCs w:val="16"/>
                                  <w:rPrChange w:id="23" w:author="Mohamed Abdel-Hakam" w:date="2025-09-29T14:16:00Z">
                                    <w:rPr>
                                      <w:sz w:val="16"/>
                                      <w:szCs w:val="16"/>
                                    </w:rPr>
                                  </w:rPrChange>
                                </w:rPr>
                                <w:t xml:space="preserve"> </w:t>
                              </w:r>
                            </w:ins>
                            <w:del w:id="24" w:author="Mohamed Abdel-Hakam" w:date="2025-09-29T14:16:00Z">
                              <w:r w:rsidR="000F74FE" w:rsidRPr="005D40D2" w:rsidDel="005D40D2">
                                <w:rPr>
                                  <w:color w:val="000000" w:themeColor="text1"/>
                                  <w:sz w:val="16"/>
                                  <w:szCs w:val="16"/>
                                  <w:rPrChange w:id="25" w:author="Mohamed Abdel-Hakam" w:date="2025-09-29T14:16:00Z">
                                    <w:rPr>
                                      <w:sz w:val="16"/>
                                      <w:szCs w:val="16"/>
                                    </w:rPr>
                                  </w:rPrChange>
                                </w:rPr>
                                <w:delText>The expectations index is set to exceed the neutral level during the upcoming quarter, reflecting the stability of most sub-indices.</w:delText>
                              </w:r>
                            </w:del>
                          </w:p>
                          <w:p w14:paraId="12F15E37" w14:textId="1160AF24" w:rsidR="00B64391" w:rsidRPr="0061375E" w:rsidRDefault="000F74FE" w:rsidP="0061375E">
                            <w:pPr>
                              <w:pStyle w:val="ListParagraph"/>
                              <w:ind w:left="0"/>
                              <w:rPr>
                                <w:b/>
                                <w:bCs/>
                                <w:color w:val="1F9AD8" w:themeColor="background2" w:themeShade="80"/>
                                <w:sz w:val="16"/>
                                <w:szCs w:val="16"/>
                                <w:u w:val="single"/>
                              </w:rPr>
                            </w:pPr>
                            <w:r w:rsidRPr="000F74FE">
                              <w:rPr>
                                <w:b/>
                                <w:bCs/>
                                <w:color w:val="1F9AD8" w:themeColor="background2" w:themeShade="80"/>
                                <w:sz w:val="16"/>
                                <w:szCs w:val="16"/>
                                <w:u w:val="single"/>
                              </w:rPr>
                              <w:t>According to size:</w:t>
                            </w:r>
                          </w:p>
                          <w:p w14:paraId="50B823AB" w14:textId="1BADDDD9" w:rsidR="00B64391" w:rsidRPr="000F74FE" w:rsidRDefault="005D40D2" w:rsidP="006D666C">
                            <w:pPr>
                              <w:pStyle w:val="ListParagraph"/>
                              <w:numPr>
                                <w:ilvl w:val="0"/>
                                <w:numId w:val="24"/>
                              </w:numPr>
                              <w:ind w:left="180" w:hanging="180"/>
                              <w:rPr>
                                <w:color w:val="1F9AD8" w:themeColor="background2" w:themeShade="80"/>
                                <w:sz w:val="16"/>
                                <w:szCs w:val="16"/>
                              </w:rPr>
                            </w:pPr>
                            <w:ins w:id="26" w:author="Mohamed Abdel-Hakam" w:date="2025-09-29T14:16:00Z">
                              <w:r w:rsidRPr="005D40D2">
                                <w:rPr>
                                  <w:color w:val="1F9AD8" w:themeColor="background2" w:themeShade="80"/>
                                  <w:sz w:val="16"/>
                                  <w:szCs w:val="16"/>
                                </w:rPr>
                                <w:t>There is no variation in performance across firm sizes, as the business performance index for all firms exceeded the neutral level.</w:t>
                              </w:r>
                            </w:ins>
                            <w:del w:id="27" w:author="Mohamed Abdel-Hakam" w:date="2025-09-29T14:16:00Z">
                              <w:r w:rsidR="000F74FE" w:rsidRPr="000F74FE" w:rsidDel="005D40D2">
                                <w:rPr>
                                  <w:color w:val="1F9AD8" w:themeColor="background2" w:themeShade="80"/>
                                  <w:sz w:val="16"/>
                                  <w:szCs w:val="16"/>
                                </w:rPr>
                                <w:delText>Higher business performance index</w:delText>
                              </w:r>
                            </w:del>
                            <w:ins w:id="28" w:author="Andre Michel" w:date="2025-07-09T13:55:00Z">
                              <w:del w:id="29" w:author="Mohamed Abdel-Hakam" w:date="2025-09-29T14:16:00Z">
                                <w:r w:rsidR="005D3F22" w:rsidDel="005D40D2">
                                  <w:rPr>
                                    <w:color w:val="1F9AD8" w:themeColor="background2" w:themeShade="80"/>
                                    <w:sz w:val="16"/>
                                    <w:szCs w:val="16"/>
                                  </w:rPr>
                                  <w:delText>BBI</w:delText>
                                </w:r>
                              </w:del>
                            </w:ins>
                            <w:del w:id="30" w:author="Mohamed Abdel-Hakam" w:date="2025-09-29T14:16:00Z">
                              <w:r w:rsidR="000F74FE" w:rsidRPr="000F74FE" w:rsidDel="005D40D2">
                                <w:rPr>
                                  <w:color w:val="1F9AD8" w:themeColor="background2" w:themeShade="80"/>
                                  <w:sz w:val="16"/>
                                  <w:szCs w:val="16"/>
                                </w:rPr>
                                <w:delText xml:space="preserve"> for all firms, driven by a higher wage index and improved production and sales indices.</w:delText>
                              </w:r>
                            </w:del>
                          </w:p>
                          <w:p w14:paraId="584D193A" w14:textId="02832B12" w:rsidR="00B64391" w:rsidRPr="0061375E" w:rsidRDefault="000F74FE" w:rsidP="0061375E">
                            <w:pPr>
                              <w:pStyle w:val="ListParagraph"/>
                              <w:ind w:left="0"/>
                              <w:rPr>
                                <w:b/>
                                <w:bCs/>
                                <w:color w:val="9C257F" w:themeColor="accent2" w:themeShade="BF"/>
                                <w:sz w:val="16"/>
                                <w:szCs w:val="16"/>
                                <w:u w:val="single"/>
                              </w:rPr>
                            </w:pPr>
                            <w:proofErr w:type="spellStart"/>
                            <w:r w:rsidRPr="000F74FE">
                              <w:rPr>
                                <w:b/>
                                <w:bCs/>
                                <w:color w:val="9C257F" w:themeColor="accent2" w:themeShade="BF"/>
                                <w:sz w:val="16"/>
                                <w:szCs w:val="16"/>
                                <w:u w:val="single"/>
                              </w:rPr>
                              <w:t>Sectorally</w:t>
                            </w:r>
                            <w:proofErr w:type="spellEnd"/>
                            <w:r w:rsidRPr="000F74FE">
                              <w:rPr>
                                <w:b/>
                                <w:bCs/>
                                <w:color w:val="9C257F" w:themeColor="accent2" w:themeShade="BF"/>
                                <w:sz w:val="16"/>
                                <w:szCs w:val="16"/>
                                <w:u w:val="single"/>
                              </w:rPr>
                              <w:t>:</w:t>
                            </w:r>
                          </w:p>
                          <w:p w14:paraId="5D69C4C8" w14:textId="6E9D3B56" w:rsidR="000F74FE" w:rsidRDefault="005D40D2" w:rsidP="006D666C">
                            <w:pPr>
                              <w:pStyle w:val="ListParagraph"/>
                              <w:numPr>
                                <w:ilvl w:val="0"/>
                                <w:numId w:val="27"/>
                              </w:numPr>
                              <w:ind w:left="180" w:hanging="180"/>
                              <w:rPr>
                                <w:color w:val="9C257F" w:themeColor="accent2" w:themeShade="BF"/>
                                <w:sz w:val="16"/>
                                <w:szCs w:val="16"/>
                              </w:rPr>
                            </w:pPr>
                            <w:ins w:id="31" w:author="Mohamed Abdel-Hakam" w:date="2025-09-29T14:16:00Z">
                              <w:r w:rsidRPr="005D40D2">
                                <w:rPr>
                                  <w:color w:val="9C257F" w:themeColor="accent2" w:themeShade="BF"/>
                                  <w:sz w:val="16"/>
                                  <w:szCs w:val="16"/>
                                </w:rPr>
                                <w:t>Performance indicators for all sectors exceeded the neutral level, with the exception of the manufacturing sector, which saw the lowest performance among sectors, achieving values below the neutral level.</w:t>
                              </w:r>
                            </w:ins>
                            <w:del w:id="32" w:author="Mohamed Abdel-Hakam" w:date="2025-09-29T14:16:00Z">
                              <w:r w:rsidR="000F74FE" w:rsidRPr="000F74FE" w:rsidDel="005D40D2">
                                <w:rPr>
                                  <w:color w:val="9C257F" w:themeColor="accent2" w:themeShade="BF"/>
                                  <w:sz w:val="16"/>
                                  <w:szCs w:val="16"/>
                                </w:rPr>
                                <w:delText>Higher performance index</w:delText>
                              </w:r>
                            </w:del>
                            <w:ins w:id="33" w:author="Andre Michel" w:date="2025-07-09T13:56:00Z">
                              <w:del w:id="34" w:author="Mohamed Abdel-Hakam" w:date="2025-09-29T14:16:00Z">
                                <w:r w:rsidR="005D3F22" w:rsidDel="005D40D2">
                                  <w:rPr>
                                    <w:color w:val="9C257F" w:themeColor="accent2" w:themeShade="BF"/>
                                    <w:sz w:val="16"/>
                                    <w:szCs w:val="16"/>
                                  </w:rPr>
                                  <w:delText>BBI</w:delText>
                                </w:r>
                              </w:del>
                            </w:ins>
                            <w:del w:id="35" w:author="Mohamed Abdel-Hakam" w:date="2025-09-29T14:16:00Z">
                              <w:r w:rsidR="000F74FE" w:rsidRPr="000F74FE" w:rsidDel="005D40D2">
                                <w:rPr>
                                  <w:color w:val="9C257F" w:themeColor="accent2" w:themeShade="BF"/>
                                  <w:sz w:val="16"/>
                                  <w:szCs w:val="16"/>
                                </w:rPr>
                                <w:delText xml:space="preserve"> for all sectors during the quarter under study, with the manufacturing sector index beginning to recover after a four-year decline.</w:delText>
                              </w:r>
                            </w:del>
                          </w:p>
                          <w:p w14:paraId="1AF5F79E" w14:textId="1EE9FAD8" w:rsidR="006C6D22" w:rsidRPr="0061375E" w:rsidRDefault="000F74FE" w:rsidP="0061375E">
                            <w:pPr>
                              <w:pStyle w:val="ListParagraph"/>
                              <w:ind w:left="0"/>
                              <w:rPr>
                                <w:b/>
                                <w:bCs/>
                                <w:color w:val="289A0F" w:themeColor="accent3" w:themeShade="BF"/>
                                <w:sz w:val="16"/>
                                <w:szCs w:val="16"/>
                                <w:u w:val="single"/>
                              </w:rPr>
                            </w:pPr>
                            <w:r w:rsidRPr="000F74FE">
                              <w:rPr>
                                <w:b/>
                                <w:bCs/>
                                <w:color w:val="289A0F" w:themeColor="accent3" w:themeShade="BF"/>
                                <w:sz w:val="16"/>
                                <w:szCs w:val="16"/>
                                <w:u w:val="single"/>
                              </w:rPr>
                              <w:t>Challenges:</w:t>
                            </w:r>
                          </w:p>
                          <w:p w14:paraId="0BC94858" w14:textId="7A31C713" w:rsidR="000F74FE" w:rsidRPr="00D34914" w:rsidRDefault="005D40D2" w:rsidP="006D666C">
                            <w:pPr>
                              <w:pStyle w:val="ListParagraph"/>
                              <w:numPr>
                                <w:ilvl w:val="0"/>
                                <w:numId w:val="28"/>
                              </w:numPr>
                              <w:ind w:left="180" w:hanging="180"/>
                              <w:rPr>
                                <w:color w:val="289A0F" w:themeColor="accent3" w:themeShade="BF"/>
                                <w:sz w:val="16"/>
                                <w:szCs w:val="16"/>
                              </w:rPr>
                            </w:pPr>
                            <w:ins w:id="36" w:author="Mohamed Abdel-Hakam" w:date="2025-09-29T14:16:00Z">
                              <w:r w:rsidRPr="005D40D2">
                                <w:rPr>
                                  <w:color w:val="289A0F" w:themeColor="accent3" w:themeShade="BF"/>
                                  <w:sz w:val="16"/>
                                  <w:szCs w:val="16"/>
                                </w:rPr>
                                <w:t>Frequent hikes in energy and water prices top the list of constraints facing all firms, followed by the challenges related to higher inflation, then difficulties in dealing with government entities.</w:t>
                              </w:r>
                            </w:ins>
                            <w:del w:id="37" w:author="Mohamed Abdel-Hakam" w:date="2025-09-29T14:16:00Z">
                              <w:r w:rsidR="000F74FE" w:rsidRPr="00D34914" w:rsidDel="005D40D2">
                                <w:rPr>
                                  <w:color w:val="289A0F" w:themeColor="accent3" w:themeShade="BF"/>
                                  <w:sz w:val="16"/>
                                  <w:szCs w:val="16"/>
                                </w:rPr>
                                <w:delText>Continued inflation and recurring increases in energy and water prices are the most prominent challenges facing all firms, along with the re-emergence of the challenges related to lack of qualified labor and exaggerated fees for government service.</w:delText>
                              </w:r>
                            </w:del>
                          </w:p>
                          <w:p w14:paraId="5A647714" w14:textId="56145220" w:rsidR="00574037" w:rsidRPr="006D666C" w:rsidRDefault="005D40D2" w:rsidP="006D666C">
                            <w:pPr>
                              <w:pStyle w:val="ListParagraph"/>
                              <w:numPr>
                                <w:ilvl w:val="0"/>
                                <w:numId w:val="28"/>
                              </w:numPr>
                              <w:ind w:left="180" w:hanging="180"/>
                              <w:rPr>
                                <w:color w:val="289A0F" w:themeColor="accent3" w:themeShade="BF"/>
                                <w:sz w:val="16"/>
                                <w:szCs w:val="16"/>
                              </w:rPr>
                            </w:pPr>
                            <w:ins w:id="38" w:author="Mohamed Abdel-Hakam" w:date="2025-09-29T14:17:00Z">
                              <w:r w:rsidRPr="005D40D2">
                                <w:rPr>
                                  <w:color w:val="289A0F" w:themeColor="accent3" w:themeShade="BF"/>
                                  <w:sz w:val="16"/>
                                  <w:szCs w:val="16"/>
                                </w:rPr>
                                <w:t>The manufacturing and construction sectors, as well as small and medium-sized enterprises (SMEs), have been the most affected.</w:t>
                              </w:r>
                            </w:ins>
                            <w:del w:id="39" w:author="Mohamed Abdel-Hakam" w:date="2025-09-29T14:17:00Z">
                              <w:r w:rsidR="000F74FE" w:rsidRPr="00D34914" w:rsidDel="005D40D2">
                                <w:rPr>
                                  <w:color w:val="289A0F" w:themeColor="accent3" w:themeShade="BF"/>
                                  <w:sz w:val="16"/>
                                  <w:szCs w:val="16"/>
                                </w:rPr>
                                <w:delText>The manufacturing and telecommunications sectors are the most affected, and so are small and medium-sized enterprises</w:delText>
                              </w:r>
                              <w:r w:rsidR="006C6D22" w:rsidRPr="00D34914" w:rsidDel="005D40D2">
                                <w:rPr>
                                  <w:color w:val="289A0F" w:themeColor="accent3" w:themeShade="BF"/>
                                  <w:sz w:val="16"/>
                                  <w:szCs w:val="16"/>
                                </w:rPr>
                                <w:delText>.</w:delText>
                              </w:r>
                            </w:del>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E1C20D" id="Text Box 2" o:spid="_x0000_s1033" type="#_x0000_t202" style="position:absolute;left:0;text-align:left;margin-left:50.35pt;margin-top:36.45pt;width:420pt;height:110.6pt;z-index:25165622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">
                <v:textbox style="mso-fit-shape-to-text:t">
                  <w:txbxContent>
                    <w:p w14:paraId="5CDB04A8" w14:textId="3FA4FFC7" w:rsidR="000F74FE" w:rsidRPr="000F74FE" w:rsidRDefault="005D40D2" w:rsidP="006D666C">
                      <w:pPr>
                        <w:pStyle w:val="ListParagraph"/>
                        <w:numPr>
                          <w:ilvl w:val="0"/>
                          <w:numId w:val="24"/>
                        </w:numPr>
                        <w:ind w:left="180" w:hanging="180"/>
                        <w:rPr>
                          <w:sz w:val="16"/>
                          <w:szCs w:val="16"/>
                        </w:rPr>
                      </w:pPr>
                      <w:ins w:id="38" w:author="Mohamed Abdel-Hakam" w:date="2025-09-29T14:15:00Z">
                        <w:r w:rsidRPr="005D40D2">
                          <w:rPr>
                            <w:sz w:val="16"/>
                            <w:szCs w:val="16"/>
                          </w:rPr>
                          <w:t>The business performance index for the quarter April-June 2025 surpassed the neutral level</w:t>
                        </w:r>
                        <w:r w:rsidRPr="005D40D2" w:rsidDel="005D40D2">
                          <w:rPr>
                            <w:sz w:val="16"/>
                            <w:szCs w:val="16"/>
                          </w:rPr>
                          <w:t xml:space="preserve"> </w:t>
                        </w:r>
                      </w:ins>
                      <w:del w:id="39" w:author="Mohamed Abdel-Hakam" w:date="2025-09-29T14:15:00Z">
                        <w:r w:rsidR="000F74FE" w:rsidRPr="000F74FE" w:rsidDel="005D40D2">
                          <w:rPr>
                            <w:sz w:val="16"/>
                            <w:szCs w:val="16"/>
                          </w:rPr>
                          <w:delText xml:space="preserve">The </w:delText>
                        </w:r>
                        <w:r w:rsidR="006D666C" w:rsidDel="005D40D2">
                          <w:rPr>
                            <w:sz w:val="16"/>
                            <w:szCs w:val="16"/>
                          </w:rPr>
                          <w:delText>Business</w:delText>
                        </w:r>
                        <w:r w:rsidR="006D666C" w:rsidRPr="0061375E" w:rsidDel="005D40D2">
                          <w:rPr>
                            <w:sz w:val="16"/>
                            <w:szCs w:val="16"/>
                          </w:rPr>
                          <w:delText xml:space="preserve"> </w:delText>
                        </w:r>
                        <w:r w:rsidR="006D666C" w:rsidDel="005D40D2">
                          <w:rPr>
                            <w:sz w:val="16"/>
                            <w:szCs w:val="16"/>
                          </w:rPr>
                          <w:delText>Barometer</w:delText>
                        </w:r>
                        <w:r w:rsidR="006D666C" w:rsidRPr="0061375E" w:rsidDel="005D40D2">
                          <w:rPr>
                            <w:sz w:val="16"/>
                            <w:szCs w:val="16"/>
                          </w:rPr>
                          <w:delText xml:space="preserve"> </w:delText>
                        </w:r>
                        <w:r w:rsidR="006D666C" w:rsidDel="005D40D2">
                          <w:rPr>
                            <w:sz w:val="16"/>
                            <w:szCs w:val="16"/>
                          </w:rPr>
                          <w:delText>I</w:delText>
                        </w:r>
                        <w:r w:rsidR="006D666C" w:rsidRPr="0061375E" w:rsidDel="005D40D2">
                          <w:rPr>
                            <w:sz w:val="16"/>
                            <w:szCs w:val="16"/>
                          </w:rPr>
                          <w:delText>ndex (B</w:delText>
                        </w:r>
                        <w:r w:rsidR="006D666C" w:rsidRPr="005D3F22" w:rsidDel="005D40D2">
                          <w:rPr>
                            <w:sz w:val="16"/>
                            <w:szCs w:val="16"/>
                            <w:rPrChange w:id="40" w:author="Andre Michel" w:date="2025-07-09T13:56:00Z">
                              <w:rPr>
                                <w:b/>
                                <w:bCs/>
                                <w:sz w:val="16"/>
                                <w:szCs w:val="16"/>
                              </w:rPr>
                            </w:rPrChange>
                          </w:rPr>
                          <w:delText>B</w:delText>
                        </w:r>
                        <w:r w:rsidR="006D666C" w:rsidRPr="0061375E" w:rsidDel="005D40D2">
                          <w:rPr>
                            <w:sz w:val="16"/>
                            <w:szCs w:val="16"/>
                          </w:rPr>
                          <w:delText>I)</w:delText>
                        </w:r>
                        <w:r w:rsidR="006D666C" w:rsidDel="005D40D2">
                          <w:rPr>
                            <w:sz w:val="16"/>
                            <w:szCs w:val="16"/>
                          </w:rPr>
                          <w:delText xml:space="preserve"> </w:delText>
                        </w:r>
                        <w:r w:rsidR="000F74FE" w:rsidRPr="000F74FE" w:rsidDel="005D40D2">
                          <w:rPr>
                            <w:sz w:val="16"/>
                            <w:szCs w:val="16"/>
                          </w:rPr>
                          <w:delText>continued to exceed the neutral level during the quarter under study, with performance varying across sectors and between different sizes of firms.</w:delText>
                        </w:r>
                      </w:del>
                    </w:p>
                    <w:p w14:paraId="4EE2E7FF" w14:textId="0BD1AD8B" w:rsidR="002E2E79" w:rsidRPr="005D40D2" w:rsidRDefault="005D40D2" w:rsidP="006D666C">
                      <w:pPr>
                        <w:pStyle w:val="ListParagraph"/>
                        <w:numPr>
                          <w:ilvl w:val="0"/>
                          <w:numId w:val="24"/>
                        </w:numPr>
                        <w:ind w:left="180" w:hanging="180"/>
                        <w:rPr>
                          <w:color w:val="000000" w:themeColor="text1"/>
                          <w:sz w:val="16"/>
                          <w:szCs w:val="16"/>
                          <w:rPrChange w:id="41" w:author="Mohamed Abdel-Hakam" w:date="2025-09-29T14:16:00Z">
                            <w:rPr>
                              <w:color w:val="9C257F" w:themeColor="accent2" w:themeShade="BF"/>
                              <w:sz w:val="16"/>
                              <w:szCs w:val="16"/>
                            </w:rPr>
                          </w:rPrChange>
                        </w:rPr>
                      </w:pPr>
                      <w:ins w:id="42" w:author="Mohamed Abdel-Hakam" w:date="2025-09-29T14:16:00Z">
                        <w:r w:rsidRPr="005D40D2">
                          <w:rPr>
                            <w:color w:val="000000" w:themeColor="text1"/>
                            <w:sz w:val="16"/>
                            <w:szCs w:val="16"/>
                            <w:rPrChange w:id="43" w:author="Mohamed Abdel-Hakam" w:date="2025-09-29T14:16:00Z">
                              <w:rPr>
                                <w:sz w:val="16"/>
                                <w:szCs w:val="16"/>
                              </w:rPr>
                            </w:rPrChange>
                          </w:rPr>
                          <w:t>The expectations index surpassed the neutral level for the upcoming quarter</w:t>
                        </w:r>
                        <w:r w:rsidRPr="005D40D2" w:rsidDel="005D40D2">
                          <w:rPr>
                            <w:color w:val="000000" w:themeColor="text1"/>
                            <w:sz w:val="16"/>
                            <w:szCs w:val="16"/>
                            <w:rPrChange w:id="44" w:author="Mohamed Abdel-Hakam" w:date="2025-09-29T14:16:00Z">
                              <w:rPr>
                                <w:sz w:val="16"/>
                                <w:szCs w:val="16"/>
                              </w:rPr>
                            </w:rPrChange>
                          </w:rPr>
                          <w:t xml:space="preserve"> </w:t>
                        </w:r>
                      </w:ins>
                      <w:del w:id="45" w:author="Mohamed Abdel-Hakam" w:date="2025-09-29T14:16:00Z">
                        <w:r w:rsidR="000F74FE" w:rsidRPr="005D40D2" w:rsidDel="005D40D2">
                          <w:rPr>
                            <w:color w:val="000000" w:themeColor="text1"/>
                            <w:sz w:val="16"/>
                            <w:szCs w:val="16"/>
                            <w:rPrChange w:id="46" w:author="Mohamed Abdel-Hakam" w:date="2025-09-29T14:16:00Z">
                              <w:rPr>
                                <w:sz w:val="16"/>
                                <w:szCs w:val="16"/>
                              </w:rPr>
                            </w:rPrChange>
                          </w:rPr>
                          <w:delText>The expectations index is set to exceed the neutral level during the upcoming quarter, reflecting the stability of most sub-indices.</w:delText>
                        </w:r>
                      </w:del>
                    </w:p>
                    <w:p w14:paraId="12F15E37" w14:textId="1160AF24" w:rsidR="00B64391" w:rsidRPr="0061375E" w:rsidRDefault="000F74FE" w:rsidP="0061375E">
                      <w:pPr>
                        <w:pStyle w:val="ListParagraph"/>
                        <w:ind w:left="0"/>
                        <w:rPr>
                          <w:b/>
                          <w:bCs/>
                          <w:color w:val="1F9AD8" w:themeColor="background2" w:themeShade="80"/>
                          <w:sz w:val="16"/>
                          <w:szCs w:val="16"/>
                          <w:u w:val="single"/>
                        </w:rPr>
                      </w:pPr>
                      <w:r w:rsidRPr="000F74FE">
                        <w:rPr>
                          <w:b/>
                          <w:bCs/>
                          <w:color w:val="1F9AD8" w:themeColor="background2" w:themeShade="80"/>
                          <w:sz w:val="16"/>
                          <w:szCs w:val="16"/>
                          <w:u w:val="single"/>
                        </w:rPr>
                        <w:t>According to size:</w:t>
                      </w:r>
                    </w:p>
                    <w:p w14:paraId="50B823AB" w14:textId="1BADDDD9" w:rsidR="00B64391" w:rsidRPr="000F74FE" w:rsidRDefault="005D40D2" w:rsidP="006D666C">
                      <w:pPr>
                        <w:pStyle w:val="ListParagraph"/>
                        <w:numPr>
                          <w:ilvl w:val="0"/>
                          <w:numId w:val="24"/>
                        </w:numPr>
                        <w:ind w:left="180" w:hanging="180"/>
                        <w:rPr>
                          <w:color w:val="1F9AD8" w:themeColor="background2" w:themeShade="80"/>
                          <w:sz w:val="16"/>
                          <w:szCs w:val="16"/>
                        </w:rPr>
                      </w:pPr>
                      <w:ins w:id="47" w:author="Mohamed Abdel-Hakam" w:date="2025-09-29T14:16:00Z">
                        <w:r w:rsidRPr="005D40D2">
                          <w:rPr>
                            <w:color w:val="1F9AD8" w:themeColor="background2" w:themeShade="80"/>
                            <w:sz w:val="16"/>
                            <w:szCs w:val="16"/>
                          </w:rPr>
                          <w:t>There is no variation in performance across firm sizes, as the business performance index for all firms exceeded the neutral level.</w:t>
                        </w:r>
                      </w:ins>
                      <w:del w:id="48" w:author="Mohamed Abdel-Hakam" w:date="2025-09-29T14:16:00Z">
                        <w:r w:rsidR="000F74FE" w:rsidRPr="000F74FE" w:rsidDel="005D40D2">
                          <w:rPr>
                            <w:color w:val="1F9AD8" w:themeColor="background2" w:themeShade="80"/>
                            <w:sz w:val="16"/>
                            <w:szCs w:val="16"/>
                          </w:rPr>
                          <w:delText>Higher business performance index</w:delText>
                        </w:r>
                      </w:del>
                      <w:ins w:id="49" w:author="Andre Michel" w:date="2025-07-09T13:55:00Z">
                        <w:del w:id="50" w:author="Mohamed Abdel-Hakam" w:date="2025-09-29T14:16:00Z">
                          <w:r w:rsidR="005D3F22" w:rsidDel="005D40D2">
                            <w:rPr>
                              <w:color w:val="1F9AD8" w:themeColor="background2" w:themeShade="80"/>
                              <w:sz w:val="16"/>
                              <w:szCs w:val="16"/>
                            </w:rPr>
                            <w:delText>BBI</w:delText>
                          </w:r>
                        </w:del>
                      </w:ins>
                      <w:del w:id="51" w:author="Mohamed Abdel-Hakam" w:date="2025-09-29T14:16:00Z">
                        <w:r w:rsidR="000F74FE" w:rsidRPr="000F74FE" w:rsidDel="005D40D2">
                          <w:rPr>
                            <w:color w:val="1F9AD8" w:themeColor="background2" w:themeShade="80"/>
                            <w:sz w:val="16"/>
                            <w:szCs w:val="16"/>
                          </w:rPr>
                          <w:delText xml:space="preserve"> for all firms, driven by a higher wage index and improved production and sales indices.</w:delText>
                        </w:r>
                      </w:del>
                    </w:p>
                    <w:p w14:paraId="584D193A" w14:textId="02832B12" w:rsidR="00B64391" w:rsidRPr="0061375E" w:rsidRDefault="000F74FE" w:rsidP="0061375E">
                      <w:pPr>
                        <w:pStyle w:val="ListParagraph"/>
                        <w:ind w:left="0"/>
                        <w:rPr>
                          <w:b/>
                          <w:bCs/>
                          <w:color w:val="9C257F" w:themeColor="accent2" w:themeShade="BF"/>
                          <w:sz w:val="16"/>
                          <w:szCs w:val="16"/>
                          <w:u w:val="single"/>
                        </w:rPr>
                      </w:pPr>
                      <w:proofErr w:type="spellStart"/>
                      <w:r w:rsidRPr="000F74FE">
                        <w:rPr>
                          <w:b/>
                          <w:bCs/>
                          <w:color w:val="9C257F" w:themeColor="accent2" w:themeShade="BF"/>
                          <w:sz w:val="16"/>
                          <w:szCs w:val="16"/>
                          <w:u w:val="single"/>
                        </w:rPr>
                        <w:t>Sectorally</w:t>
                      </w:r>
                      <w:proofErr w:type="spellEnd"/>
                      <w:r w:rsidRPr="000F74FE">
                        <w:rPr>
                          <w:b/>
                          <w:bCs/>
                          <w:color w:val="9C257F" w:themeColor="accent2" w:themeShade="BF"/>
                          <w:sz w:val="16"/>
                          <w:szCs w:val="16"/>
                          <w:u w:val="single"/>
                        </w:rPr>
                        <w:t>:</w:t>
                      </w:r>
                    </w:p>
                    <w:p w14:paraId="5D69C4C8" w14:textId="6E9D3B56" w:rsidR="000F74FE" w:rsidRDefault="005D40D2" w:rsidP="006D666C">
                      <w:pPr>
                        <w:pStyle w:val="ListParagraph"/>
                        <w:numPr>
                          <w:ilvl w:val="0"/>
                          <w:numId w:val="27"/>
                        </w:numPr>
                        <w:ind w:left="180" w:hanging="180"/>
                        <w:rPr>
                          <w:color w:val="9C257F" w:themeColor="accent2" w:themeShade="BF"/>
                          <w:sz w:val="16"/>
                          <w:szCs w:val="16"/>
                        </w:rPr>
                      </w:pPr>
                      <w:ins w:id="52" w:author="Mohamed Abdel-Hakam" w:date="2025-09-29T14:16:00Z">
                        <w:r w:rsidRPr="005D40D2">
                          <w:rPr>
                            <w:color w:val="9C257F" w:themeColor="accent2" w:themeShade="BF"/>
                            <w:sz w:val="16"/>
                            <w:szCs w:val="16"/>
                          </w:rPr>
                          <w:t>Performance indicators for all sectors exceeded the neutral level, with the exception of the manufacturing sector, which saw the lowest performance among sectors, achieving values below the neutral level.</w:t>
                        </w:r>
                      </w:ins>
                      <w:del w:id="53" w:author="Mohamed Abdel-Hakam" w:date="2025-09-29T14:16:00Z">
                        <w:r w:rsidR="000F74FE" w:rsidRPr="000F74FE" w:rsidDel="005D40D2">
                          <w:rPr>
                            <w:color w:val="9C257F" w:themeColor="accent2" w:themeShade="BF"/>
                            <w:sz w:val="16"/>
                            <w:szCs w:val="16"/>
                          </w:rPr>
                          <w:delText>Higher performance index</w:delText>
                        </w:r>
                      </w:del>
                      <w:ins w:id="54" w:author="Andre Michel" w:date="2025-07-09T13:56:00Z">
                        <w:del w:id="55" w:author="Mohamed Abdel-Hakam" w:date="2025-09-29T14:16:00Z">
                          <w:r w:rsidR="005D3F22" w:rsidDel="005D40D2">
                            <w:rPr>
                              <w:color w:val="9C257F" w:themeColor="accent2" w:themeShade="BF"/>
                              <w:sz w:val="16"/>
                              <w:szCs w:val="16"/>
                            </w:rPr>
                            <w:delText>BBI</w:delText>
                          </w:r>
                        </w:del>
                      </w:ins>
                      <w:del w:id="56" w:author="Mohamed Abdel-Hakam" w:date="2025-09-29T14:16:00Z">
                        <w:r w:rsidR="000F74FE" w:rsidRPr="000F74FE" w:rsidDel="005D40D2">
                          <w:rPr>
                            <w:color w:val="9C257F" w:themeColor="accent2" w:themeShade="BF"/>
                            <w:sz w:val="16"/>
                            <w:szCs w:val="16"/>
                          </w:rPr>
                          <w:delText xml:space="preserve"> for all sectors during the quarter under study, with the manufacturing sector index beginning to recover after a four-year decline.</w:delText>
                        </w:r>
                      </w:del>
                    </w:p>
                    <w:p w14:paraId="1AF5F79E" w14:textId="1EE9FAD8" w:rsidR="006C6D22" w:rsidRPr="0061375E" w:rsidRDefault="000F74FE" w:rsidP="0061375E">
                      <w:pPr>
                        <w:pStyle w:val="ListParagraph"/>
                        <w:ind w:left="0"/>
                        <w:rPr>
                          <w:b/>
                          <w:bCs/>
                          <w:color w:val="289A0F" w:themeColor="accent3" w:themeShade="BF"/>
                          <w:sz w:val="16"/>
                          <w:szCs w:val="16"/>
                          <w:u w:val="single"/>
                        </w:rPr>
                      </w:pPr>
                      <w:r w:rsidRPr="000F74FE">
                        <w:rPr>
                          <w:b/>
                          <w:bCs/>
                          <w:color w:val="289A0F" w:themeColor="accent3" w:themeShade="BF"/>
                          <w:sz w:val="16"/>
                          <w:szCs w:val="16"/>
                          <w:u w:val="single"/>
                        </w:rPr>
                        <w:t>Challenges:</w:t>
                      </w:r>
                    </w:p>
                    <w:p w14:paraId="0BC94858" w14:textId="7A31C713" w:rsidR="000F74FE" w:rsidRPr="00D34914" w:rsidRDefault="005D40D2" w:rsidP="006D666C">
                      <w:pPr>
                        <w:pStyle w:val="ListParagraph"/>
                        <w:numPr>
                          <w:ilvl w:val="0"/>
                          <w:numId w:val="28"/>
                        </w:numPr>
                        <w:ind w:left="180" w:hanging="180"/>
                        <w:rPr>
                          <w:color w:val="289A0F" w:themeColor="accent3" w:themeShade="BF"/>
                          <w:sz w:val="16"/>
                          <w:szCs w:val="16"/>
                        </w:rPr>
                      </w:pPr>
                      <w:ins w:id="57" w:author="Mohamed Abdel-Hakam" w:date="2025-09-29T14:16:00Z">
                        <w:r w:rsidRPr="005D40D2">
                          <w:rPr>
                            <w:color w:val="289A0F" w:themeColor="accent3" w:themeShade="BF"/>
                            <w:sz w:val="16"/>
                            <w:szCs w:val="16"/>
                          </w:rPr>
                          <w:t>Frequent hikes in energy and water prices top the list of constraints facing all firms, followed by the challenges related to higher inflation, then difficulties in dealing with government entities.</w:t>
                        </w:r>
                      </w:ins>
                      <w:del w:id="58" w:author="Mohamed Abdel-Hakam" w:date="2025-09-29T14:16:00Z">
                        <w:r w:rsidR="000F74FE" w:rsidRPr="00D34914" w:rsidDel="005D40D2">
                          <w:rPr>
                            <w:color w:val="289A0F" w:themeColor="accent3" w:themeShade="BF"/>
                            <w:sz w:val="16"/>
                            <w:szCs w:val="16"/>
                          </w:rPr>
                          <w:delText>Continued inflation and recurring increases in energy and water prices are the most prominent challenges facing all firms, along with the re-emergence of the challenges related to lack of qualified labor and exaggerated fees for government service.</w:delText>
                        </w:r>
                      </w:del>
                    </w:p>
                    <w:p w14:paraId="5A647714" w14:textId="56145220" w:rsidR="00574037" w:rsidRPr="006D666C" w:rsidRDefault="005D40D2" w:rsidP="006D666C">
                      <w:pPr>
                        <w:pStyle w:val="ListParagraph"/>
                        <w:numPr>
                          <w:ilvl w:val="0"/>
                          <w:numId w:val="28"/>
                        </w:numPr>
                        <w:ind w:left="180" w:hanging="180"/>
                        <w:rPr>
                          <w:color w:val="289A0F" w:themeColor="accent3" w:themeShade="BF"/>
                          <w:sz w:val="16"/>
                          <w:szCs w:val="16"/>
                        </w:rPr>
                      </w:pPr>
                      <w:ins w:id="59" w:author="Mohamed Abdel-Hakam" w:date="2025-09-29T14:17:00Z">
                        <w:r w:rsidRPr="005D40D2">
                          <w:rPr>
                            <w:color w:val="289A0F" w:themeColor="accent3" w:themeShade="BF"/>
                            <w:sz w:val="16"/>
                            <w:szCs w:val="16"/>
                          </w:rPr>
                          <w:t>The manufacturing and construction sectors, as well as small and medium-sized enterprises (SMEs), have been the most affected.</w:t>
                        </w:r>
                      </w:ins>
                      <w:del w:id="60" w:author="Mohamed Abdel-Hakam" w:date="2025-09-29T14:17:00Z">
                        <w:r w:rsidR="000F74FE" w:rsidRPr="00D34914" w:rsidDel="005D40D2">
                          <w:rPr>
                            <w:color w:val="289A0F" w:themeColor="accent3" w:themeShade="BF"/>
                            <w:sz w:val="16"/>
                            <w:szCs w:val="16"/>
                          </w:rPr>
                          <w:delText>The manufacturing and telecommunications sectors are the most affected, and so are small and medium-sized enterprises</w:delText>
                        </w:r>
                        <w:r w:rsidR="006C6D22" w:rsidRPr="00D34914" w:rsidDel="005D40D2">
                          <w:rPr>
                            <w:color w:val="289A0F" w:themeColor="accent3" w:themeShade="BF"/>
                            <w:sz w:val="16"/>
                            <w:szCs w:val="16"/>
                          </w:rPr>
                          <w:delText>.</w:delText>
                        </w:r>
                      </w:del>
                    </w:p>
                  </w:txbxContent>
                </v:textbox>
                <w10:wrap type="square"/>
              </v:shape>
            </w:pict>
          </mc:Fallback>
        </mc:AlternateContent>
      </w:r>
    </w:p>
    <w:p w14:paraId="0DF47A23" w14:textId="418FF38E" w:rsidR="0051633B" w:rsidRDefault="0051633B" w:rsidP="0051633B">
      <w:pPr>
        <w:pStyle w:val="BB2023Body"/>
        <w:spacing w:after="0" w:line="240" w:lineRule="auto"/>
        <w:ind w:left="994"/>
      </w:pPr>
    </w:p>
    <w:p w14:paraId="427E9535" w14:textId="11F16722" w:rsidR="00692D72" w:rsidRDefault="00E83843" w:rsidP="0061375E">
      <w:pPr>
        <w:pStyle w:val="BB2023Body"/>
        <w:spacing w:after="0" w:line="240" w:lineRule="auto"/>
        <w:ind w:left="990" w:right="4140"/>
        <w:rPr>
          <w:rFonts w:ascii="Sinkin Sans 400 Regular" w:hAnsi="Sinkin Sans 400 Regular"/>
          <w:bCs/>
        </w:rPr>
      </w:pPr>
      <w:ins w:id="40" w:author="WTORKY" w:date="2025-10-01T20:04:00Z" w16du:dateUtc="2025-10-01T17:04:00Z">
        <w:r>
          <w:rPr>
            <w:noProof/>
          </w:rPr>
          <mc:AlternateContent>
            <mc:Choice Requires="wps">
              <w:drawing>
                <wp:anchor distT="0" distB="0" distL="114300" distR="114300" simplePos="0" relativeHeight="252055704" behindDoc="0" locked="0" layoutInCell="1" allowOverlap="1" wp14:anchorId="750E2CB6" wp14:editId="57D5FA12">
                  <wp:simplePos x="0" y="0"/>
                  <wp:positionH relativeFrom="column">
                    <wp:posOffset>3806825</wp:posOffset>
                  </wp:positionH>
                  <wp:positionV relativeFrom="paragraph">
                    <wp:posOffset>589446</wp:posOffset>
                  </wp:positionV>
                  <wp:extent cx="2181224" cy="0"/>
                  <wp:effectExtent l="0" t="0" r="0" b="0"/>
                  <wp:wrapNone/>
                  <wp:docPr id="1450088918" name="Straight Connector 1"/>
                  <wp:cNvGraphicFramePr/>
                  <a:graphic xmlns:a="http://schemas.openxmlformats.org/drawingml/2006/main">
                    <a:graphicData uri="http://schemas.microsoft.com/office/word/2010/wordprocessingShape">
                      <wps:wsp>
                        <wps:cNvCnPr/>
                        <wps:spPr>
                          <a:xfrm flipH="1">
                            <a:off x="0" y="0"/>
                            <a:ext cx="2181224" cy="0"/>
                          </a:xfrm>
                          <a:prstGeom prst="line">
                            <a:avLst/>
                          </a:prstGeom>
                          <a:ln w="12700">
                            <a:solidFill>
                              <a:srgbClr val="FFC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2FB63D" id="Straight Connector 1" o:spid="_x0000_s1026" style="position:absolute;flip:x;z-index:252055704;visibility:visible;mso-wrap-style:square;mso-wrap-distance-left:9pt;mso-wrap-distance-top:0;mso-wrap-distance-right:9pt;mso-wrap-distance-bottom:0;mso-position-horizontal:absolute;mso-position-horizontal-relative:text;mso-position-vertical:absolute;mso-position-vertical-relative:text" from="299.75pt,46.4pt" to="471.5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" strokecolor="#ffc000" strokeweight="1pt">
                  <v:stroke dashstyle="dash"/>
                </v:line>
              </w:pict>
            </mc:Fallback>
          </mc:AlternateContent>
        </w:r>
      </w:ins>
      <w:ins w:id="41" w:author="WTORKY" w:date="2025-10-01T20:03:00Z" w16du:dateUtc="2025-10-01T17:03:00Z">
        <w:r>
          <w:rPr>
            <w:noProof/>
          </w:rPr>
          <w:drawing>
            <wp:anchor distT="0" distB="0" distL="114300" distR="114300" simplePos="0" relativeHeight="252053656" behindDoc="1" locked="0" layoutInCell="1" allowOverlap="1" wp14:anchorId="581630F7" wp14:editId="57364F42">
              <wp:simplePos x="0" y="0"/>
              <wp:positionH relativeFrom="column">
                <wp:posOffset>3507476</wp:posOffset>
              </wp:positionH>
              <wp:positionV relativeFrom="paragraph">
                <wp:posOffset>93364</wp:posOffset>
              </wp:positionV>
              <wp:extent cx="2613546" cy="1548765"/>
              <wp:effectExtent l="0" t="0" r="0" b="0"/>
              <wp:wrapNone/>
              <wp:docPr id="211276964" name="Chart 1">
                <a:extLst xmlns:a="http://schemas.openxmlformats.org/drawingml/2006/main">
                  <a:ext uri="{FF2B5EF4-FFF2-40B4-BE49-F238E27FC236}">
                    <a16:creationId xmlns:a16="http://schemas.microsoft.com/office/drawing/2014/main" id="{B4A481EF-1202-455A-B94E-ED42A099FD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ins>
      <w:del w:id="42" w:author="WTORKY" w:date="2025-10-01T20:04:00Z" w16du:dateUtc="2025-10-01T17:04:00Z">
        <w:r w:rsidR="002933FA" w:rsidDel="00E83843">
          <w:rPr>
            <w:noProof/>
          </w:rPr>
          <w:drawing>
            <wp:anchor distT="0" distB="0" distL="114300" distR="114300" simplePos="0" relativeHeight="251945112" behindDoc="0" locked="0" layoutInCell="1" allowOverlap="1" wp14:anchorId="07BEBB20" wp14:editId="4F7400B9">
              <wp:simplePos x="0" y="0"/>
              <wp:positionH relativeFrom="margin">
                <wp:posOffset>3524250</wp:posOffset>
              </wp:positionH>
              <wp:positionV relativeFrom="paragraph">
                <wp:posOffset>73025</wp:posOffset>
              </wp:positionV>
              <wp:extent cx="2628900" cy="1559560"/>
              <wp:effectExtent l="0" t="0" r="0" b="2540"/>
              <wp:wrapNone/>
              <wp:docPr id="1001825098" name="Chart 1">
                <a:extLst xmlns:a="http://schemas.openxmlformats.org/drawingml/2006/main">
                  <a:ext uri="{FF2B5EF4-FFF2-40B4-BE49-F238E27FC236}">
                    <a16:creationId xmlns:a16="http://schemas.microsoft.com/office/drawing/2014/main" id="{129D7F40-BFAB-4BAC-8499-1759C81CA8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del>
      <w:ins w:id="43" w:author="Mohamed Abdel-Hakam" w:date="2025-09-29T14:17:00Z">
        <w:del w:id="44" w:author="WTORKY" w:date="2025-10-01T20:03:00Z" w16du:dateUtc="2025-10-01T17:03:00Z">
          <w:r w:rsidR="00E36263" w:rsidRPr="00E36263" w:rsidDel="00E83843">
            <w:delText xml:space="preserve"> </w:delText>
          </w:r>
        </w:del>
        <w:r w:rsidR="00E36263" w:rsidRPr="00E36263">
          <w:rPr>
            <w:spacing w:val="-2"/>
          </w:rPr>
          <w:t>The Business Performance Index (BPI) for the quarter under review (April-June 2025) scored values one point above the neutral level, with sub-indices maintaining their good performance. Compared to the previous quarter, the BPI declined by about 7 points, due to a sharp decline in the wage index after a significant jump in the previous quarter, and to a decline in the production, sales, and capacity utilization indices, although they still registered values above the neutral level.</w:t>
        </w:r>
      </w:ins>
      <w:del w:id="45" w:author="Mohamed Abdel-Hakam" w:date="2025-09-29T14:17:00Z">
        <w:r w:rsidR="008105A4" w:rsidRPr="008105A4" w:rsidDel="00E36263">
          <w:rPr>
            <w:spacing w:val="-2"/>
          </w:rPr>
          <w:delText xml:space="preserve">The business </w:delText>
        </w:r>
      </w:del>
      <w:ins w:id="46" w:author="Andre Michel" w:date="2025-07-09T14:03:00Z">
        <w:del w:id="47" w:author="Mohamed Abdel-Hakam" w:date="2025-09-29T14:17:00Z">
          <w:r w:rsidR="00E63D85" w:rsidDel="00E36263">
            <w:rPr>
              <w:spacing w:val="-2"/>
            </w:rPr>
            <w:delText>B</w:delText>
          </w:r>
          <w:r w:rsidR="00E63D85" w:rsidRPr="008105A4" w:rsidDel="00E36263">
            <w:rPr>
              <w:spacing w:val="-2"/>
            </w:rPr>
            <w:delText xml:space="preserve">usiness </w:delText>
          </w:r>
        </w:del>
      </w:ins>
      <w:del w:id="48" w:author="Mohamed Abdel-Hakam" w:date="2025-09-29T14:17:00Z">
        <w:r w:rsidR="008105A4" w:rsidRPr="008105A4" w:rsidDel="00E36263">
          <w:rPr>
            <w:spacing w:val="-2"/>
          </w:rPr>
          <w:delText xml:space="preserve">performance </w:delText>
        </w:r>
      </w:del>
      <w:ins w:id="49" w:author="Andre Michel" w:date="2025-07-09T14:03:00Z">
        <w:del w:id="50" w:author="Mohamed Abdel-Hakam" w:date="2025-09-29T14:17:00Z">
          <w:r w:rsidR="00E63D85" w:rsidDel="00E36263">
            <w:rPr>
              <w:spacing w:val="-2"/>
            </w:rPr>
            <w:delText>Barometer</w:delText>
          </w:r>
          <w:r w:rsidR="00E63D85" w:rsidRPr="008105A4" w:rsidDel="00E36263">
            <w:rPr>
              <w:spacing w:val="-2"/>
            </w:rPr>
            <w:delText xml:space="preserve"> </w:delText>
          </w:r>
        </w:del>
      </w:ins>
      <w:del w:id="51" w:author="Mohamed Abdel-Hakam" w:date="2025-09-29T14:17:00Z">
        <w:r w:rsidR="008105A4" w:rsidRPr="008105A4" w:rsidDel="00E36263">
          <w:rPr>
            <w:spacing w:val="-2"/>
          </w:rPr>
          <w:delText xml:space="preserve">index </w:delText>
        </w:r>
      </w:del>
      <w:ins w:id="52" w:author="Andre Michel" w:date="2025-07-09T14:03:00Z">
        <w:del w:id="53" w:author="Mohamed Abdel-Hakam" w:date="2025-09-29T14:17:00Z">
          <w:r w:rsidR="00E63D85" w:rsidDel="00E36263">
            <w:rPr>
              <w:spacing w:val="-2"/>
            </w:rPr>
            <w:delText>I</w:delText>
          </w:r>
          <w:r w:rsidR="00E63D85" w:rsidRPr="008105A4" w:rsidDel="00E36263">
            <w:rPr>
              <w:spacing w:val="-2"/>
            </w:rPr>
            <w:delText xml:space="preserve">ndex </w:delText>
          </w:r>
        </w:del>
      </w:ins>
      <w:del w:id="54" w:author="Mohamed Abdel-Hakam" w:date="2025-09-29T14:17:00Z">
        <w:r w:rsidR="008105A4" w:rsidRPr="008105A4" w:rsidDel="00E36263">
          <w:rPr>
            <w:spacing w:val="-2"/>
          </w:rPr>
          <w:delText>during the quarter under study (January-March 2025) continued to be</w:delText>
        </w:r>
      </w:del>
      <w:ins w:id="55" w:author="Andre Michel" w:date="2025-07-09T14:04:00Z">
        <w:del w:id="56" w:author="Mohamed Abdel-Hakam" w:date="2025-09-29T14:17:00Z">
          <w:r w:rsidR="00E63D85" w:rsidDel="00E36263">
            <w:rPr>
              <w:spacing w:val="-2"/>
            </w:rPr>
            <w:delText>remained</w:delText>
          </w:r>
        </w:del>
      </w:ins>
      <w:del w:id="57" w:author="Mohamed Abdel-Hakam" w:date="2025-09-29T14:17:00Z">
        <w:r w:rsidR="008105A4" w:rsidRPr="008105A4" w:rsidDel="00E36263">
          <w:rPr>
            <w:spacing w:val="-2"/>
          </w:rPr>
          <w:delText xml:space="preserve"> higher than the </w:delText>
        </w:r>
        <w:r w:rsidR="008105A4" w:rsidRPr="008105A4" w:rsidDel="00E36263">
          <w:rPr>
            <w:b/>
            <w:bCs/>
            <w:spacing w:val="-2"/>
          </w:rPr>
          <w:delText>neutral level</w:delText>
        </w:r>
        <w:r w:rsidR="008105A4" w:rsidRPr="008105A4" w:rsidDel="00E36263">
          <w:rPr>
            <w:spacing w:val="-2"/>
          </w:rPr>
          <w:delText xml:space="preserve">, achieving better values than the previous and corresponding quarters. This reflects the fact that most indices have exceeded the neutral level, especially the </w:delText>
        </w:r>
        <w:r w:rsidR="008105A4" w:rsidRPr="008105A4" w:rsidDel="00E36263">
          <w:rPr>
            <w:b/>
            <w:bCs/>
            <w:spacing w:val="-2"/>
          </w:rPr>
          <w:delText>wage index</w:delText>
        </w:r>
        <w:r w:rsidR="008105A4" w:rsidRPr="008105A4" w:rsidDel="00E36263">
          <w:rPr>
            <w:spacing w:val="-2"/>
          </w:rPr>
          <w:delText xml:space="preserve"> in </w:delText>
        </w:r>
        <w:r w:rsidR="008105A4" w:rsidRPr="008105A4" w:rsidDel="00E36263">
          <w:rPr>
            <w:b/>
            <w:bCs/>
            <w:spacing w:val="-2"/>
          </w:rPr>
          <w:delText>all sectors, followed by improved production, domestic sales, and capacity utilization</w:delText>
        </w:r>
        <w:r w:rsidR="008105A4" w:rsidRPr="008105A4" w:rsidDel="00E36263">
          <w:rPr>
            <w:spacing w:val="-2"/>
          </w:rPr>
          <w:delText>, except construction, driven by a seasonal rebound in demand coinciding with the start of the holy month of Ramadan and the holidays.</w:delText>
        </w:r>
      </w:del>
    </w:p>
    <w:p w14:paraId="3EC50FB2" w14:textId="00755D9B" w:rsidR="00DC2911" w:rsidRDefault="00DC2911" w:rsidP="0061375E">
      <w:pPr>
        <w:pStyle w:val="BB2023Body"/>
        <w:spacing w:after="0" w:line="240" w:lineRule="auto"/>
        <w:ind w:left="994"/>
        <w:rPr>
          <w:rFonts w:ascii="Sinkin Sans 400 Regular" w:hAnsi="Sinkin Sans 400 Regular"/>
          <w:bCs/>
        </w:rPr>
      </w:pPr>
    </w:p>
    <w:p w14:paraId="6104651E" w14:textId="72981A5D" w:rsidR="00377DBE" w:rsidRDefault="00E36263">
      <w:pPr>
        <w:pStyle w:val="BB2023Body"/>
        <w:spacing w:after="0" w:line="240" w:lineRule="auto"/>
        <w:ind w:left="994"/>
        <w:rPr>
          <w:ins w:id="58" w:author="Mohamed Abdel-Hakam" w:date="2025-09-29T14:17:00Z"/>
          <w:rFonts w:ascii="Sinkin Sans 400 Regular" w:hAnsi="Sinkin Sans 400 Regular"/>
          <w:bCs/>
        </w:rPr>
      </w:pPr>
      <w:ins w:id="59" w:author="Mohamed Abdel-Hakam" w:date="2025-09-29T14:18:00Z">
        <w:r w:rsidRPr="00E36263">
          <w:rPr>
            <w:rFonts w:ascii="Sinkin Sans 400 Regular" w:hAnsi="Sinkin Sans 400 Regular"/>
            <w:bCs/>
          </w:rPr>
          <w:t>The Performance Expectations Index for the quarter July-September 2025 also recorded values 4 points above the neutral level, which is attributed to expectations that all sub-indices will surpass the neutral level, reflecting the expected stability of the indices at the same performance as the current quarter, with the exception of the tourism, communications, and financial services sectors, whose sub-indices are expected to rise during the upcoming quarter.</w:t>
        </w:r>
      </w:ins>
      <w:del w:id="60" w:author="Mohamed Abdel-Hakam" w:date="2025-09-29T14:18:00Z">
        <w:r w:rsidR="00081782" w:rsidRPr="00081782" w:rsidDel="00E36263">
          <w:rPr>
            <w:rFonts w:ascii="Sinkin Sans 400 Regular" w:hAnsi="Sinkin Sans 400 Regular"/>
            <w:bCs/>
          </w:rPr>
          <w:delText xml:space="preserve">The performance expectations index for the quarter April-June 2025 also recorded higher values than the </w:delText>
        </w:r>
        <w:r w:rsidR="00081782" w:rsidRPr="00081782" w:rsidDel="00E36263">
          <w:rPr>
            <w:rFonts w:ascii="Sinkin Sans 400 Regular" w:hAnsi="Sinkin Sans 400 Regular"/>
            <w:b/>
          </w:rPr>
          <w:delText>neutral level</w:delText>
        </w:r>
        <w:r w:rsidR="00081782" w:rsidRPr="00081782" w:rsidDel="00E36263">
          <w:rPr>
            <w:rFonts w:ascii="Sinkin Sans 400 Regular" w:hAnsi="Sinkin Sans 400 Regular"/>
            <w:bCs/>
          </w:rPr>
          <w:delText xml:space="preserve">, but less than the previous and corresponding quarters, in light of expected stable sub-indices </w:delText>
        </w:r>
        <w:r w:rsidR="00081782" w:rsidRPr="00081782" w:rsidDel="00E36263">
          <w:rPr>
            <w:rFonts w:ascii="Sinkin Sans 400 Regular" w:hAnsi="Sinkin Sans 400 Regular"/>
            <w:b/>
          </w:rPr>
          <w:delText>for all firms and sectors</w:delText>
        </w:r>
        <w:r w:rsidR="00081782" w:rsidRPr="00081782" w:rsidDel="00E36263">
          <w:rPr>
            <w:rFonts w:ascii="Sinkin Sans 400 Regular" w:hAnsi="Sinkin Sans 400 Regular"/>
            <w:bCs/>
          </w:rPr>
          <w:delText xml:space="preserve"> with the exception of </w:delText>
        </w:r>
        <w:r w:rsidR="00081782" w:rsidRPr="00081782" w:rsidDel="00E36263">
          <w:rPr>
            <w:rFonts w:ascii="Sinkin Sans 400 Regular" w:hAnsi="Sinkin Sans 400 Regular"/>
            <w:b/>
          </w:rPr>
          <w:delText>construction, transportation, and financial services, whose indices are</w:delText>
        </w:r>
        <w:r w:rsidR="00081782" w:rsidRPr="00081782" w:rsidDel="00E36263">
          <w:rPr>
            <w:rFonts w:ascii="Sinkin Sans 400 Regular" w:hAnsi="Sinkin Sans 400 Regular"/>
            <w:bCs/>
          </w:rPr>
          <w:delText xml:space="preserve"> expected to rise in the upcoming quarter.</w:delText>
        </w:r>
      </w:del>
    </w:p>
    <w:p w14:paraId="5555F66E" w14:textId="77777777" w:rsidR="00E36263" w:rsidRDefault="00E36263">
      <w:pPr>
        <w:pStyle w:val="BB2023Body"/>
        <w:spacing w:after="0" w:line="240" w:lineRule="auto"/>
        <w:ind w:left="994"/>
        <w:rPr>
          <w:rFonts w:ascii="Sinkin Sans 400 Regular" w:hAnsi="Sinkin Sans 400 Regular"/>
          <w:bCs/>
        </w:rPr>
      </w:pPr>
    </w:p>
    <w:p w14:paraId="08612E7F" w14:textId="293CFFAC" w:rsidR="00042625" w:rsidRPr="00C760A3" w:rsidRDefault="00924B75" w:rsidP="006D666C">
      <w:pPr>
        <w:pStyle w:val="ListParagraph"/>
        <w:ind w:left="990"/>
        <w:rPr>
          <w:b/>
          <w:bCs/>
          <w:color w:val="1F9AD8" w:themeColor="background2" w:themeShade="80"/>
          <w:szCs w:val="16"/>
          <w:u w:val="single"/>
        </w:rPr>
      </w:pPr>
      <w:ins w:id="61" w:author="WTORKY" w:date="2025-10-01T20:07:00Z" w16du:dateUtc="2025-10-01T17:07:00Z">
        <w:r>
          <w:rPr>
            <w:noProof/>
          </w:rPr>
          <w:lastRenderedPageBreak/>
          <w:drawing>
            <wp:anchor distT="0" distB="0" distL="114300" distR="114300" simplePos="0" relativeHeight="252056728" behindDoc="0" locked="0" layoutInCell="1" allowOverlap="1" wp14:anchorId="7E9A9385" wp14:editId="5E937079">
              <wp:simplePos x="0" y="0"/>
              <wp:positionH relativeFrom="column">
                <wp:posOffset>3520176</wp:posOffset>
              </wp:positionH>
              <wp:positionV relativeFrom="paragraph">
                <wp:posOffset>3303</wp:posOffset>
              </wp:positionV>
              <wp:extent cx="2619955" cy="1732915"/>
              <wp:effectExtent l="0" t="0" r="0" b="635"/>
              <wp:wrapNone/>
              <wp:docPr id="461368568" name="Chart 1">
                <a:extLst xmlns:a="http://schemas.openxmlformats.org/drawingml/2006/main">
                  <a:ext uri="{FF2B5EF4-FFF2-40B4-BE49-F238E27FC236}">
                    <a16:creationId xmlns:a16="http://schemas.microsoft.com/office/drawing/2014/main" id="{1D425261-E78C-42FF-AFEC-1F0C358E76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ins>
      <w:del w:id="62" w:author="WTORKY" w:date="2025-10-01T20:08:00Z" w16du:dateUtc="2025-10-01T17:08:00Z">
        <w:r w:rsidR="002933FA" w:rsidDel="00924B75">
          <w:rPr>
            <w:noProof/>
          </w:rPr>
          <w:drawing>
            <wp:anchor distT="0" distB="0" distL="114300" distR="114300" simplePos="0" relativeHeight="251946136" behindDoc="0" locked="0" layoutInCell="1" allowOverlap="1" wp14:anchorId="117D540A" wp14:editId="2429377D">
              <wp:simplePos x="0" y="0"/>
              <wp:positionH relativeFrom="column">
                <wp:posOffset>3521061</wp:posOffset>
              </wp:positionH>
              <wp:positionV relativeFrom="paragraph">
                <wp:posOffset>-1552</wp:posOffset>
              </wp:positionV>
              <wp:extent cx="2750820" cy="1762600"/>
              <wp:effectExtent l="0" t="0" r="0" b="0"/>
              <wp:wrapNone/>
              <wp:docPr id="1860063060" name="Chart 1">
                <a:extLst xmlns:a="http://schemas.openxmlformats.org/drawingml/2006/main">
                  <a:ext uri="{FF2B5EF4-FFF2-40B4-BE49-F238E27FC236}">
                    <a16:creationId xmlns:a16="http://schemas.microsoft.com/office/drawing/2014/main" id="{F2EB9EF0-9FE4-A06D-9E81-E18C72D3FE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del>
      <w:r w:rsidR="00377DBE">
        <w:rPr>
          <w:noProof/>
        </w:rPr>
        <w:drawing>
          <wp:anchor distT="0" distB="0" distL="114300" distR="114300" simplePos="0" relativeHeight="251668632" behindDoc="1" locked="0" layoutInCell="1" allowOverlap="1" wp14:anchorId="436D89A8" wp14:editId="5E800C8B">
            <wp:simplePos x="0" y="0"/>
            <wp:positionH relativeFrom="page">
              <wp:align>left</wp:align>
            </wp:positionH>
            <wp:positionV relativeFrom="paragraph">
              <wp:posOffset>-528452</wp:posOffset>
            </wp:positionV>
            <wp:extent cx="7169785" cy="10132695"/>
            <wp:effectExtent l="0" t="0" r="0" b="1905"/>
            <wp:wrapNone/>
            <wp:docPr id="1407609176" name="Picture 1407609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7169785" cy="10132695"/>
                    </a:xfrm>
                    <a:prstGeom prst="rect">
                      <a:avLst/>
                    </a:prstGeom>
                    <a:noFill/>
                  </pic:spPr>
                </pic:pic>
              </a:graphicData>
            </a:graphic>
            <wp14:sizeRelV relativeFrom="margin">
              <wp14:pctHeight>0</wp14:pctHeight>
            </wp14:sizeRelV>
          </wp:anchor>
        </w:drawing>
      </w:r>
      <w:r w:rsidR="00C760A3" w:rsidRPr="006D666C">
        <w:rPr>
          <w:b/>
          <w:bCs/>
          <w:color w:val="1F9AD8" w:themeColor="background2" w:themeShade="80"/>
          <w:sz w:val="16"/>
          <w:szCs w:val="16"/>
          <w:u w:val="single"/>
        </w:rPr>
        <w:t>According to size:</w:t>
      </w:r>
    </w:p>
    <w:p w14:paraId="07E260F1" w14:textId="75B3977B" w:rsidR="003F5EB0" w:rsidRDefault="00E36263" w:rsidP="003F5EB0">
      <w:pPr>
        <w:pStyle w:val="BB2023Body"/>
        <w:spacing w:after="0" w:line="240" w:lineRule="auto"/>
        <w:ind w:left="990" w:right="4140"/>
        <w:rPr>
          <w:ins w:id="63" w:author="Mohamed Abdel-Hakam" w:date="2025-09-29T14:18:00Z"/>
          <w:spacing w:val="-2"/>
        </w:rPr>
      </w:pPr>
      <w:ins w:id="64" w:author="Mohamed Abdel-Hakam" w:date="2025-09-29T14:18:00Z">
        <w:r w:rsidRPr="00E36263">
          <w:rPr>
            <w:spacing w:val="-2"/>
          </w:rPr>
          <w:t>There is no variation in performance across firm sizes. The business performance index for all firms exceeded the neutral level during the quarter under study, recording lower values than the previous quarter, but better than the corresponding quarter. This reflects the consistent good performance of all sub-indices and the improvement in the export index for large firms during the current quarter.</w:t>
        </w:r>
      </w:ins>
      <w:del w:id="65" w:author="Mohamed Abdel-Hakam" w:date="2025-09-29T14:18:00Z">
        <w:r w:rsidR="003F5EB0" w:rsidRPr="00B72991" w:rsidDel="00E36263">
          <w:rPr>
            <w:spacing w:val="-2"/>
          </w:rPr>
          <w:delText>The business performance index for large firms continued its upward trend, with their sub-indices exceeding the neutral level except for the export index.</w:delText>
        </w:r>
      </w:del>
    </w:p>
    <w:p w14:paraId="30D4D1C7" w14:textId="77777777" w:rsidR="00E36263" w:rsidRPr="00B72991" w:rsidRDefault="00E36263" w:rsidP="003F5EB0">
      <w:pPr>
        <w:pStyle w:val="BB2023Body"/>
        <w:spacing w:after="0" w:line="240" w:lineRule="auto"/>
        <w:ind w:left="990" w:right="4140"/>
        <w:rPr>
          <w:spacing w:val="-2"/>
        </w:rPr>
      </w:pPr>
    </w:p>
    <w:p w14:paraId="2C34EA16" w14:textId="7DCB9FE4" w:rsidR="003F5EB0" w:rsidRPr="00B72991" w:rsidDel="00E36263" w:rsidRDefault="003F5EB0" w:rsidP="003F5EB0">
      <w:pPr>
        <w:pStyle w:val="BB2023Body"/>
        <w:spacing w:after="0" w:line="240" w:lineRule="auto"/>
        <w:ind w:left="990" w:right="4140"/>
        <w:rPr>
          <w:del w:id="66" w:author="Mohamed Abdel-Hakam" w:date="2025-09-29T14:18:00Z"/>
          <w:rFonts w:ascii="Sinkin Sans 400 Regular" w:hAnsi="Sinkin Sans 400 Regular"/>
          <w:bCs/>
          <w:spacing w:val="-6"/>
        </w:rPr>
      </w:pPr>
      <w:del w:id="67" w:author="Mohamed Abdel-Hakam" w:date="2025-09-29T14:18:00Z">
        <w:r w:rsidRPr="00B72991" w:rsidDel="00E36263">
          <w:rPr>
            <w:spacing w:val="-6"/>
          </w:rPr>
          <w:delText>The business performance index</w:delText>
        </w:r>
      </w:del>
      <w:ins w:id="68" w:author="Andre Michel" w:date="2025-07-09T14:06:00Z">
        <w:del w:id="69" w:author="Mohamed Abdel-Hakam" w:date="2025-09-29T14:18:00Z">
          <w:r w:rsidR="004750D4" w:rsidDel="00E36263">
            <w:rPr>
              <w:spacing w:val="-6"/>
            </w:rPr>
            <w:delText>BBI</w:delText>
          </w:r>
        </w:del>
      </w:ins>
      <w:del w:id="70" w:author="Mohamed Abdel-Hakam" w:date="2025-09-29T14:18:00Z">
        <w:r w:rsidRPr="00B72991" w:rsidDel="00E36263">
          <w:rPr>
            <w:spacing w:val="-6"/>
          </w:rPr>
          <w:delText xml:space="preserve"> for SMEs exhibited some recovery, with all its sub-indices rising above the neutral level during the quarter under study, including production, exports, domestic sales and wages. It recorded better values than the previous and corresponding quarters.</w:delText>
        </w:r>
      </w:del>
    </w:p>
    <w:p w14:paraId="07DC2132" w14:textId="39858681" w:rsidR="000413FA" w:rsidDel="00E36263" w:rsidRDefault="000413FA" w:rsidP="00C760A3">
      <w:pPr>
        <w:pStyle w:val="BB2023Body"/>
        <w:spacing w:after="0" w:line="240" w:lineRule="auto"/>
        <w:ind w:left="994"/>
        <w:rPr>
          <w:del w:id="71" w:author="Mohamed Abdel-Hakam" w:date="2025-09-29T14:18:00Z"/>
          <w:rFonts w:eastAsiaTheme="minorHAnsi"/>
          <w:color w:val="9C257F" w:themeColor="accent2" w:themeShade="BF"/>
          <w:szCs w:val="16"/>
          <w:u w:val="single"/>
        </w:rPr>
      </w:pPr>
    </w:p>
    <w:p w14:paraId="37678398" w14:textId="6AEFC9FD" w:rsidR="00C760A3" w:rsidRPr="00C760A3" w:rsidRDefault="00C760A3" w:rsidP="006D666C">
      <w:pPr>
        <w:pStyle w:val="ListParagraph"/>
        <w:spacing w:line="240" w:lineRule="auto"/>
        <w:ind w:left="990"/>
        <w:rPr>
          <w:color w:val="9C257F" w:themeColor="accent2" w:themeShade="BF"/>
          <w:szCs w:val="16"/>
          <w:u w:val="single"/>
        </w:rPr>
      </w:pPr>
      <w:proofErr w:type="spellStart"/>
      <w:r w:rsidRPr="006D666C">
        <w:rPr>
          <w:b/>
          <w:bCs/>
          <w:color w:val="9C257F" w:themeColor="accent2" w:themeShade="BF"/>
          <w:sz w:val="16"/>
          <w:szCs w:val="16"/>
          <w:u w:val="single"/>
        </w:rPr>
        <w:t>Sectorally</w:t>
      </w:r>
      <w:proofErr w:type="spellEnd"/>
      <w:r w:rsidRPr="006D666C">
        <w:rPr>
          <w:b/>
          <w:bCs/>
          <w:color w:val="9C257F" w:themeColor="accent2" w:themeShade="BF"/>
          <w:sz w:val="16"/>
          <w:szCs w:val="16"/>
          <w:u w:val="single"/>
        </w:rPr>
        <w:t>:</w:t>
      </w:r>
    </w:p>
    <w:p w14:paraId="032A7170" w14:textId="32D2E965" w:rsidR="00C760A3" w:rsidRDefault="00E36263" w:rsidP="000413FA">
      <w:pPr>
        <w:pStyle w:val="BB2023Body"/>
        <w:spacing w:line="276" w:lineRule="auto"/>
        <w:ind w:left="990"/>
        <w:rPr>
          <w:rFonts w:ascii="Sinkin Sans 400 Regular" w:hAnsi="Sinkin Sans 400 Regular"/>
          <w:bCs/>
        </w:rPr>
      </w:pPr>
      <w:ins w:id="72" w:author="Mohamed Abdel-Hakam" w:date="2025-09-29T14:19:00Z">
        <w:r w:rsidRPr="00E36263">
          <w:rPr>
            <w:rFonts w:ascii="Sinkin Sans 400 Regular" w:hAnsi="Sinkin Sans 400 Regular"/>
            <w:bCs/>
          </w:rPr>
          <w:t>Performance indicators for all sectors exceeded the neutral level, with the exception of the manufacturing sector, which saw the lowest performance, scoring values below the neutral level. Meanwhile, the performance index for the construction sector recorded values at the neutral level.</w:t>
        </w:r>
      </w:ins>
      <w:del w:id="73" w:author="Mohamed Abdel-Hakam" w:date="2025-09-29T14:19:00Z">
        <w:r w:rsidR="008C1768" w:rsidRPr="008C1768" w:rsidDel="00E36263">
          <w:rPr>
            <w:rFonts w:ascii="Sinkin Sans 400 Regular" w:hAnsi="Sinkin Sans 400 Regular"/>
            <w:bCs/>
          </w:rPr>
          <w:delText xml:space="preserve">The performance index rose for all sectors, with </w:delText>
        </w:r>
        <w:r w:rsidR="008C1768" w:rsidRPr="008C1768" w:rsidDel="00E36263">
          <w:rPr>
            <w:rFonts w:ascii="Sinkin Sans 400 Regular" w:hAnsi="Sinkin Sans 400 Regular"/>
            <w:b/>
          </w:rPr>
          <w:delText>financial services</w:delText>
        </w:r>
        <w:r w:rsidR="008C1768" w:rsidRPr="008C1768" w:rsidDel="00E36263">
          <w:rPr>
            <w:rFonts w:ascii="Sinkin Sans 400 Regular" w:hAnsi="Sinkin Sans 400 Regular"/>
            <w:bCs/>
          </w:rPr>
          <w:delText xml:space="preserve"> posting the highest index values, while the </w:delText>
        </w:r>
        <w:r w:rsidR="008C1768" w:rsidRPr="008C1768" w:rsidDel="00E36263">
          <w:rPr>
            <w:rFonts w:ascii="Sinkin Sans 400 Regular" w:hAnsi="Sinkin Sans 400 Regular"/>
            <w:b/>
          </w:rPr>
          <w:delText>manufacturing industries</w:delText>
        </w:r>
        <w:r w:rsidR="008C1768" w:rsidRPr="008C1768" w:rsidDel="00E36263">
          <w:rPr>
            <w:rFonts w:ascii="Sinkin Sans 400 Regular" w:hAnsi="Sinkin Sans 400 Regular"/>
            <w:bCs/>
          </w:rPr>
          <w:delText xml:space="preserve"> sector showing signs of recovery.</w:delText>
        </w:r>
      </w:del>
    </w:p>
    <w:p w14:paraId="0330C492" w14:textId="63321575" w:rsidR="003644DE" w:rsidRDefault="0087431E" w:rsidP="000413FA">
      <w:pPr>
        <w:pStyle w:val="BB2023Body"/>
        <w:spacing w:line="276" w:lineRule="auto"/>
        <w:ind w:left="990"/>
        <w:rPr>
          <w:rFonts w:ascii="Sinkin Sans 400 Regular" w:hAnsi="Sinkin Sans 400 Regular"/>
          <w:bCs/>
        </w:rPr>
      </w:pPr>
      <w:ins w:id="74" w:author="WTORKY" w:date="2025-10-01T23:57:00Z" w16du:dateUtc="2025-10-01T20:57:00Z">
        <w:r w:rsidRPr="0087431E">
          <w:rPr>
            <w:rFonts w:ascii="Sinkin Sans 400 Regular" w:hAnsi="Sinkin Sans 400 Regular"/>
            <w:bCs/>
          </w:rPr>
          <w:drawing>
            <wp:anchor distT="0" distB="0" distL="114300" distR="114300" simplePos="0" relativeHeight="252142744" behindDoc="0" locked="0" layoutInCell="1" allowOverlap="1" wp14:anchorId="5D8DDD10" wp14:editId="6B8C24CE">
              <wp:simplePos x="0" y="0"/>
              <wp:positionH relativeFrom="margin">
                <wp:align>right</wp:align>
              </wp:positionH>
              <wp:positionV relativeFrom="paragraph">
                <wp:posOffset>33338</wp:posOffset>
              </wp:positionV>
              <wp:extent cx="5372100" cy="2024344"/>
              <wp:effectExtent l="0" t="0" r="0" b="0"/>
              <wp:wrapNone/>
              <wp:docPr id="141265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51696" name=""/>
                      <pic:cNvPicPr/>
                    </pic:nvPicPr>
                    <pic:blipFill>
                      <a:blip r:embed="rId16">
                        <a:extLst>
                          <a:ext uri="{28A0092B-C50C-407E-A947-70E740481C1C}">
                            <a14:useLocalDpi xmlns:a14="http://schemas.microsoft.com/office/drawing/2010/main" val="0"/>
                          </a:ext>
                        </a:extLst>
                      </a:blip>
                      <a:stretch>
                        <a:fillRect/>
                      </a:stretch>
                    </pic:blipFill>
                    <pic:spPr>
                      <a:xfrm>
                        <a:off x="0" y="0"/>
                        <a:ext cx="5372100" cy="2024344"/>
                      </a:xfrm>
                      <a:prstGeom prst="rect">
                        <a:avLst/>
                      </a:prstGeom>
                    </pic:spPr>
                  </pic:pic>
                </a:graphicData>
              </a:graphic>
              <wp14:sizeRelH relativeFrom="margin">
                <wp14:pctWidth>0</wp14:pctWidth>
              </wp14:sizeRelH>
              <wp14:sizeRelV relativeFrom="margin">
                <wp14:pctHeight>0</wp14:pctHeight>
              </wp14:sizeRelV>
            </wp:anchor>
          </w:drawing>
        </w:r>
      </w:ins>
      <w:del w:id="75" w:author="WTORKY" w:date="2025-10-01T23:57:00Z" w16du:dateUtc="2025-10-01T20:57:00Z">
        <w:r w:rsidR="00FB049E" w:rsidRPr="003644DE" w:rsidDel="0087431E">
          <w:rPr>
            <w:rFonts w:ascii="Sinkin Sans 400 Regular" w:hAnsi="Sinkin Sans 400 Regular"/>
            <w:bCs/>
            <w:noProof/>
          </w:rPr>
          <w:drawing>
            <wp:anchor distT="0" distB="0" distL="114300" distR="114300" simplePos="0" relativeHeight="252049560" behindDoc="0" locked="0" layoutInCell="1" allowOverlap="1" wp14:anchorId="340AD07D" wp14:editId="136E1747">
              <wp:simplePos x="0" y="0"/>
              <wp:positionH relativeFrom="column">
                <wp:posOffset>628980</wp:posOffset>
              </wp:positionH>
              <wp:positionV relativeFrom="paragraph">
                <wp:posOffset>41106</wp:posOffset>
              </wp:positionV>
              <wp:extent cx="5390515" cy="2222672"/>
              <wp:effectExtent l="0" t="0" r="635" b="6350"/>
              <wp:wrapNone/>
              <wp:docPr id="3029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298" name=""/>
                      <pic:cNvPicPr/>
                    </pic:nvPicPr>
                    <pic:blipFill rotWithShape="1">
                      <a:blip r:embed="rId17">
                        <a:extLst>
                          <a:ext uri="{28A0092B-C50C-407E-A947-70E740481C1C}">
                            <a14:useLocalDpi xmlns:a14="http://schemas.microsoft.com/office/drawing/2010/main" val="0"/>
                          </a:ext>
                        </a:extLst>
                      </a:blip>
                      <a:srcRect t="7071"/>
                      <a:stretch>
                        <a:fillRect/>
                      </a:stretch>
                    </pic:blipFill>
                    <pic:spPr bwMode="auto">
                      <a:xfrm>
                        <a:off x="0" y="0"/>
                        <a:ext cx="5390515" cy="2222672"/>
                      </a:xfrm>
                      <a:prstGeom prst="rect">
                        <a:avLst/>
                      </a:prstGeom>
                      <a:ln>
                        <a:noFill/>
                      </a:ln>
                      <a:extLst>
                        <a:ext uri="{53640926-AAD7-44D8-BBD7-CCE9431645EC}">
                          <a14:shadowObscured xmlns:a14="http://schemas.microsoft.com/office/drawing/2010/main"/>
                        </a:ext>
                      </a:extLst>
                    </pic:spPr>
                  </pic:pic>
                </a:graphicData>
              </a:graphic>
            </wp:anchor>
          </w:drawing>
        </w:r>
      </w:del>
    </w:p>
    <w:p w14:paraId="06136EE8" w14:textId="0D6F10E7" w:rsidR="00042625" w:rsidRDefault="00042625" w:rsidP="00042625">
      <w:pPr>
        <w:pStyle w:val="BB2023Body"/>
        <w:spacing w:line="276" w:lineRule="auto"/>
        <w:ind w:left="990"/>
        <w:rPr>
          <w:rFonts w:ascii="Sinkin Sans 400 Regular" w:hAnsi="Sinkin Sans 400 Regular"/>
          <w:bCs/>
        </w:rPr>
      </w:pPr>
    </w:p>
    <w:p w14:paraId="14769B13" w14:textId="5F60A810" w:rsidR="007A4D0B" w:rsidRDefault="007A4D0B" w:rsidP="00042625">
      <w:pPr>
        <w:pStyle w:val="BB2023Body"/>
        <w:spacing w:line="276" w:lineRule="auto"/>
        <w:ind w:left="990"/>
        <w:rPr>
          <w:rFonts w:ascii="Sinkin Sans 400 Regular" w:hAnsi="Sinkin Sans 400 Regular"/>
          <w:bCs/>
        </w:rPr>
      </w:pPr>
    </w:p>
    <w:p w14:paraId="1A8DD90E" w14:textId="24B963E3" w:rsidR="007A4D0B" w:rsidRDefault="007A4D0B" w:rsidP="00042625">
      <w:pPr>
        <w:pStyle w:val="BB2023Body"/>
        <w:spacing w:line="276" w:lineRule="auto"/>
        <w:ind w:left="990"/>
        <w:rPr>
          <w:rFonts w:ascii="Sinkin Sans 400 Regular" w:hAnsi="Sinkin Sans 400 Regular"/>
          <w:bCs/>
        </w:rPr>
      </w:pPr>
    </w:p>
    <w:p w14:paraId="4F09FCBD" w14:textId="77777777" w:rsidR="007A4D0B" w:rsidRDefault="007A4D0B" w:rsidP="00042625">
      <w:pPr>
        <w:pStyle w:val="BB2023Body"/>
        <w:spacing w:line="276" w:lineRule="auto"/>
        <w:ind w:left="990"/>
        <w:rPr>
          <w:rFonts w:ascii="Sinkin Sans 400 Regular" w:hAnsi="Sinkin Sans 400 Regular"/>
          <w:bCs/>
        </w:rPr>
      </w:pPr>
    </w:p>
    <w:p w14:paraId="0FC7EF4F" w14:textId="77777777" w:rsidR="007A4D0B" w:rsidRDefault="007A4D0B" w:rsidP="00042625">
      <w:pPr>
        <w:pStyle w:val="BB2023Body"/>
        <w:spacing w:line="276" w:lineRule="auto"/>
        <w:ind w:left="990"/>
        <w:rPr>
          <w:rFonts w:ascii="Sinkin Sans 400 Regular" w:hAnsi="Sinkin Sans 400 Regular"/>
          <w:bCs/>
        </w:rPr>
      </w:pPr>
    </w:p>
    <w:p w14:paraId="49AC0B39" w14:textId="77777777" w:rsidR="007A4D0B" w:rsidRDefault="007A4D0B" w:rsidP="00042625">
      <w:pPr>
        <w:pStyle w:val="BB2023Body"/>
        <w:spacing w:line="276" w:lineRule="auto"/>
        <w:ind w:left="990"/>
        <w:rPr>
          <w:rFonts w:ascii="Sinkin Sans 400 Regular" w:hAnsi="Sinkin Sans 400 Regular"/>
          <w:bCs/>
        </w:rPr>
      </w:pPr>
    </w:p>
    <w:p w14:paraId="54DEF691" w14:textId="77777777" w:rsidR="007A4D0B" w:rsidRDefault="007A4D0B" w:rsidP="00042625">
      <w:pPr>
        <w:pStyle w:val="BB2023Body"/>
        <w:spacing w:line="276" w:lineRule="auto"/>
        <w:ind w:left="990"/>
        <w:rPr>
          <w:rFonts w:ascii="Sinkin Sans 400 Regular" w:hAnsi="Sinkin Sans 400 Regular"/>
          <w:bCs/>
        </w:rPr>
      </w:pPr>
    </w:p>
    <w:p w14:paraId="66E9D331" w14:textId="77777777" w:rsidR="007A4D0B" w:rsidRDefault="007A4D0B" w:rsidP="00042625">
      <w:pPr>
        <w:pStyle w:val="BB2023Body"/>
        <w:spacing w:line="276" w:lineRule="auto"/>
        <w:ind w:left="990"/>
        <w:rPr>
          <w:rFonts w:ascii="Sinkin Sans 400 Regular" w:hAnsi="Sinkin Sans 400 Regular"/>
          <w:bCs/>
        </w:rPr>
      </w:pPr>
    </w:p>
    <w:p w14:paraId="0C4C5884" w14:textId="135104E7" w:rsidR="00BF3E02" w:rsidRDefault="00E36263" w:rsidP="00BF3E02">
      <w:pPr>
        <w:pStyle w:val="BB2023Body"/>
        <w:spacing w:line="276" w:lineRule="auto"/>
        <w:ind w:left="990"/>
        <w:rPr>
          <w:ins w:id="76" w:author="Mohamed Abdel-Hakam" w:date="2025-09-29T14:20:00Z"/>
          <w:rFonts w:ascii="Sinkin Sans 400 Regular" w:hAnsi="Sinkin Sans 400 Regular"/>
          <w:bCs/>
        </w:rPr>
      </w:pPr>
      <w:ins w:id="77" w:author="Mohamed Abdel-Hakam" w:date="2025-09-29T14:20:00Z">
        <w:r w:rsidRPr="00E36263">
          <w:rPr>
            <w:rFonts w:ascii="Sinkin Sans 400 Regular" w:hAnsi="Sinkin Sans 400 Regular"/>
            <w:bCs/>
          </w:rPr>
          <w:t>The manufacturing sector recorded the lowest performance, with values two points below the neutral level and seven points lower than the previous quarter, albeit one point better than the corresponding quarter. This is primarily due to the decline in all sector indices below the neutral level during the quarter under review, and compared to the previous quarter, reflecting the decline in production and export indices. It is also due to the sharp decline in the wage index and the decrease in domestic sales, especially for food industries and ready-made garments, due to the decline in demand with the end of Ramadan and the holidays and the approaching end of the school year.</w:t>
        </w:r>
      </w:ins>
      <w:del w:id="78" w:author="Mohamed Abdel-Hakam" w:date="2025-09-29T14:20:00Z">
        <w:r w:rsidR="00BF3E02" w:rsidRPr="00BF3E02" w:rsidDel="00E36263">
          <w:rPr>
            <w:rFonts w:ascii="Sinkin Sans 400 Regular" w:hAnsi="Sinkin Sans 400 Regular"/>
            <w:bCs/>
          </w:rPr>
          <w:delText xml:space="preserve">After a decline that lasted for four years, the </w:delText>
        </w:r>
        <w:r w:rsidR="00BF3E02" w:rsidRPr="00BF3E02" w:rsidDel="00E36263">
          <w:rPr>
            <w:rFonts w:ascii="Sinkin Sans 400 Regular" w:hAnsi="Sinkin Sans 400 Regular"/>
            <w:b/>
          </w:rPr>
          <w:delText>manufacturing industries</w:delText>
        </w:r>
        <w:r w:rsidR="00BF3E02" w:rsidRPr="00BF3E02" w:rsidDel="00E36263">
          <w:rPr>
            <w:rFonts w:ascii="Sinkin Sans 400 Regular" w:hAnsi="Sinkin Sans 400 Regular"/>
            <w:bCs/>
          </w:rPr>
          <w:delText xml:space="preserve"> sector recorded higher values than the </w:delText>
        </w:r>
        <w:r w:rsidR="00BF3E02" w:rsidRPr="00BF3E02" w:rsidDel="00E36263">
          <w:rPr>
            <w:rFonts w:ascii="Sinkin Sans 400 Regular" w:hAnsi="Sinkin Sans 400 Regular"/>
            <w:b/>
          </w:rPr>
          <w:delText>neutral level</w:delText>
        </w:r>
        <w:r w:rsidR="00BF3E02" w:rsidRPr="00BF3E02" w:rsidDel="00E36263">
          <w:rPr>
            <w:rFonts w:ascii="Sinkin Sans 400 Regular" w:hAnsi="Sinkin Sans 400 Regular"/>
            <w:bCs/>
          </w:rPr>
          <w:delText xml:space="preserve">, and better values than the previous and corresponding quarters. This is due to the recovery in seasonal demand with the onset of the summer, Ramadan and Eid seasons, availability of liquidity for firms, in addition to the increase in exports and notable recovery of the </w:delText>
        </w:r>
        <w:r w:rsidR="00BF3E02" w:rsidRPr="00BF3E02" w:rsidDel="00E36263">
          <w:rPr>
            <w:rFonts w:ascii="Sinkin Sans 400 Regular" w:hAnsi="Sinkin Sans 400 Regular"/>
            <w:b/>
          </w:rPr>
          <w:delText>food industries</w:delText>
        </w:r>
        <w:r w:rsidR="00BF3E02" w:rsidRPr="00BF3E02" w:rsidDel="00E36263">
          <w:rPr>
            <w:rFonts w:ascii="Sinkin Sans 400 Regular" w:hAnsi="Sinkin Sans 400 Regular"/>
            <w:bCs/>
          </w:rPr>
          <w:delText xml:space="preserve"> sector, and the return of automotive demand.</w:delText>
        </w:r>
      </w:del>
    </w:p>
    <w:p w14:paraId="37EC4989" w14:textId="59D5A367" w:rsidR="00E36263" w:rsidRPr="00BF3E02" w:rsidDel="0073454E" w:rsidRDefault="00E36263" w:rsidP="00BF3E02">
      <w:pPr>
        <w:pStyle w:val="BB2023Body"/>
        <w:spacing w:line="276" w:lineRule="auto"/>
        <w:ind w:left="990"/>
        <w:rPr>
          <w:del w:id="79" w:author="Mohamed Abdel-Hakam" w:date="2025-09-29T14:57:00Z"/>
          <w:rFonts w:ascii="Sinkin Sans 400 Regular" w:hAnsi="Sinkin Sans 400 Regular"/>
          <w:bCs/>
        </w:rPr>
      </w:pPr>
    </w:p>
    <w:p w14:paraId="67EC6723" w14:textId="7DFA8634" w:rsidR="00BF3E02" w:rsidRDefault="00E36263" w:rsidP="00BF3E02">
      <w:pPr>
        <w:pStyle w:val="BB2023Body"/>
        <w:spacing w:line="276" w:lineRule="auto"/>
        <w:ind w:left="990"/>
        <w:rPr>
          <w:ins w:id="80" w:author="Mohamed Abdel-Hakam" w:date="2025-09-29T14:20:00Z"/>
          <w:rFonts w:ascii="Sinkin Sans 400 Regular" w:hAnsi="Sinkin Sans 400 Regular"/>
          <w:bCs/>
        </w:rPr>
      </w:pPr>
      <w:ins w:id="81" w:author="Mohamed Abdel-Hakam" w:date="2025-09-29T14:20:00Z">
        <w:r w:rsidRPr="00E36263">
          <w:rPr>
            <w:rFonts w:ascii="Sinkin Sans 400 Regular" w:hAnsi="Sinkin Sans 400 Regular"/>
            <w:bCs/>
          </w:rPr>
          <w:t>The telecommunications sector registered the best performance, exceeding the neutral level by 15 points, but one point lower than the previous quarter and 15 points better than the corresponding quarter. This is attributed to the recovery of all sector indices, particularly exports, with expanded access to the African markets and decline in intermediate input prices compared to the previous quarter.</w:t>
        </w:r>
      </w:ins>
      <w:del w:id="82" w:author="Mohamed Abdel-Hakam" w:date="2025-09-29T14:20:00Z">
        <w:r w:rsidR="00BF3E02" w:rsidRPr="00BF3E02" w:rsidDel="00E36263">
          <w:rPr>
            <w:rFonts w:ascii="Sinkin Sans 400 Regular" w:hAnsi="Sinkin Sans 400 Regular"/>
            <w:bCs/>
          </w:rPr>
          <w:delText xml:space="preserve">The </w:delText>
        </w:r>
        <w:r w:rsidR="00BF3E02" w:rsidRPr="00BF3E02" w:rsidDel="00E36263">
          <w:rPr>
            <w:rFonts w:ascii="Sinkin Sans 400 Regular" w:hAnsi="Sinkin Sans 400 Regular"/>
            <w:b/>
          </w:rPr>
          <w:delText>financial services</w:delText>
        </w:r>
        <w:r w:rsidR="00BF3E02" w:rsidRPr="00BF3E02" w:rsidDel="00E36263">
          <w:rPr>
            <w:rFonts w:ascii="Sinkin Sans 400 Regular" w:hAnsi="Sinkin Sans 400 Regular"/>
            <w:bCs/>
          </w:rPr>
          <w:delText xml:space="preserve"> sector recorded values higher than the </w:delText>
        </w:r>
        <w:r w:rsidR="00BF3E02" w:rsidRPr="00BF3E02" w:rsidDel="00E36263">
          <w:rPr>
            <w:rFonts w:ascii="Sinkin Sans 400 Regular" w:hAnsi="Sinkin Sans 400 Regular"/>
            <w:b/>
          </w:rPr>
          <w:delText>neutral level</w:delText>
        </w:r>
        <w:r w:rsidR="00BF3E02" w:rsidRPr="00BF3E02" w:rsidDel="00E36263">
          <w:rPr>
            <w:rFonts w:ascii="Sinkin Sans 400 Regular" w:hAnsi="Sinkin Sans 400 Regular"/>
            <w:bCs/>
          </w:rPr>
          <w:delText xml:space="preserve"> by 17 points, and better than the previous and corresponding quarters. This is due to the increase in trading volumes thanks to the stable monetary policies and higher market capitalization, in addition to the stability of Egypt’s credit rating.</w:delText>
        </w:r>
      </w:del>
    </w:p>
    <w:p w14:paraId="694DC1A0" w14:textId="77777777" w:rsidR="00E36263" w:rsidRPr="00BF3E02" w:rsidRDefault="00E36263" w:rsidP="00BF3E02">
      <w:pPr>
        <w:pStyle w:val="BB2023Body"/>
        <w:spacing w:line="276" w:lineRule="auto"/>
        <w:ind w:left="990"/>
        <w:rPr>
          <w:rFonts w:ascii="Sinkin Sans 400 Regular" w:hAnsi="Sinkin Sans 400 Regular"/>
          <w:bCs/>
        </w:rPr>
      </w:pPr>
    </w:p>
    <w:p w14:paraId="65BD684B" w14:textId="0FE818D8" w:rsidR="00692D72" w:rsidDel="00E36263" w:rsidRDefault="00BF3E02" w:rsidP="00BF3E02">
      <w:pPr>
        <w:pStyle w:val="BB2023Body"/>
        <w:spacing w:line="276" w:lineRule="auto"/>
        <w:ind w:left="990"/>
        <w:rPr>
          <w:del w:id="83" w:author="Mohamed Abdel-Hakam" w:date="2025-09-29T14:20:00Z"/>
          <w:rFonts w:ascii="Sinkin Sans 400 Regular" w:hAnsi="Sinkin Sans 400 Regular"/>
          <w:bCs/>
        </w:rPr>
      </w:pPr>
      <w:del w:id="84" w:author="Mohamed Abdel-Hakam" w:date="2025-09-29T14:20:00Z">
        <w:r w:rsidRPr="00BF3E02" w:rsidDel="00E36263">
          <w:rPr>
            <w:rFonts w:ascii="Sinkin Sans 400 Regular" w:hAnsi="Sinkin Sans 400 Regular"/>
            <w:bCs/>
          </w:rPr>
          <w:delText>The business performance index</w:delText>
        </w:r>
      </w:del>
      <w:ins w:id="85" w:author="Andre Michel" w:date="2025-07-09T14:59:00Z">
        <w:del w:id="86" w:author="Mohamed Abdel-Hakam" w:date="2025-09-29T14:20:00Z">
          <w:r w:rsidR="00FB049E" w:rsidDel="00E36263">
            <w:rPr>
              <w:rFonts w:ascii="Sinkin Sans 400 Regular" w:hAnsi="Sinkin Sans 400 Regular"/>
              <w:bCs/>
            </w:rPr>
            <w:delText>BBI</w:delText>
          </w:r>
        </w:del>
      </w:ins>
      <w:del w:id="87" w:author="Mohamed Abdel-Hakam" w:date="2025-09-29T14:20:00Z">
        <w:r w:rsidRPr="00BF3E02" w:rsidDel="00E36263">
          <w:rPr>
            <w:rFonts w:ascii="Sinkin Sans 400 Regular" w:hAnsi="Sinkin Sans 400 Regular"/>
            <w:bCs/>
          </w:rPr>
          <w:delText xml:space="preserve"> of </w:delText>
        </w:r>
        <w:r w:rsidRPr="00BF3E02" w:rsidDel="00E36263">
          <w:rPr>
            <w:rFonts w:ascii="Sinkin Sans 400 Regular" w:hAnsi="Sinkin Sans 400 Regular"/>
            <w:b/>
          </w:rPr>
          <w:delText>the construction sector</w:delText>
        </w:r>
        <w:r w:rsidRPr="00BF3E02" w:rsidDel="00E36263">
          <w:rPr>
            <w:rFonts w:ascii="Sinkin Sans 400 Regular" w:hAnsi="Sinkin Sans 400 Regular"/>
            <w:bCs/>
          </w:rPr>
          <w:delText xml:space="preserve"> continued rising, reflecting stable sub-indices, higher wage index, and the beginning of demand recovery following the implementation of the new real estate reconciliation law.</w:delText>
        </w:r>
      </w:del>
    </w:p>
    <w:p w14:paraId="233F200B" w14:textId="77777777" w:rsidR="00E36263" w:rsidRDefault="00E36263" w:rsidP="0061375E">
      <w:pPr>
        <w:pStyle w:val="ListParagraph"/>
        <w:spacing w:line="240" w:lineRule="auto"/>
        <w:ind w:left="990"/>
        <w:rPr>
          <w:ins w:id="88" w:author="Mohamed Abdel-Hakam" w:date="2025-09-29T14:20:00Z"/>
          <w:b/>
          <w:bCs/>
          <w:color w:val="289A0F" w:themeColor="accent3" w:themeShade="BF"/>
          <w:sz w:val="16"/>
          <w:szCs w:val="16"/>
          <w:u w:val="single"/>
        </w:rPr>
      </w:pPr>
    </w:p>
    <w:p w14:paraId="1566BEA1" w14:textId="77777777" w:rsidR="00E36263" w:rsidRDefault="00E36263" w:rsidP="0061375E">
      <w:pPr>
        <w:pStyle w:val="ListParagraph"/>
        <w:spacing w:line="240" w:lineRule="auto"/>
        <w:ind w:left="990"/>
        <w:rPr>
          <w:ins w:id="89" w:author="Mohamed Abdel-Hakam" w:date="2025-09-29T14:20:00Z"/>
          <w:b/>
          <w:bCs/>
          <w:color w:val="289A0F" w:themeColor="accent3" w:themeShade="BF"/>
          <w:sz w:val="16"/>
          <w:szCs w:val="16"/>
          <w:u w:val="single"/>
        </w:rPr>
      </w:pPr>
    </w:p>
    <w:p w14:paraId="5CA43144" w14:textId="77777777" w:rsidR="00E36263" w:rsidRDefault="00E36263" w:rsidP="0061375E">
      <w:pPr>
        <w:pStyle w:val="ListParagraph"/>
        <w:spacing w:line="240" w:lineRule="auto"/>
        <w:ind w:left="990"/>
        <w:rPr>
          <w:ins w:id="90" w:author="Mohamed Abdel-Hakam" w:date="2025-09-29T14:20:00Z"/>
          <w:b/>
          <w:bCs/>
          <w:color w:val="289A0F" w:themeColor="accent3" w:themeShade="BF"/>
          <w:sz w:val="16"/>
          <w:szCs w:val="16"/>
          <w:u w:val="single"/>
        </w:rPr>
      </w:pPr>
    </w:p>
    <w:p w14:paraId="0DD5A8D9" w14:textId="77777777" w:rsidR="0073454E" w:rsidRDefault="0073454E" w:rsidP="0061375E">
      <w:pPr>
        <w:pStyle w:val="ListParagraph"/>
        <w:spacing w:line="240" w:lineRule="auto"/>
        <w:ind w:left="990"/>
        <w:rPr>
          <w:ins w:id="91" w:author="Mohamed Abdel-Hakam" w:date="2025-09-29T14:57:00Z"/>
          <w:b/>
          <w:bCs/>
          <w:color w:val="289A0F" w:themeColor="accent3" w:themeShade="BF"/>
          <w:sz w:val="16"/>
          <w:szCs w:val="16"/>
          <w:u w:val="single"/>
        </w:rPr>
      </w:pPr>
    </w:p>
    <w:p w14:paraId="79806DEC" w14:textId="3A6369BD" w:rsidR="00042625" w:rsidRPr="0061375E" w:rsidRDefault="00126B3B" w:rsidP="0061375E">
      <w:pPr>
        <w:pStyle w:val="ListParagraph"/>
        <w:spacing w:line="240" w:lineRule="auto"/>
        <w:ind w:left="990"/>
        <w:rPr>
          <w:b/>
          <w:bCs/>
          <w:color w:val="289A0F" w:themeColor="accent3" w:themeShade="BF"/>
          <w:sz w:val="16"/>
          <w:szCs w:val="16"/>
          <w:u w:val="single"/>
        </w:rPr>
      </w:pPr>
      <w:ins w:id="92" w:author="WTORKY" w:date="2025-10-01T20:38:00Z" w16du:dateUtc="2025-10-01T17:38:00Z">
        <w:r>
          <w:rPr>
            <w:noProof/>
          </w:rPr>
          <w:lastRenderedPageBreak/>
          <w:drawing>
            <wp:anchor distT="0" distB="0" distL="114300" distR="114300" simplePos="0" relativeHeight="252058776" behindDoc="1" locked="0" layoutInCell="1" allowOverlap="1" wp14:anchorId="12DC4690" wp14:editId="3FED93A5">
              <wp:simplePos x="0" y="0"/>
              <wp:positionH relativeFrom="page">
                <wp:align>left</wp:align>
              </wp:positionH>
              <wp:positionV relativeFrom="paragraph">
                <wp:posOffset>-523269</wp:posOffset>
              </wp:positionV>
              <wp:extent cx="7169785" cy="10132695"/>
              <wp:effectExtent l="0" t="0" r="0" b="1905"/>
              <wp:wrapNone/>
              <wp:docPr id="559162169" name="Picture 55916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7169785" cy="10132695"/>
                      </a:xfrm>
                      <a:prstGeom prst="rect">
                        <a:avLst/>
                      </a:prstGeom>
                      <a:noFill/>
                    </pic:spPr>
                  </pic:pic>
                </a:graphicData>
              </a:graphic>
              <wp14:sizeRelV relativeFrom="margin">
                <wp14:pctHeight>0</wp14:pctHeight>
              </wp14:sizeRelV>
            </wp:anchor>
          </w:drawing>
        </w:r>
      </w:ins>
      <w:del w:id="93" w:author="WTORKY" w:date="2025-10-01T20:38:00Z" w16du:dateUtc="2025-10-01T17:38:00Z">
        <w:r w:rsidR="00E36263" w:rsidRPr="00042625" w:rsidDel="00126B3B">
          <w:rPr>
            <w:rFonts w:ascii="Sinkin Sans 800 Black" w:hAnsi="Sinkin Sans 800 Black"/>
            <w:bCs/>
            <w:noProof/>
            <w:sz w:val="30"/>
            <w:szCs w:val="30"/>
            <w:u w:val="single"/>
          </w:rPr>
          <w:drawing>
            <wp:anchor distT="0" distB="0" distL="114300" distR="114300" simplePos="0" relativeHeight="251657259" behindDoc="1" locked="0" layoutInCell="1" allowOverlap="1" wp14:anchorId="7BCB24A4" wp14:editId="3325918D">
              <wp:simplePos x="0" y="0"/>
              <wp:positionH relativeFrom="page">
                <wp:posOffset>-1</wp:posOffset>
              </wp:positionH>
              <wp:positionV relativeFrom="paragraph">
                <wp:posOffset>-446417</wp:posOffset>
              </wp:positionV>
              <wp:extent cx="7169785" cy="10635903"/>
              <wp:effectExtent l="0" t="0" r="0" b="0"/>
              <wp:wrapNone/>
              <wp:docPr id="1089578091" name="Picture 108957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7171979" cy="10639158"/>
                      </a:xfrm>
                      <a:prstGeom prst="rect">
                        <a:avLst/>
                      </a:prstGeom>
                      <a:noFill/>
                    </pic:spPr>
                  </pic:pic>
                </a:graphicData>
              </a:graphic>
              <wp14:sizeRelV relativeFrom="margin">
                <wp14:pctHeight>0</wp14:pctHeight>
              </wp14:sizeRelV>
            </wp:anchor>
          </w:drawing>
        </w:r>
      </w:del>
      <w:r w:rsidR="00BF3E02" w:rsidRPr="00BF3E02">
        <w:rPr>
          <w:b/>
          <w:bCs/>
          <w:color w:val="289A0F" w:themeColor="accent3" w:themeShade="BF"/>
          <w:sz w:val="16"/>
          <w:szCs w:val="16"/>
          <w:u w:val="single"/>
        </w:rPr>
        <w:t>Challenges and priorities from the business community's perspective</w:t>
      </w:r>
      <w:r w:rsidR="00042625" w:rsidRPr="0061375E">
        <w:rPr>
          <w:b/>
          <w:bCs/>
          <w:color w:val="289A0F" w:themeColor="accent3" w:themeShade="BF"/>
          <w:sz w:val="16"/>
          <w:szCs w:val="16"/>
          <w:u w:val="single"/>
        </w:rPr>
        <w:t>:</w:t>
      </w:r>
    </w:p>
    <w:p w14:paraId="3BBD59D5" w14:textId="552BFCA3" w:rsidR="00CA0CFA" w:rsidRPr="0073454E" w:rsidDel="0073454E" w:rsidRDefault="0073454E" w:rsidP="00CA0CFA">
      <w:pPr>
        <w:pStyle w:val="BB2023Body"/>
        <w:spacing w:line="276" w:lineRule="auto"/>
        <w:ind w:left="990"/>
        <w:rPr>
          <w:del w:id="94" w:author="Mohamed Abdel-Hakam" w:date="2025-09-29T14:56:00Z"/>
          <w:rFonts w:ascii="Sinkin Sans 400 Regular" w:hAnsi="Sinkin Sans 400 Regular"/>
          <w:b/>
          <w:spacing w:val="-4"/>
          <w:rPrChange w:id="95" w:author="Mohamed Abdel-Hakam" w:date="2025-09-29T14:56:00Z">
            <w:rPr>
              <w:del w:id="96" w:author="Mohamed Abdel-Hakam" w:date="2025-09-29T14:56:00Z"/>
              <w:rFonts w:ascii="Sinkin Sans 400 Regular" w:hAnsi="Sinkin Sans 400 Regular"/>
              <w:bCs/>
              <w:spacing w:val="-4"/>
            </w:rPr>
          </w:rPrChange>
        </w:rPr>
      </w:pPr>
      <w:ins w:id="97" w:author="Mohamed Abdel-Hakam" w:date="2025-09-29T14:56:00Z">
        <w:r w:rsidRPr="0073454E">
          <w:rPr>
            <w:rFonts w:ascii="Sinkin Sans 400 Regular" w:hAnsi="Sinkin Sans 400 Regular"/>
            <w:b/>
            <w:spacing w:val="-4"/>
            <w:rPrChange w:id="98" w:author="Mohamed Abdel-Hakam" w:date="2025-09-29T14:56:00Z">
              <w:rPr>
                <w:rFonts w:ascii="Sinkin Sans 400 Regular" w:hAnsi="Sinkin Sans 400 Regular"/>
                <w:bCs/>
                <w:spacing w:val="-4"/>
              </w:rPr>
            </w:rPrChange>
          </w:rPr>
          <w:t>The recurring increases in energy and water tariffs continue to top the list of constraints facing all firms during the quarter under study.</w:t>
        </w:r>
      </w:ins>
      <w:del w:id="99" w:author="Mohamed Abdel-Hakam" w:date="2025-09-29T14:56:00Z">
        <w:r w:rsidR="00BF3E02" w:rsidRPr="0073454E" w:rsidDel="0073454E">
          <w:rPr>
            <w:rFonts w:ascii="Sinkin Sans 400 Regular" w:hAnsi="Sinkin Sans 400 Regular"/>
            <w:b/>
            <w:spacing w:val="-4"/>
            <w:rPrChange w:id="100" w:author="Mohamed Abdel-Hakam" w:date="2025-09-29T14:56:00Z">
              <w:rPr>
                <w:rFonts w:ascii="Sinkin Sans 400 Regular" w:hAnsi="Sinkin Sans 400 Regular"/>
                <w:bCs/>
                <w:spacing w:val="-4"/>
              </w:rPr>
            </w:rPrChange>
          </w:rPr>
          <w:delText>Continued high inflation, recurring increases in energy and water prices, and higher fees for government services were the biggest constraints that faced firms during the quarter under study.</w:delText>
        </w:r>
      </w:del>
    </w:p>
    <w:p w14:paraId="321A2E54" w14:textId="77777777" w:rsidR="0073454E" w:rsidRPr="00B72991" w:rsidRDefault="0073454E" w:rsidP="00CA0CFA">
      <w:pPr>
        <w:pStyle w:val="BB2023Body"/>
        <w:spacing w:line="276" w:lineRule="auto"/>
        <w:ind w:left="990"/>
        <w:rPr>
          <w:ins w:id="101" w:author="Mohamed Abdel-Hakam" w:date="2025-09-29T14:56:00Z"/>
          <w:rFonts w:ascii="Sinkin Sans 400 Regular" w:hAnsi="Sinkin Sans 400 Regular"/>
          <w:bCs/>
          <w:spacing w:val="-4"/>
        </w:rPr>
      </w:pPr>
    </w:p>
    <w:p w14:paraId="044BA311" w14:textId="77777777" w:rsidR="0073454E" w:rsidRPr="0073454E" w:rsidRDefault="0073454E" w:rsidP="0073454E">
      <w:pPr>
        <w:pStyle w:val="BB2023Body"/>
        <w:spacing w:line="276" w:lineRule="auto"/>
        <w:ind w:left="990"/>
        <w:rPr>
          <w:ins w:id="102" w:author="Mohamed Abdel-Hakam" w:date="2025-09-29T14:56:00Z"/>
          <w:rFonts w:ascii="Sinkin Sans 400 Regular" w:hAnsi="Sinkin Sans 400 Regular"/>
          <w:bCs/>
        </w:rPr>
      </w:pPr>
      <w:ins w:id="103" w:author="Mohamed Abdel-Hakam" w:date="2025-09-29T14:56:00Z">
        <w:r w:rsidRPr="0073454E">
          <w:rPr>
            <w:rFonts w:ascii="Sinkin Sans 400 Regular" w:hAnsi="Sinkin Sans 400 Regular"/>
            <w:bCs/>
          </w:rPr>
          <w:t>Higher energy and water tariffs top the list of constraints facing all businesses, particularly in the manufacturing and tourism sectors. The result is an increase in production costs, particularly in energy- and water-intensive activities, and productive activities in general, representing an additional burden on firms. Challenges related to rising inflation ranked second, followed by difficulties in dealing with government agencies, which ranked third. The business community suffers from slow procedures and red tape, along with the presence of numerous judicial police officers in most government agencies, opening the door to corruption and unofficial payments. In fourth place came unclear future economic policy directions and lack of disclosure of the State's future economic intentions. These constraints hinder firms’ ability to formulate future plans. Furthermore, there is a lack of a long-term vision, especially regarding investment and debt.</w:t>
        </w:r>
      </w:ins>
    </w:p>
    <w:p w14:paraId="28ABF2F0" w14:textId="64BB73A7" w:rsidR="00BF3E02" w:rsidRPr="00BF3E02" w:rsidDel="0073454E" w:rsidRDefault="0073454E" w:rsidP="0073454E">
      <w:pPr>
        <w:pStyle w:val="BB2023Body"/>
        <w:spacing w:line="276" w:lineRule="auto"/>
        <w:ind w:left="990"/>
        <w:rPr>
          <w:del w:id="104" w:author="Mohamed Abdel-Hakam" w:date="2025-09-29T14:56:00Z"/>
          <w:rFonts w:ascii="Sinkin Sans 400 Regular" w:hAnsi="Sinkin Sans 400 Regular"/>
          <w:bCs/>
        </w:rPr>
      </w:pPr>
      <w:ins w:id="105" w:author="Mohamed Abdel-Hakam" w:date="2025-09-29T14:56:00Z">
        <w:r w:rsidRPr="0073454E">
          <w:rPr>
            <w:rFonts w:ascii="Sinkin Sans 400 Regular" w:hAnsi="Sinkin Sans 400 Regular"/>
            <w:bCs/>
          </w:rPr>
          <w:t>Although energy and water tariffs and high inflation top the list of constraints facing all businesses, small and medium-sized enterprises (SMEs) specifically face a greater number of challenges than large firms.</w:t>
        </w:r>
      </w:ins>
      <w:del w:id="106" w:author="Mohamed Abdel-Hakam" w:date="2025-09-29T14:56:00Z">
        <w:r w:rsidR="00BF3E02" w:rsidRPr="00BF3E02" w:rsidDel="0073454E">
          <w:rPr>
            <w:rFonts w:ascii="Sinkin Sans 400 Regular" w:hAnsi="Sinkin Sans 400 Regular"/>
            <w:bCs/>
          </w:rPr>
          <w:delText xml:space="preserve">The challenges associated with rising </w:delText>
        </w:r>
        <w:r w:rsidR="00BF3E02" w:rsidRPr="00BF3E02" w:rsidDel="0073454E">
          <w:rPr>
            <w:rFonts w:ascii="Sinkin Sans 400 Regular" w:hAnsi="Sinkin Sans 400 Regular"/>
            <w:b/>
          </w:rPr>
          <w:delText>inflation</w:delText>
        </w:r>
        <w:r w:rsidR="00BF3E02" w:rsidRPr="00BF3E02" w:rsidDel="0073454E">
          <w:rPr>
            <w:rFonts w:ascii="Sinkin Sans 400 Regular" w:hAnsi="Sinkin Sans 400 Regular"/>
            <w:bCs/>
          </w:rPr>
          <w:delText xml:space="preserve"> topped the list of constraints for </w:delText>
        </w:r>
        <w:r w:rsidR="00BF3E02" w:rsidRPr="00BF3E02" w:rsidDel="0073454E">
          <w:rPr>
            <w:rFonts w:ascii="Sinkin Sans 400 Regular" w:hAnsi="Sinkin Sans 400 Regular"/>
            <w:b/>
          </w:rPr>
          <w:delText>all firms</w:delText>
        </w:r>
        <w:r w:rsidR="00BF3E02" w:rsidRPr="00BF3E02" w:rsidDel="0073454E">
          <w:rPr>
            <w:rFonts w:ascii="Sinkin Sans 400 Regular" w:hAnsi="Sinkin Sans 400 Regular"/>
            <w:bCs/>
          </w:rPr>
          <w:delText xml:space="preserve"> due to its negative impact on the business community </w:delText>
        </w:r>
      </w:del>
      <w:ins w:id="107" w:author="Andre Michel" w:date="2025-07-09T15:39:00Z">
        <w:del w:id="108" w:author="Mohamed Abdel-Hakam" w:date="2025-09-29T14:56:00Z">
          <w:r w:rsidR="00E844D5" w:rsidDel="0073454E">
            <w:rPr>
              <w:rFonts w:ascii="Sinkin Sans 400 Regular" w:hAnsi="Sinkin Sans 400 Regular"/>
              <w:bCs/>
            </w:rPr>
            <w:delText>(</w:delText>
          </w:r>
        </w:del>
      </w:ins>
      <w:del w:id="109" w:author="Mohamed Abdel-Hakam" w:date="2025-09-29T14:56:00Z">
        <w:r w:rsidR="00BF3E02" w:rsidRPr="00BF3E02" w:rsidDel="0073454E">
          <w:rPr>
            <w:rFonts w:ascii="Sinkin Sans 400 Regular" w:hAnsi="Sinkin Sans 400 Regular"/>
            <w:bCs/>
          </w:rPr>
          <w:delText>on both the supply and demand sides</w:delText>
        </w:r>
      </w:del>
      <w:ins w:id="110" w:author="Andre Michel" w:date="2025-07-09T15:40:00Z">
        <w:del w:id="111" w:author="Mohamed Abdel-Hakam" w:date="2025-09-29T14:56:00Z">
          <w:r w:rsidR="00E844D5" w:rsidDel="0073454E">
            <w:rPr>
              <w:rFonts w:ascii="Sinkin Sans 400 Regular" w:hAnsi="Sinkin Sans 400 Regular"/>
              <w:bCs/>
            </w:rPr>
            <w:delText>)</w:delText>
          </w:r>
        </w:del>
      </w:ins>
      <w:del w:id="112" w:author="Mohamed Abdel-Hakam" w:date="2025-09-29T14:56:00Z">
        <w:r w:rsidR="00BF3E02" w:rsidRPr="00BF3E02" w:rsidDel="0073454E">
          <w:rPr>
            <w:rFonts w:ascii="Sinkin Sans 400 Regular" w:hAnsi="Sinkin Sans 400 Regular"/>
            <w:bCs/>
          </w:rPr>
          <w:delText xml:space="preserve">, continuous demands by workers for higher wages, and the lack of liquidity for investment. This is followed by </w:delText>
        </w:r>
        <w:r w:rsidR="00BF3E02" w:rsidRPr="00BF3E02" w:rsidDel="0073454E">
          <w:rPr>
            <w:rFonts w:ascii="Sinkin Sans 400 Regular" w:hAnsi="Sinkin Sans 400 Regular"/>
            <w:b/>
          </w:rPr>
          <w:delText>rising energy and water costs</w:delText>
        </w:r>
        <w:r w:rsidR="00BF3E02" w:rsidRPr="00BF3E02" w:rsidDel="0073454E">
          <w:rPr>
            <w:rFonts w:ascii="Sinkin Sans 400 Regular" w:hAnsi="Sinkin Sans 400 Regular"/>
            <w:bCs/>
          </w:rPr>
          <w:delText xml:space="preserve">, which tops the list of constraints facing the </w:delText>
        </w:r>
        <w:r w:rsidR="00BF3E02" w:rsidRPr="00BF3E02" w:rsidDel="0073454E">
          <w:rPr>
            <w:rFonts w:ascii="Sinkin Sans 400 Regular" w:hAnsi="Sinkin Sans 400 Regular"/>
            <w:b/>
          </w:rPr>
          <w:delText>manufacturing, tourism and transportation industries</w:delText>
        </w:r>
        <w:r w:rsidR="00BF3E02" w:rsidRPr="00BF3E02" w:rsidDel="0073454E">
          <w:rPr>
            <w:rFonts w:ascii="Sinkin Sans 400 Regular" w:hAnsi="Sinkin Sans 400 Regular"/>
            <w:bCs/>
          </w:rPr>
          <w:delText xml:space="preserve">. Higher fees paid on </w:delText>
        </w:r>
      </w:del>
      <w:ins w:id="113" w:author="Andre Michel" w:date="2025-07-09T15:43:00Z">
        <w:del w:id="114" w:author="Mohamed Abdel-Hakam" w:date="2025-09-29T14:56:00Z">
          <w:r w:rsidR="00EA23F8" w:rsidDel="0073454E">
            <w:rPr>
              <w:rFonts w:ascii="Sinkin Sans 400 Regular" w:hAnsi="Sinkin Sans 400 Regular"/>
              <w:bCs/>
            </w:rPr>
            <w:delText xml:space="preserve">for </w:delText>
          </w:r>
          <w:r w:rsidR="00EA23F8" w:rsidRPr="00BF3E02" w:rsidDel="0073454E">
            <w:rPr>
              <w:rFonts w:ascii="Sinkin Sans 400 Regular" w:hAnsi="Sinkin Sans 400 Regular"/>
              <w:bCs/>
            </w:rPr>
            <w:delText xml:space="preserve"> </w:delText>
          </w:r>
        </w:del>
      </w:ins>
      <w:del w:id="115" w:author="Mohamed Abdel-Hakam" w:date="2025-09-29T14:56:00Z">
        <w:r w:rsidR="00BF3E02" w:rsidRPr="00BF3E02" w:rsidDel="0073454E">
          <w:rPr>
            <w:rFonts w:ascii="Sinkin Sans 400 Regular" w:hAnsi="Sinkin Sans 400 Regular"/>
            <w:bCs/>
          </w:rPr>
          <w:delText xml:space="preserve">government services jumped to third place, as the increase in fees and the policy disparities between governorates and </w:delText>
        </w:r>
        <w:commentRangeStart w:id="116"/>
        <w:r w:rsidR="00BF3E02" w:rsidRPr="00BF3E02" w:rsidDel="0073454E">
          <w:rPr>
            <w:rFonts w:ascii="Sinkin Sans 400 Regular" w:hAnsi="Sinkin Sans 400 Regular"/>
            <w:bCs/>
          </w:rPr>
          <w:delText xml:space="preserve">border crossings </w:delText>
        </w:r>
        <w:commentRangeEnd w:id="116"/>
        <w:r w:rsidR="00816E45" w:rsidDel="0073454E">
          <w:rPr>
            <w:rStyle w:val="CommentReference"/>
          </w:rPr>
          <w:commentReference w:id="116"/>
        </w:r>
        <w:r w:rsidR="00BF3E02" w:rsidRPr="00BF3E02" w:rsidDel="0073454E">
          <w:rPr>
            <w:rFonts w:ascii="Sinkin Sans 400 Regular" w:hAnsi="Sinkin Sans 400 Regular"/>
            <w:bCs/>
          </w:rPr>
          <w:delText>regarding fees or logistical restrictions (such as transit permits) led to a continuous increase in operating costs for firms.</w:delText>
        </w:r>
      </w:del>
    </w:p>
    <w:p w14:paraId="2D14B7BE" w14:textId="76DFD718" w:rsidR="009069BD" w:rsidRPr="009069BD" w:rsidRDefault="007041F1" w:rsidP="00CA0CFA">
      <w:pPr>
        <w:pStyle w:val="BB2023Body"/>
        <w:spacing w:line="276" w:lineRule="auto"/>
        <w:ind w:left="990"/>
        <w:rPr>
          <w:rFonts w:ascii="Sinkin Sans 400 Regular" w:hAnsi="Sinkin Sans 400 Regular"/>
          <w:bCs/>
        </w:rPr>
      </w:pPr>
      <w:ins w:id="117" w:author="Andre Michel" w:date="2025-07-09T15:45:00Z">
        <w:del w:id="118" w:author="Mohamed Abdel-Hakam" w:date="2025-09-29T14:56:00Z">
          <w:r w:rsidRPr="007041F1" w:rsidDel="0073454E">
            <w:rPr>
              <w:rFonts w:ascii="Sinkin Sans 400 Regular" w:hAnsi="Sinkin Sans 400 Regular"/>
              <w:bCs/>
              <w:rPrChange w:id="119" w:author="Andre Michel" w:date="2025-07-09T15:46:00Z">
                <w:rPr>
                  <w:rFonts w:ascii="Sinkin Sans 400 Regular" w:hAnsi="Sinkin Sans 400 Regular"/>
                  <w:b/>
                </w:rPr>
              </w:rPrChange>
            </w:rPr>
            <w:delText>Th</w:delText>
          </w:r>
        </w:del>
      </w:ins>
      <w:ins w:id="120" w:author="Andre Michel" w:date="2025-07-09T15:46:00Z">
        <w:del w:id="121" w:author="Mohamed Abdel-Hakam" w:date="2025-09-29T14:56:00Z">
          <w:r w:rsidRPr="007041F1" w:rsidDel="0073454E">
            <w:rPr>
              <w:rFonts w:ascii="Sinkin Sans 400 Regular" w:hAnsi="Sinkin Sans 400 Regular"/>
              <w:bCs/>
              <w:rPrChange w:id="122" w:author="Andre Michel" w:date="2025-07-09T15:46:00Z">
                <w:rPr>
                  <w:rFonts w:ascii="Sinkin Sans 400 Regular" w:hAnsi="Sinkin Sans 400 Regular"/>
                  <w:b/>
                </w:rPr>
              </w:rPrChange>
            </w:rPr>
            <w:delText>e</w:delText>
          </w:r>
        </w:del>
      </w:ins>
      <w:ins w:id="123" w:author="Andre Michel" w:date="2025-07-09T15:45:00Z">
        <w:del w:id="124" w:author="Mohamed Abdel-Hakam" w:date="2025-09-29T14:56:00Z">
          <w:r w:rsidDel="0073454E">
            <w:rPr>
              <w:rFonts w:ascii="Sinkin Sans 400 Regular" w:hAnsi="Sinkin Sans 400 Regular"/>
              <w:b/>
            </w:rPr>
            <w:delText xml:space="preserve"> </w:delText>
          </w:r>
        </w:del>
      </w:ins>
      <w:del w:id="125" w:author="Mohamed Abdel-Hakam" w:date="2025-09-29T14:56:00Z">
        <w:r w:rsidR="009069BD" w:rsidRPr="004D6C1E" w:rsidDel="0073454E">
          <w:rPr>
            <w:rFonts w:ascii="Sinkin Sans 400 Regular" w:hAnsi="Sinkin Sans 400 Regular"/>
            <w:b/>
          </w:rPr>
          <w:delText>Manufacturing and communications industries</w:delText>
        </w:r>
        <w:r w:rsidR="009069BD" w:rsidRPr="009069BD" w:rsidDel="0073454E">
          <w:rPr>
            <w:rFonts w:ascii="Sinkin Sans 400 Regular" w:hAnsi="Sinkin Sans 400 Regular"/>
            <w:bCs/>
          </w:rPr>
          <w:delText xml:space="preserve"> were the two sectors that faced the most challenges. Improving the performance of the </w:delText>
        </w:r>
        <w:r w:rsidR="009069BD" w:rsidRPr="004D6C1E" w:rsidDel="0073454E">
          <w:rPr>
            <w:rFonts w:ascii="Sinkin Sans 400 Regular" w:hAnsi="Sinkin Sans 400 Regular"/>
            <w:b/>
          </w:rPr>
          <w:delText>manufacturing industries</w:delText>
        </w:r>
        <w:r w:rsidR="009069BD" w:rsidRPr="009069BD" w:rsidDel="0073454E">
          <w:rPr>
            <w:rFonts w:ascii="Sinkin Sans 400 Regular" w:hAnsi="Sinkin Sans 400 Regular"/>
            <w:bCs/>
          </w:rPr>
          <w:delText xml:space="preserve"> sector requires streamlining </w:delText>
        </w:r>
        <w:r w:rsidR="009069BD" w:rsidRPr="004D6C1E" w:rsidDel="0073454E">
          <w:rPr>
            <w:rFonts w:ascii="Sinkin Sans 400 Regular" w:hAnsi="Sinkin Sans 400 Regular"/>
            <w:b/>
          </w:rPr>
          <w:delText>dealing with government agencies</w:delText>
        </w:r>
        <w:r w:rsidR="009069BD" w:rsidRPr="009069BD" w:rsidDel="0073454E">
          <w:rPr>
            <w:rFonts w:ascii="Sinkin Sans 400 Regular" w:hAnsi="Sinkin Sans 400 Regular"/>
            <w:bCs/>
          </w:rPr>
          <w:delText xml:space="preserve">, and addressing the shortage </w:delText>
        </w:r>
        <w:r w:rsidR="009069BD" w:rsidRPr="004D6C1E" w:rsidDel="0073454E">
          <w:rPr>
            <w:rFonts w:ascii="Sinkin Sans 400 Regular" w:hAnsi="Sinkin Sans 400 Regular"/>
            <w:b/>
          </w:rPr>
          <w:delText>of qualified labor</w:delText>
        </w:r>
        <w:r w:rsidR="009069BD" w:rsidRPr="009069BD" w:rsidDel="0073454E">
          <w:rPr>
            <w:rFonts w:ascii="Sinkin Sans 400 Regular" w:hAnsi="Sinkin Sans 400 Regular"/>
            <w:bCs/>
          </w:rPr>
          <w:delText xml:space="preserve">. Likewise, in the case of </w:delText>
        </w:r>
        <w:r w:rsidR="009069BD" w:rsidRPr="004D6C1E" w:rsidDel="0073454E">
          <w:rPr>
            <w:rFonts w:ascii="Sinkin Sans 400 Regular" w:hAnsi="Sinkin Sans 400 Regular"/>
            <w:b/>
          </w:rPr>
          <w:delText>the telecommunications sector</w:delText>
        </w:r>
        <w:r w:rsidR="009069BD" w:rsidRPr="009069BD" w:rsidDel="0073454E">
          <w:rPr>
            <w:rFonts w:ascii="Sinkin Sans 400 Regular" w:hAnsi="Sinkin Sans 400 Regular"/>
            <w:bCs/>
          </w:rPr>
          <w:delText xml:space="preserve">, improving both the </w:delText>
        </w:r>
        <w:r w:rsidR="009069BD" w:rsidRPr="004D6C1E" w:rsidDel="0073454E">
          <w:rPr>
            <w:rFonts w:ascii="Sinkin Sans 400 Regular" w:hAnsi="Sinkin Sans 400 Regular"/>
            <w:b/>
          </w:rPr>
          <w:delText>tax system</w:delText>
        </w:r>
        <w:r w:rsidR="009069BD" w:rsidRPr="009069BD" w:rsidDel="0073454E">
          <w:rPr>
            <w:rFonts w:ascii="Sinkin Sans 400 Regular" w:hAnsi="Sinkin Sans 400 Regular"/>
            <w:bCs/>
          </w:rPr>
          <w:delText xml:space="preserve"> and </w:delText>
        </w:r>
        <w:r w:rsidR="009069BD" w:rsidRPr="004D6C1E" w:rsidDel="0073454E">
          <w:rPr>
            <w:rFonts w:ascii="Sinkin Sans 400 Regular" w:hAnsi="Sinkin Sans 400 Regular"/>
            <w:b/>
          </w:rPr>
          <w:delText>dealing with government agencies</w:delText>
        </w:r>
        <w:r w:rsidR="009069BD" w:rsidRPr="009069BD" w:rsidDel="0073454E">
          <w:rPr>
            <w:rFonts w:ascii="Sinkin Sans 400 Regular" w:hAnsi="Sinkin Sans 400 Regular"/>
            <w:bCs/>
          </w:rPr>
          <w:delText xml:space="preserve">, as well as </w:delText>
        </w:r>
        <w:commentRangeStart w:id="126"/>
        <w:r w:rsidR="009069BD" w:rsidRPr="004D6C1E" w:rsidDel="0073454E">
          <w:rPr>
            <w:rFonts w:ascii="Sinkin Sans 400 Regular" w:hAnsi="Sinkin Sans 400 Regular"/>
            <w:b/>
          </w:rPr>
          <w:delText>revisiting fees</w:delText>
        </w:r>
        <w:commentRangeEnd w:id="126"/>
        <w:r w:rsidR="0080039A" w:rsidDel="0073454E">
          <w:rPr>
            <w:rStyle w:val="CommentReference"/>
          </w:rPr>
          <w:commentReference w:id="126"/>
        </w:r>
        <w:r w:rsidR="009069BD" w:rsidRPr="004D6C1E" w:rsidDel="0073454E">
          <w:rPr>
            <w:rFonts w:ascii="Sinkin Sans 400 Regular" w:hAnsi="Sinkin Sans 400 Regular"/>
            <w:b/>
          </w:rPr>
          <w:delText xml:space="preserve">, availing </w:delText>
        </w:r>
      </w:del>
      <w:ins w:id="127" w:author="Andre Michel" w:date="2025-07-09T15:48:00Z">
        <w:del w:id="128" w:author="Mohamed Abdel-Hakam" w:date="2025-09-29T14:56:00Z">
          <w:r w:rsidR="0080039A" w:rsidRPr="0080039A" w:rsidDel="0073454E">
            <w:rPr>
              <w:rFonts w:ascii="Sinkin Sans 400 Regular" w:hAnsi="Sinkin Sans 400 Regular"/>
              <w:bCs/>
              <w:rPrChange w:id="129" w:author="Andre Michel" w:date="2025-07-09T15:49:00Z">
                <w:rPr>
                  <w:rFonts w:ascii="Sinkin Sans 400 Regular" w:hAnsi="Sinkin Sans 400 Regular"/>
                  <w:b/>
                </w:rPr>
              </w:rPrChange>
            </w:rPr>
            <w:delText>the</w:delText>
          </w:r>
          <w:r w:rsidR="0080039A" w:rsidDel="0073454E">
            <w:rPr>
              <w:rFonts w:ascii="Sinkin Sans 400 Regular" w:hAnsi="Sinkin Sans 400 Regular"/>
              <w:b/>
            </w:rPr>
            <w:delText xml:space="preserve"> </w:delText>
          </w:r>
        </w:del>
      </w:ins>
      <w:ins w:id="130" w:author="Andre Michel" w:date="2025-07-09T15:49:00Z">
        <w:del w:id="131" w:author="Mohamed Abdel-Hakam" w:date="2025-09-29T14:56:00Z">
          <w:r w:rsidR="0080039A" w:rsidDel="0073454E">
            <w:rPr>
              <w:rFonts w:ascii="Sinkin Sans 400 Regular" w:hAnsi="Sinkin Sans 400 Regular"/>
              <w:b/>
            </w:rPr>
            <w:delText>availability</w:delText>
          </w:r>
        </w:del>
      </w:ins>
      <w:ins w:id="132" w:author="Andre Michel" w:date="2025-07-09T15:48:00Z">
        <w:del w:id="133" w:author="Mohamed Abdel-Hakam" w:date="2025-09-29T14:56:00Z">
          <w:r w:rsidR="0080039A" w:rsidRPr="004D6C1E" w:rsidDel="0073454E">
            <w:rPr>
              <w:rFonts w:ascii="Sinkin Sans 400 Regular" w:hAnsi="Sinkin Sans 400 Regular"/>
              <w:b/>
            </w:rPr>
            <w:delText xml:space="preserve"> </w:delText>
          </w:r>
        </w:del>
      </w:ins>
      <w:ins w:id="134" w:author="Andre Michel" w:date="2025-07-09T15:49:00Z">
        <w:del w:id="135" w:author="Mohamed Abdel-Hakam" w:date="2025-09-29T14:56:00Z">
          <w:r w:rsidR="0080039A" w:rsidDel="0073454E">
            <w:rPr>
              <w:rFonts w:ascii="Sinkin Sans 400 Regular" w:hAnsi="Sinkin Sans 400 Regular"/>
              <w:b/>
            </w:rPr>
            <w:delText xml:space="preserve">of </w:delText>
          </w:r>
        </w:del>
      </w:ins>
      <w:del w:id="136" w:author="Mohamed Abdel-Hakam" w:date="2025-09-29T14:56:00Z">
        <w:r w:rsidR="009069BD" w:rsidRPr="004D6C1E" w:rsidDel="0073454E">
          <w:rPr>
            <w:rFonts w:ascii="Sinkin Sans 400 Regular" w:hAnsi="Sinkin Sans 400 Regular"/>
            <w:b/>
          </w:rPr>
          <w:delText>qualified labor</w:delText>
        </w:r>
        <w:r w:rsidR="009069BD" w:rsidRPr="009069BD" w:rsidDel="0073454E">
          <w:rPr>
            <w:rFonts w:ascii="Sinkin Sans 400 Regular" w:hAnsi="Sinkin Sans 400 Regular"/>
            <w:bCs/>
          </w:rPr>
          <w:delText xml:space="preserve">, and improving </w:delText>
        </w:r>
        <w:r w:rsidR="009069BD" w:rsidRPr="004D6C1E" w:rsidDel="0073454E">
          <w:rPr>
            <w:rFonts w:ascii="Sinkin Sans 400 Regular" w:hAnsi="Sinkin Sans 400 Regular"/>
            <w:b/>
          </w:rPr>
          <w:delText>transportation and logistics</w:delText>
        </w:r>
        <w:r w:rsidR="009069BD" w:rsidRPr="009069BD" w:rsidDel="0073454E">
          <w:rPr>
            <w:rFonts w:ascii="Sinkin Sans 400 Regular" w:hAnsi="Sinkin Sans 400 Regular"/>
            <w:bCs/>
          </w:rPr>
          <w:delText xml:space="preserve"> are key for improving the sector’s performance.</w:delText>
        </w:r>
      </w:del>
    </w:p>
    <w:p w14:paraId="1F328A75" w14:textId="2D9BBE29" w:rsidR="004D6C1E" w:rsidRPr="004D6C1E" w:rsidDel="0073454E" w:rsidRDefault="0073454E" w:rsidP="00CA0CFA">
      <w:pPr>
        <w:pStyle w:val="BB2023Body"/>
        <w:spacing w:line="276" w:lineRule="auto"/>
        <w:ind w:left="990"/>
        <w:rPr>
          <w:del w:id="137" w:author="Mohamed Abdel-Hakam" w:date="2025-09-29T14:56:00Z"/>
          <w:rFonts w:ascii="Sinkin Sans 400 Regular" w:hAnsi="Sinkin Sans 400 Regular"/>
          <w:bCs/>
        </w:rPr>
      </w:pPr>
      <w:ins w:id="138" w:author="Mohamed Abdel-Hakam" w:date="2025-09-29T14:56:00Z">
        <w:r w:rsidRPr="0073454E">
          <w:rPr>
            <w:rFonts w:ascii="Sinkin Sans 400 Regular" w:hAnsi="Sinkin Sans 400 Regular"/>
            <w:bCs/>
          </w:rPr>
          <w:t>The key priorities to focus on from a business perspective are: reconsidering energy and water tariffs, controlling inflation, disclosing future economic policy directions, maintaining efforts to resolve tax system problems, along with facilitating government procedures.</w:t>
        </w:r>
      </w:ins>
      <w:ins w:id="139" w:author="WTORKY" w:date="2025-10-01T23:58:00Z" w16du:dateUtc="2025-10-01T20:58:00Z">
        <w:r w:rsidR="001660C2">
          <w:rPr>
            <w:rFonts w:ascii="Sinkin Sans 400 Regular" w:hAnsi="Sinkin Sans 400 Regular"/>
            <w:bCs/>
          </w:rPr>
          <w:t xml:space="preserve"> </w:t>
        </w:r>
      </w:ins>
      <w:del w:id="140" w:author="Mohamed Abdel-Hakam" w:date="2025-09-29T14:56:00Z">
        <w:r w:rsidR="004D6C1E" w:rsidRPr="004D6C1E" w:rsidDel="0073454E">
          <w:rPr>
            <w:rFonts w:ascii="Sinkin Sans 400 Regular" w:hAnsi="Sinkin Sans 400 Regular"/>
            <w:bCs/>
          </w:rPr>
          <w:delText xml:space="preserve">While </w:delText>
        </w:r>
        <w:r w:rsidR="004D6C1E" w:rsidRPr="004D6C1E" w:rsidDel="0073454E">
          <w:rPr>
            <w:rFonts w:ascii="Sinkin Sans 400 Regular" w:hAnsi="Sinkin Sans 400 Regular"/>
            <w:b/>
          </w:rPr>
          <w:delText>high inflation and energy and water costs</w:delText>
        </w:r>
        <w:r w:rsidR="004D6C1E" w:rsidRPr="004D6C1E" w:rsidDel="0073454E">
          <w:rPr>
            <w:rFonts w:ascii="Sinkin Sans 400 Regular" w:hAnsi="Sinkin Sans 400 Regular"/>
            <w:bCs/>
          </w:rPr>
          <w:delText xml:space="preserve"> topped the list of constraints for </w:delText>
        </w:r>
        <w:r w:rsidR="004D6C1E" w:rsidRPr="004D6C1E" w:rsidDel="0073454E">
          <w:rPr>
            <w:rFonts w:ascii="Sinkin Sans 400 Regular" w:hAnsi="Sinkin Sans 400 Regular"/>
            <w:b/>
          </w:rPr>
          <w:delText>all firms</w:delText>
        </w:r>
        <w:r w:rsidR="004D6C1E" w:rsidRPr="004D6C1E" w:rsidDel="0073454E">
          <w:rPr>
            <w:rFonts w:ascii="Sinkin Sans 400 Regular" w:hAnsi="Sinkin Sans 400 Regular"/>
            <w:bCs/>
          </w:rPr>
          <w:delText xml:space="preserve">, SMEs faced more challenges compared to </w:delText>
        </w:r>
        <w:r w:rsidR="004D6C1E" w:rsidRPr="004D6C1E" w:rsidDel="0073454E">
          <w:rPr>
            <w:rFonts w:ascii="Sinkin Sans 400 Regular" w:hAnsi="Sinkin Sans 400 Regular"/>
            <w:b/>
          </w:rPr>
          <w:delText>large firms</w:delText>
        </w:r>
        <w:r w:rsidR="004D6C1E" w:rsidRPr="004D6C1E" w:rsidDel="0073454E">
          <w:rPr>
            <w:rFonts w:ascii="Sinkin Sans 400 Regular" w:hAnsi="Sinkin Sans 400 Regular"/>
            <w:bCs/>
          </w:rPr>
          <w:delText>.</w:delText>
        </w:r>
      </w:del>
    </w:p>
    <w:p w14:paraId="14A439D8" w14:textId="402BAA69" w:rsidR="00A82D5F" w:rsidRDefault="00A82D5F" w:rsidP="00CA0CFA">
      <w:pPr>
        <w:pStyle w:val="BB2023Body"/>
        <w:spacing w:line="276" w:lineRule="auto"/>
        <w:ind w:left="990"/>
        <w:rPr>
          <w:rFonts w:ascii="Sinkin Sans 400 Regular" w:hAnsi="Sinkin Sans 400 Regular"/>
          <w:bCs/>
        </w:rPr>
      </w:pPr>
      <w:r w:rsidRPr="00A82D5F">
        <w:rPr>
          <w:rFonts w:ascii="Sinkin Sans 400 Regular" w:hAnsi="Sinkin Sans 400 Regular"/>
          <w:bCs/>
        </w:rPr>
        <w:t xml:space="preserve">Finding solutions to address inflation, revisiting energy and water prices, and disclosure of future economic policy directions topped the list of priorities for </w:t>
      </w:r>
      <w:r w:rsidRPr="00A82D5F">
        <w:rPr>
          <w:rFonts w:ascii="Sinkin Sans 400 Regular" w:hAnsi="Sinkin Sans 400 Regular"/>
          <w:b/>
        </w:rPr>
        <w:t>all firms. Meanwhile</w:t>
      </w:r>
      <w:r w:rsidRPr="00A82D5F">
        <w:rPr>
          <w:rFonts w:ascii="Sinkin Sans 400 Regular" w:hAnsi="Sinkin Sans 400 Regular"/>
          <w:bCs/>
        </w:rPr>
        <w:t xml:space="preserve">, the </w:t>
      </w:r>
      <w:del w:id="141" w:author="Andre Michel" w:date="2025-07-09T15:54:00Z">
        <w:r w:rsidRPr="00A82D5F" w:rsidDel="00BF7F57">
          <w:rPr>
            <w:rFonts w:ascii="Sinkin Sans 400 Regular" w:hAnsi="Sinkin Sans 400 Regular"/>
            <w:bCs/>
          </w:rPr>
          <w:delText>rest of the</w:delText>
        </w:r>
      </w:del>
      <w:ins w:id="142" w:author="Andre Michel" w:date="2025-07-09T15:54:00Z">
        <w:r w:rsidR="00BF7F57">
          <w:rPr>
            <w:rFonts w:ascii="Sinkin Sans 400 Regular" w:hAnsi="Sinkin Sans 400 Regular"/>
            <w:bCs/>
          </w:rPr>
          <w:t>remaining</w:t>
        </w:r>
      </w:ins>
      <w:r w:rsidRPr="00A82D5F">
        <w:rPr>
          <w:rFonts w:ascii="Sinkin Sans 400 Regular" w:hAnsi="Sinkin Sans 400 Regular"/>
          <w:bCs/>
        </w:rPr>
        <w:t xml:space="preserve"> priorities varied, with </w:t>
      </w:r>
      <w:r w:rsidRPr="00A82D5F">
        <w:rPr>
          <w:rFonts w:ascii="Sinkin Sans 400 Regular" w:hAnsi="Sinkin Sans 400 Regular"/>
          <w:b/>
        </w:rPr>
        <w:t>economic policy consistency</w:t>
      </w:r>
      <w:r w:rsidRPr="00A82D5F">
        <w:rPr>
          <w:rFonts w:ascii="Sinkin Sans 400 Regular" w:hAnsi="Sinkin Sans 400 Regular"/>
          <w:bCs/>
        </w:rPr>
        <w:t xml:space="preserve"> coming at fourth place </w:t>
      </w:r>
      <w:r w:rsidRPr="00A82D5F">
        <w:rPr>
          <w:rFonts w:ascii="Sinkin Sans 400 Regular" w:hAnsi="Sinkin Sans 400 Regular"/>
          <w:b/>
        </w:rPr>
        <w:t>for large firms</w:t>
      </w:r>
      <w:r w:rsidRPr="00A82D5F">
        <w:rPr>
          <w:rFonts w:ascii="Sinkin Sans 400 Regular" w:hAnsi="Sinkin Sans 400 Regular"/>
          <w:bCs/>
        </w:rPr>
        <w:t xml:space="preserve">, while improving the </w:t>
      </w:r>
      <w:r w:rsidRPr="00A82D5F">
        <w:rPr>
          <w:rFonts w:ascii="Sinkin Sans 400 Regular" w:hAnsi="Sinkin Sans 400 Regular"/>
          <w:b/>
        </w:rPr>
        <w:t>tax system</w:t>
      </w:r>
      <w:r w:rsidRPr="00A82D5F">
        <w:rPr>
          <w:rFonts w:ascii="Sinkin Sans 400 Regular" w:hAnsi="Sinkin Sans 400 Regular"/>
          <w:bCs/>
        </w:rPr>
        <w:t xml:space="preserve"> came at fourth place for </w:t>
      </w:r>
      <w:r w:rsidRPr="00A82D5F">
        <w:rPr>
          <w:rFonts w:ascii="Sinkin Sans 400 Regular" w:hAnsi="Sinkin Sans 400 Regular"/>
          <w:b/>
        </w:rPr>
        <w:t>SMEs</w:t>
      </w:r>
      <w:r w:rsidRPr="00A82D5F">
        <w:rPr>
          <w:rFonts w:ascii="Sinkin Sans 400 Regular" w:hAnsi="Sinkin Sans 400 Regular"/>
          <w:bCs/>
        </w:rPr>
        <w:t>.</w:t>
      </w:r>
      <w:r w:rsidR="009E28EE" w:rsidRPr="009E28EE">
        <w:rPr>
          <w:noProof/>
        </w:rPr>
        <w:t xml:space="preserve"> </w:t>
      </w:r>
    </w:p>
    <w:p w14:paraId="057E103F" w14:textId="0550A5E5" w:rsidR="00B72991" w:rsidDel="002C2BBA" w:rsidRDefault="009E28EE" w:rsidP="00CA0CFA">
      <w:pPr>
        <w:pStyle w:val="BB2023Body"/>
        <w:spacing w:line="276" w:lineRule="auto"/>
        <w:ind w:left="990"/>
        <w:rPr>
          <w:del w:id="143" w:author="Mohamed Abdel-Hakam" w:date="2025-09-29T14:59:00Z"/>
          <w:rFonts w:ascii="Sinkin Sans 400 Regular" w:hAnsi="Sinkin Sans 400 Regular"/>
          <w:bCs/>
        </w:rPr>
      </w:pPr>
      <w:del w:id="144" w:author="Mohamed Abdel-Hakam" w:date="2025-09-29T14:59:00Z">
        <w:r w:rsidDel="002C2BBA">
          <w:rPr>
            <w:noProof/>
          </w:rPr>
          <w:drawing>
            <wp:anchor distT="0" distB="0" distL="114300" distR="114300" simplePos="0" relativeHeight="251948184" behindDoc="0" locked="0" layoutInCell="1" allowOverlap="1" wp14:anchorId="59A14A64" wp14:editId="6BC79DB1">
              <wp:simplePos x="0" y="0"/>
              <wp:positionH relativeFrom="margin">
                <wp:align>right</wp:align>
              </wp:positionH>
              <wp:positionV relativeFrom="paragraph">
                <wp:posOffset>-3175</wp:posOffset>
              </wp:positionV>
              <wp:extent cx="5438140" cy="2419350"/>
              <wp:effectExtent l="0" t="0" r="0" b="0"/>
              <wp:wrapNone/>
              <wp:docPr id="1614648646" name="Chart 1">
                <a:extLst xmlns:a="http://schemas.openxmlformats.org/drawingml/2006/main">
                  <a:ext uri="{FF2B5EF4-FFF2-40B4-BE49-F238E27FC236}">
                    <a16:creationId xmlns:a16="http://schemas.microsoft.com/office/drawing/2014/main" id="{63859CA7-6082-43F1-9C6A-CC83399B69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del>
    </w:p>
    <w:p w14:paraId="0E9E7612" w14:textId="7FD64068" w:rsidR="00B72991" w:rsidDel="002C2BBA" w:rsidRDefault="00B72991" w:rsidP="002C2BBA">
      <w:pPr>
        <w:pStyle w:val="BB2023Body"/>
        <w:spacing w:line="276" w:lineRule="auto"/>
        <w:ind w:left="990"/>
        <w:rPr>
          <w:del w:id="145" w:author="Mohamed Abdel-Hakam" w:date="2025-09-29T14:59:00Z"/>
          <w:rFonts w:ascii="Sinkin Sans 400 Regular" w:hAnsi="Sinkin Sans 400 Regular"/>
          <w:bCs/>
        </w:rPr>
      </w:pPr>
    </w:p>
    <w:p w14:paraId="3B7FF18C" w14:textId="13A2D337" w:rsidR="00B72991" w:rsidDel="002C2BBA" w:rsidRDefault="00B72991" w:rsidP="00CA0CFA">
      <w:pPr>
        <w:pStyle w:val="BB2023Body"/>
        <w:spacing w:line="276" w:lineRule="auto"/>
        <w:ind w:left="990"/>
        <w:rPr>
          <w:del w:id="146" w:author="Mohamed Abdel-Hakam" w:date="2025-09-29T14:59:00Z"/>
          <w:rFonts w:ascii="Sinkin Sans 400 Regular" w:hAnsi="Sinkin Sans 400 Regular"/>
          <w:bCs/>
        </w:rPr>
      </w:pPr>
    </w:p>
    <w:p w14:paraId="6851199F" w14:textId="4F5379F4" w:rsidR="00DC2CD3" w:rsidDel="002C2BBA" w:rsidRDefault="00DC2CD3" w:rsidP="00A82D5F">
      <w:pPr>
        <w:pStyle w:val="BB2023Body"/>
        <w:spacing w:line="276" w:lineRule="auto"/>
        <w:ind w:left="990"/>
        <w:rPr>
          <w:del w:id="147" w:author="Mohamed Abdel-Hakam" w:date="2025-09-29T14:59:00Z"/>
          <w:rFonts w:ascii="Sinkin Sans 400 Regular" w:hAnsi="Sinkin Sans 400 Regular"/>
          <w:bCs/>
        </w:rPr>
      </w:pPr>
    </w:p>
    <w:p w14:paraId="57BA724C" w14:textId="6487C27B" w:rsidR="00B72991" w:rsidDel="002C2BBA" w:rsidRDefault="00B72991" w:rsidP="00CA0CFA">
      <w:pPr>
        <w:pStyle w:val="BB2023Body"/>
        <w:tabs>
          <w:tab w:val="left" w:pos="1935"/>
        </w:tabs>
        <w:spacing w:line="276" w:lineRule="auto"/>
        <w:ind w:left="990"/>
        <w:rPr>
          <w:del w:id="148" w:author="Mohamed Abdel-Hakam" w:date="2025-09-29T14:59:00Z"/>
          <w:rFonts w:ascii="Sinkin Sans 400 Regular" w:hAnsi="Sinkin Sans 400 Regular"/>
          <w:b/>
          <w:u w:val="single"/>
        </w:rPr>
      </w:pPr>
    </w:p>
    <w:p w14:paraId="206285A5" w14:textId="2AA38509" w:rsidR="00B72991" w:rsidDel="002C2BBA" w:rsidRDefault="00B72991" w:rsidP="00CA0CFA">
      <w:pPr>
        <w:pStyle w:val="BB2023Body"/>
        <w:tabs>
          <w:tab w:val="left" w:pos="1935"/>
        </w:tabs>
        <w:spacing w:line="276" w:lineRule="auto"/>
        <w:ind w:left="990"/>
        <w:rPr>
          <w:del w:id="149" w:author="Mohamed Abdel-Hakam" w:date="2025-09-29T14:59:00Z"/>
          <w:rFonts w:ascii="Sinkin Sans 400 Regular" w:hAnsi="Sinkin Sans 400 Regular"/>
          <w:b/>
          <w:u w:val="single"/>
        </w:rPr>
      </w:pPr>
    </w:p>
    <w:p w14:paraId="6A1E6429" w14:textId="063ADBC4" w:rsidR="00B72991" w:rsidDel="002C2BBA" w:rsidRDefault="00B72991" w:rsidP="00CA0CFA">
      <w:pPr>
        <w:pStyle w:val="BB2023Body"/>
        <w:tabs>
          <w:tab w:val="left" w:pos="1935"/>
        </w:tabs>
        <w:spacing w:line="276" w:lineRule="auto"/>
        <w:ind w:left="990"/>
        <w:rPr>
          <w:del w:id="150" w:author="Mohamed Abdel-Hakam" w:date="2025-09-29T14:59:00Z"/>
          <w:rFonts w:ascii="Sinkin Sans 400 Regular" w:hAnsi="Sinkin Sans 400 Regular"/>
          <w:b/>
          <w:u w:val="single"/>
        </w:rPr>
      </w:pPr>
    </w:p>
    <w:p w14:paraId="263385C1" w14:textId="4BDA8A40" w:rsidR="00B72991" w:rsidDel="002C2BBA" w:rsidRDefault="00B72991" w:rsidP="00CA0CFA">
      <w:pPr>
        <w:pStyle w:val="BB2023Body"/>
        <w:tabs>
          <w:tab w:val="left" w:pos="1935"/>
        </w:tabs>
        <w:spacing w:line="276" w:lineRule="auto"/>
        <w:ind w:left="990"/>
        <w:rPr>
          <w:del w:id="151" w:author="Mohamed Abdel-Hakam" w:date="2025-09-29T14:59:00Z"/>
          <w:rFonts w:ascii="Sinkin Sans 400 Regular" w:hAnsi="Sinkin Sans 400 Regular"/>
          <w:b/>
          <w:u w:val="single"/>
        </w:rPr>
      </w:pPr>
    </w:p>
    <w:p w14:paraId="6F2F2116" w14:textId="7E53F960" w:rsidR="00B72991" w:rsidDel="002C2BBA" w:rsidRDefault="00B72991" w:rsidP="00CA0CFA">
      <w:pPr>
        <w:pStyle w:val="BB2023Body"/>
        <w:tabs>
          <w:tab w:val="left" w:pos="1935"/>
        </w:tabs>
        <w:spacing w:line="276" w:lineRule="auto"/>
        <w:ind w:left="990"/>
        <w:rPr>
          <w:del w:id="152" w:author="Mohamed Abdel-Hakam" w:date="2025-09-29T14:59:00Z"/>
          <w:rFonts w:ascii="Sinkin Sans 400 Regular" w:hAnsi="Sinkin Sans 400 Regular"/>
          <w:b/>
          <w:u w:val="single"/>
        </w:rPr>
      </w:pPr>
    </w:p>
    <w:p w14:paraId="0F896D3A" w14:textId="77777777" w:rsidR="00B72991" w:rsidRDefault="00B72991" w:rsidP="00CA0CFA">
      <w:pPr>
        <w:pStyle w:val="BB2023Body"/>
        <w:tabs>
          <w:tab w:val="left" w:pos="1935"/>
        </w:tabs>
        <w:spacing w:line="276" w:lineRule="auto"/>
        <w:ind w:left="990"/>
        <w:rPr>
          <w:rFonts w:ascii="Sinkin Sans 400 Regular" w:hAnsi="Sinkin Sans 400 Regular"/>
          <w:b/>
          <w:u w:val="single"/>
        </w:rPr>
      </w:pPr>
    </w:p>
    <w:p w14:paraId="4FF84CFA" w14:textId="49D1FDE0" w:rsidR="00CA0CFA" w:rsidRPr="0061375E" w:rsidRDefault="001447A9" w:rsidP="00B72991">
      <w:pPr>
        <w:pStyle w:val="BB2023Body"/>
        <w:tabs>
          <w:tab w:val="left" w:pos="1935"/>
        </w:tabs>
        <w:spacing w:line="276" w:lineRule="auto"/>
        <w:ind w:left="360"/>
        <w:rPr>
          <w:rFonts w:ascii="Sinkin Sans 400 Regular" w:hAnsi="Sinkin Sans 400 Regular"/>
          <w:b/>
          <w:u w:val="single"/>
        </w:rPr>
      </w:pPr>
      <w:ins w:id="153" w:author="Mohamed Abdel-Hakam" w:date="2025-09-29T15:00:00Z">
        <w:r w:rsidRPr="001447A9">
          <w:rPr>
            <w:rFonts w:ascii="Sinkin Sans 400 Regular" w:hAnsi="Sinkin Sans 400 Regular"/>
            <w:b/>
            <w:u w:val="single"/>
          </w:rPr>
          <w:t>Main Macroeconomic Developments:</w:t>
        </w:r>
        <w:r>
          <w:rPr>
            <w:rFonts w:ascii="Sinkin Sans 400 Regular" w:hAnsi="Sinkin Sans 400 Regular"/>
            <w:b/>
            <w:u w:val="single"/>
          </w:rPr>
          <w:t xml:space="preserve"> *</w:t>
        </w:r>
      </w:ins>
      <w:del w:id="154" w:author="Mohamed Abdel-Hakam" w:date="2025-09-29T15:00:00Z">
        <w:r w:rsidR="00EB33BB" w:rsidRPr="00EB33BB" w:rsidDel="001447A9">
          <w:rPr>
            <w:rFonts w:ascii="Sinkin Sans 400 Regular" w:hAnsi="Sinkin Sans 400 Regular"/>
            <w:b/>
            <w:u w:val="single"/>
          </w:rPr>
          <w:delText>Key macroeconomic developments:</w:delText>
        </w:r>
      </w:del>
    </w:p>
    <w:p w14:paraId="67B0BFB9" w14:textId="77777777" w:rsidR="000817DB" w:rsidRPr="000817DB" w:rsidRDefault="000817DB">
      <w:pPr>
        <w:pStyle w:val="BB2023Body"/>
        <w:numPr>
          <w:ilvl w:val="0"/>
          <w:numId w:val="15"/>
        </w:numPr>
        <w:tabs>
          <w:tab w:val="left" w:pos="1935"/>
        </w:tabs>
        <w:spacing w:line="276" w:lineRule="auto"/>
        <w:rPr>
          <w:ins w:id="155" w:author="Mohamed Abdel-Hakam" w:date="2025-09-29T15:01:00Z"/>
          <w:rFonts w:ascii="Sinkin Sans 400 Regular" w:hAnsi="Sinkin Sans 400 Regular"/>
          <w:b/>
        </w:rPr>
        <w:pPrChange w:id="156" w:author="Mohamed Abdel-Hakam" w:date="2025-09-29T15:01:00Z">
          <w:pPr>
            <w:pStyle w:val="BB2023Body"/>
            <w:tabs>
              <w:tab w:val="left" w:pos="1935"/>
            </w:tabs>
            <w:spacing w:line="276" w:lineRule="auto"/>
            <w:ind w:left="360"/>
          </w:pPr>
        </w:pPrChange>
      </w:pPr>
      <w:ins w:id="157" w:author="Mohamed Abdel-Hakam" w:date="2025-09-29T15:01:00Z">
        <w:r w:rsidRPr="000817DB">
          <w:rPr>
            <w:rFonts w:ascii="Sinkin Sans 400 Regular" w:hAnsi="Sinkin Sans 400 Regular"/>
            <w:b/>
          </w:rPr>
          <w:t>Globally: Global growth forecasts continue to decline, with low and uneven growth and multiple challenges facing the global economy.</w:t>
        </w:r>
      </w:ins>
    </w:p>
    <w:p w14:paraId="4DB2BB66" w14:textId="77777777" w:rsidR="000817DB" w:rsidRPr="000817DB" w:rsidRDefault="000817DB" w:rsidP="00FD392F">
      <w:pPr>
        <w:pStyle w:val="BB2023Body"/>
        <w:numPr>
          <w:ilvl w:val="0"/>
          <w:numId w:val="15"/>
        </w:numPr>
        <w:tabs>
          <w:tab w:val="left" w:pos="1350"/>
          <w:tab w:val="left" w:pos="1935"/>
        </w:tabs>
        <w:spacing w:line="276" w:lineRule="auto"/>
        <w:rPr>
          <w:ins w:id="158" w:author="Mohamed Abdel-Hakam" w:date="2025-09-29T15:01:00Z"/>
          <w:rFonts w:ascii="Sinkin Sans 400 Regular" w:hAnsi="Sinkin Sans 400 Regular"/>
          <w:bCs/>
          <w:rPrChange w:id="159" w:author="Mohamed Abdel-Hakam" w:date="2025-09-29T15:01:00Z">
            <w:rPr>
              <w:ins w:id="160" w:author="Mohamed Abdel-Hakam" w:date="2025-09-29T15:01:00Z"/>
              <w:rFonts w:ascii="Sinkin Sans 400 Regular" w:hAnsi="Sinkin Sans 400 Regular"/>
              <w:b/>
            </w:rPr>
          </w:rPrChange>
        </w:rPr>
      </w:pPr>
      <w:ins w:id="161" w:author="Mohamed Abdel-Hakam" w:date="2025-09-29T15:01:00Z">
        <w:r w:rsidRPr="000817DB">
          <w:rPr>
            <w:rFonts w:ascii="Sinkin Sans 400 Regular" w:hAnsi="Sinkin Sans 400 Regular"/>
            <w:b/>
          </w:rPr>
          <w:t>Locally: There are signs of macroeconomic stability during the first half of 2025, due to improved tourism and Ras El-</w:t>
        </w:r>
        <w:proofErr w:type="spellStart"/>
        <w:r w:rsidRPr="000817DB">
          <w:rPr>
            <w:rFonts w:ascii="Sinkin Sans 400 Regular" w:hAnsi="Sinkin Sans 400 Regular"/>
            <w:b/>
          </w:rPr>
          <w:t>Hekma</w:t>
        </w:r>
        <w:proofErr w:type="spellEnd"/>
        <w:r w:rsidRPr="000817DB">
          <w:rPr>
            <w:rFonts w:ascii="Sinkin Sans 400 Regular" w:hAnsi="Sinkin Sans 400 Regular"/>
            <w:b/>
          </w:rPr>
          <w:t xml:space="preserve"> investments, a narrowing foreign exchange gap, and a decline in inflation. Structural reforms need to be completed to maximize benefits from macroeconomic stability and enhance the resilience of the Egyptian economy.</w:t>
        </w:r>
      </w:ins>
    </w:p>
    <w:p w14:paraId="2F282D5A" w14:textId="77777777" w:rsidR="000817DB" w:rsidRDefault="000817DB" w:rsidP="000817DB">
      <w:pPr>
        <w:pStyle w:val="BB2023Body"/>
        <w:tabs>
          <w:tab w:val="left" w:pos="1350"/>
          <w:tab w:val="left" w:pos="1935"/>
        </w:tabs>
        <w:spacing w:line="276" w:lineRule="auto"/>
        <w:rPr>
          <w:ins w:id="162" w:author="Mohamed Abdel-Hakam" w:date="2025-09-29T15:01:00Z"/>
          <w:rFonts w:ascii="Sinkin Sans 400 Regular" w:hAnsi="Sinkin Sans 400 Regular"/>
          <w:b/>
        </w:rPr>
      </w:pPr>
    </w:p>
    <w:p w14:paraId="02C914AA" w14:textId="77777777" w:rsidR="000817DB" w:rsidRDefault="000817DB" w:rsidP="000817DB">
      <w:pPr>
        <w:pStyle w:val="BB2023Body"/>
        <w:tabs>
          <w:tab w:val="left" w:pos="1350"/>
          <w:tab w:val="left" w:pos="1935"/>
        </w:tabs>
        <w:spacing w:line="276" w:lineRule="auto"/>
        <w:rPr>
          <w:ins w:id="163" w:author="Mohamed Abdel-Hakam" w:date="2025-09-29T15:01:00Z"/>
          <w:rFonts w:ascii="Sinkin Sans 400 Regular" w:hAnsi="Sinkin Sans 400 Regular"/>
          <w:b/>
        </w:rPr>
      </w:pPr>
    </w:p>
    <w:p w14:paraId="1359E3E4" w14:textId="77777777" w:rsidR="000817DB" w:rsidRDefault="000817DB" w:rsidP="000817DB">
      <w:pPr>
        <w:pStyle w:val="BB2023Body"/>
        <w:tabs>
          <w:tab w:val="left" w:pos="1350"/>
          <w:tab w:val="left" w:pos="1935"/>
        </w:tabs>
        <w:spacing w:line="276" w:lineRule="auto"/>
        <w:rPr>
          <w:ins w:id="164" w:author="Mohamed Abdel-Hakam" w:date="2025-09-29T15:01:00Z"/>
          <w:rFonts w:ascii="Sinkin Sans 400 Regular" w:hAnsi="Sinkin Sans 400 Regular"/>
          <w:b/>
        </w:rPr>
      </w:pPr>
    </w:p>
    <w:p w14:paraId="42478EF5" w14:textId="77777777" w:rsidR="000817DB" w:rsidRDefault="000817DB" w:rsidP="000817DB">
      <w:pPr>
        <w:pStyle w:val="BB2023Body"/>
        <w:tabs>
          <w:tab w:val="left" w:pos="1350"/>
          <w:tab w:val="left" w:pos="1935"/>
        </w:tabs>
        <w:spacing w:line="276" w:lineRule="auto"/>
        <w:rPr>
          <w:ins w:id="165" w:author="Mohamed Abdel-Hakam" w:date="2025-09-29T15:01:00Z"/>
          <w:rFonts w:ascii="Sinkin Sans 400 Regular" w:hAnsi="Sinkin Sans 400 Regular"/>
          <w:b/>
        </w:rPr>
      </w:pPr>
    </w:p>
    <w:p w14:paraId="7AEAA0FF" w14:textId="77777777" w:rsidR="000817DB" w:rsidRDefault="000817DB" w:rsidP="000817DB">
      <w:pPr>
        <w:pStyle w:val="BB2023Body"/>
        <w:tabs>
          <w:tab w:val="left" w:pos="1350"/>
          <w:tab w:val="left" w:pos="1935"/>
        </w:tabs>
        <w:spacing w:line="276" w:lineRule="auto"/>
        <w:rPr>
          <w:ins w:id="166" w:author="Mohamed Abdel-Hakam" w:date="2025-09-29T15:01:00Z"/>
          <w:rFonts w:ascii="Sinkin Sans 400 Regular" w:hAnsi="Sinkin Sans 400 Regular"/>
          <w:b/>
        </w:rPr>
      </w:pPr>
    </w:p>
    <w:p w14:paraId="4BF93E42" w14:textId="77777777" w:rsidR="000817DB" w:rsidRDefault="000817DB" w:rsidP="000817DB">
      <w:pPr>
        <w:pStyle w:val="BB2023Body"/>
        <w:tabs>
          <w:tab w:val="left" w:pos="1350"/>
          <w:tab w:val="left" w:pos="1935"/>
        </w:tabs>
        <w:spacing w:line="276" w:lineRule="auto"/>
        <w:rPr>
          <w:ins w:id="167" w:author="Mohamed Abdel-Hakam" w:date="2025-09-29T15:01:00Z"/>
          <w:rFonts w:ascii="Sinkin Sans 400 Regular" w:hAnsi="Sinkin Sans 400 Regular"/>
          <w:b/>
        </w:rPr>
      </w:pPr>
    </w:p>
    <w:p w14:paraId="06394707" w14:textId="77777777" w:rsidR="000817DB" w:rsidRDefault="000817DB" w:rsidP="000817DB">
      <w:pPr>
        <w:pStyle w:val="BB2023Body"/>
        <w:tabs>
          <w:tab w:val="left" w:pos="1350"/>
          <w:tab w:val="left" w:pos="1935"/>
        </w:tabs>
        <w:spacing w:line="276" w:lineRule="auto"/>
        <w:rPr>
          <w:ins w:id="168" w:author="Mohamed Abdel-Hakam" w:date="2025-09-29T15:01:00Z"/>
          <w:rFonts w:ascii="Sinkin Sans 400 Regular" w:hAnsi="Sinkin Sans 400 Regular"/>
          <w:b/>
        </w:rPr>
      </w:pPr>
    </w:p>
    <w:p w14:paraId="752C4213" w14:textId="1C0E3795" w:rsidR="000817DB" w:rsidRDefault="000817DB">
      <w:pPr>
        <w:pStyle w:val="BB2023Body"/>
        <w:tabs>
          <w:tab w:val="left" w:pos="1350"/>
          <w:tab w:val="left" w:pos="1935"/>
        </w:tabs>
        <w:spacing w:line="276" w:lineRule="auto"/>
        <w:ind w:left="0"/>
        <w:rPr>
          <w:ins w:id="169" w:author="Mohamed Abdel-Hakam" w:date="2025-09-29T15:01:00Z"/>
          <w:rFonts w:ascii="Sinkin Sans 400 Regular" w:hAnsi="Sinkin Sans 400 Regular"/>
          <w:b/>
        </w:rPr>
        <w:pPrChange w:id="170" w:author="Mohamed Abdel-Hakam" w:date="2025-09-29T15:01:00Z">
          <w:pPr>
            <w:pStyle w:val="BB2023Body"/>
            <w:tabs>
              <w:tab w:val="left" w:pos="1350"/>
              <w:tab w:val="left" w:pos="1935"/>
            </w:tabs>
            <w:spacing w:line="276" w:lineRule="auto"/>
          </w:pPr>
        </w:pPrChange>
      </w:pPr>
      <w:ins w:id="171" w:author="Mohamed Abdel-Hakam" w:date="2025-09-29T15:01:00Z">
        <w:r w:rsidRPr="000817DB">
          <w:rPr>
            <w:rFonts w:ascii="Sinkin Sans 400 Regular" w:hAnsi="Sinkin Sans 400 Regular"/>
            <w:b/>
          </w:rPr>
          <w:t>* For more details on the latest global, regional and local financial developments, refer to the monthly financial report (</w:t>
        </w:r>
      </w:ins>
      <w:ins w:id="172" w:author="Mohamed Abdel-Hakam" w:date="2025-09-29T15:03:00Z">
        <w:r>
          <w:rPr>
            <w:rFonts w:ascii="Sinkin Sans 400 Regular" w:hAnsi="Sinkin Sans 400 Regular"/>
            <w:b/>
          </w:rPr>
          <w:fldChar w:fldCharType="begin"/>
        </w:r>
        <w:r>
          <w:rPr>
            <w:rFonts w:ascii="Sinkin Sans 400 Regular" w:hAnsi="Sinkin Sans 400 Regular"/>
            <w:b/>
          </w:rPr>
          <w:instrText>HYPERLINK "https://eces.org.eg/en/financial-markets-snapshot-issue-20/"</w:instrText>
        </w:r>
        <w:r>
          <w:rPr>
            <w:rFonts w:ascii="Sinkin Sans 400 Regular" w:hAnsi="Sinkin Sans 400 Regular"/>
            <w:b/>
          </w:rPr>
        </w:r>
        <w:r>
          <w:rPr>
            <w:rFonts w:ascii="Sinkin Sans 400 Regular" w:hAnsi="Sinkin Sans 400 Regular"/>
            <w:b/>
          </w:rPr>
          <w:fldChar w:fldCharType="separate"/>
        </w:r>
        <w:r w:rsidRPr="000817DB">
          <w:rPr>
            <w:rStyle w:val="Hyperlink"/>
            <w:rFonts w:ascii="Sinkin Sans 400 Regular" w:hAnsi="Sinkin Sans 400 Regular"/>
            <w:b/>
          </w:rPr>
          <w:t>Financial Markets Snapshot</w:t>
        </w:r>
        <w:r>
          <w:rPr>
            <w:rFonts w:ascii="Sinkin Sans 400 Regular" w:hAnsi="Sinkin Sans 400 Regular"/>
            <w:b/>
          </w:rPr>
          <w:fldChar w:fldCharType="end"/>
        </w:r>
      </w:ins>
      <w:ins w:id="173" w:author="Mohamed Abdel-Hakam" w:date="2025-09-29T15:01:00Z">
        <w:r w:rsidRPr="000817DB">
          <w:rPr>
            <w:rFonts w:ascii="Sinkin Sans 400 Regular" w:hAnsi="Sinkin Sans 400 Regular"/>
            <w:b/>
          </w:rPr>
          <w:t>).</w:t>
        </w:r>
      </w:ins>
    </w:p>
    <w:p w14:paraId="52E404D9" w14:textId="64B3C265" w:rsidR="00EB33BB" w:rsidRPr="006C27A3" w:rsidDel="000817DB" w:rsidRDefault="00126B3B" w:rsidP="00126B3B">
      <w:pPr>
        <w:pStyle w:val="BB2023Body"/>
        <w:tabs>
          <w:tab w:val="left" w:pos="1350"/>
          <w:tab w:val="left" w:pos="1935"/>
        </w:tabs>
        <w:spacing w:line="276" w:lineRule="auto"/>
        <w:ind w:left="-180"/>
        <w:rPr>
          <w:del w:id="174" w:author="Mohamed Abdel-Hakam" w:date="2025-09-29T15:01:00Z"/>
          <w:rFonts w:ascii="Sinkin Sans 800 Black" w:eastAsiaTheme="majorEastAsia" w:hAnsi="Sinkin Sans 800 Black" w:cstheme="majorBidi"/>
          <w:b/>
          <w:bCs/>
          <w:noProof/>
          <w:color w:val="1FBACF" w:themeColor="accent1"/>
          <w:sz w:val="30"/>
          <w:szCs w:val="30"/>
          <w:rPrChange w:id="175" w:author="Mohamed Abdel-Hakam" w:date="2025-09-29T15:03:00Z">
            <w:rPr>
              <w:del w:id="176" w:author="Mohamed Abdel-Hakam" w:date="2025-09-29T15:01:00Z"/>
              <w:rFonts w:ascii="Sinkin Sans 400 Regular" w:hAnsi="Sinkin Sans 400 Regular"/>
              <w:bCs/>
            </w:rPr>
          </w:rPrChange>
        </w:rPr>
        <w:pPrChange w:id="177" w:author="WTORKY" w:date="2025-10-01T20:39:00Z" w16du:dateUtc="2025-10-01T17:39:00Z">
          <w:pPr>
            <w:pStyle w:val="BB2023Body"/>
            <w:numPr>
              <w:numId w:val="15"/>
            </w:numPr>
            <w:tabs>
              <w:tab w:val="left" w:pos="1350"/>
              <w:tab w:val="left" w:pos="1935"/>
            </w:tabs>
            <w:spacing w:line="276" w:lineRule="auto"/>
            <w:ind w:left="720" w:hanging="360"/>
          </w:pPr>
        </w:pPrChange>
      </w:pPr>
      <w:ins w:id="178" w:author="WTORKY" w:date="2025-10-01T20:48:00Z" w16du:dateUtc="2025-10-01T17:48:00Z">
        <w:r w:rsidRPr="00765D33">
          <w:rPr>
            <w:noProof/>
            <w:sz w:val="15"/>
            <w:szCs w:val="15"/>
          </w:rPr>
          <w:lastRenderedPageBreak/>
          <w:drawing>
            <wp:anchor distT="0" distB="0" distL="114300" distR="114300" simplePos="0" relativeHeight="252062872" behindDoc="1" locked="0" layoutInCell="1" allowOverlap="1" wp14:anchorId="5F359014" wp14:editId="74684E14">
              <wp:simplePos x="0" y="0"/>
              <wp:positionH relativeFrom="page">
                <wp:align>left</wp:align>
              </wp:positionH>
              <wp:positionV relativeFrom="paragraph">
                <wp:posOffset>-523269</wp:posOffset>
              </wp:positionV>
              <wp:extent cx="7193915" cy="10010775"/>
              <wp:effectExtent l="0" t="0" r="6985" b="9525"/>
              <wp:wrapNone/>
              <wp:docPr id="1479968567" name="Picture 147996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915" cy="10010775"/>
                      </a:xfrm>
                      <a:prstGeom prst="rect">
                        <a:avLst/>
                      </a:prstGeom>
                      <a:noFill/>
                    </pic:spPr>
                  </pic:pic>
                </a:graphicData>
              </a:graphic>
            </wp:anchor>
          </w:drawing>
        </w:r>
      </w:ins>
      <w:del w:id="179" w:author="WTORKY" w:date="2025-10-01T20:48:00Z" w16du:dateUtc="2025-10-01T17:48:00Z">
        <w:r w:rsidRPr="006C27A3" w:rsidDel="00126B3B">
          <w:rPr>
            <w:rFonts w:ascii="Sinkin Sans 800 Black" w:eastAsiaTheme="majorEastAsia" w:hAnsi="Sinkin Sans 800 Black" w:cstheme="majorBidi"/>
            <w:b/>
            <w:bCs/>
            <w:noProof/>
            <w:color w:val="1FBACF" w:themeColor="accent1"/>
            <w:sz w:val="30"/>
            <w:szCs w:val="30"/>
            <w:rPrChange w:id="180" w:author="Mohamed Abdel-Hakam" w:date="2025-09-29T15:03:00Z">
              <w:rPr>
                <w:noProof/>
              </w:rPr>
            </w:rPrChange>
          </w:rPr>
          <w:drawing>
            <wp:anchor distT="0" distB="0" distL="114300" distR="114300" simplePos="0" relativeHeight="251656199" behindDoc="1" locked="0" layoutInCell="1" allowOverlap="1" wp14:anchorId="69C1087F" wp14:editId="5206A9FA">
              <wp:simplePos x="0" y="0"/>
              <wp:positionH relativeFrom="page">
                <wp:align>left</wp:align>
              </wp:positionH>
              <wp:positionV relativeFrom="paragraph">
                <wp:posOffset>-631139</wp:posOffset>
              </wp:positionV>
              <wp:extent cx="7190988" cy="102116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4632" cy="10216855"/>
                      </a:xfrm>
                      <a:prstGeom prst="rect">
                        <a:avLst/>
                      </a:prstGeom>
                      <a:noFill/>
                    </pic:spPr>
                  </pic:pic>
                </a:graphicData>
              </a:graphic>
              <wp14:sizeRelV relativeFrom="margin">
                <wp14:pctHeight>0</wp14:pctHeight>
              </wp14:sizeRelV>
            </wp:anchor>
          </w:drawing>
        </w:r>
      </w:del>
      <w:del w:id="181" w:author="Mohamed Abdel-Hakam" w:date="2025-09-29T15:01:00Z">
        <w:r w:rsidR="00EB33BB" w:rsidRPr="006C27A3" w:rsidDel="000817DB">
          <w:rPr>
            <w:rFonts w:ascii="Sinkin Sans 800 Black" w:eastAsiaTheme="majorEastAsia" w:hAnsi="Sinkin Sans 800 Black" w:cstheme="majorBidi"/>
            <w:b/>
            <w:bCs/>
            <w:noProof/>
            <w:color w:val="1FBACF" w:themeColor="accent1"/>
            <w:sz w:val="30"/>
            <w:szCs w:val="30"/>
            <w:rPrChange w:id="182" w:author="Mohamed Abdel-Hakam" w:date="2025-09-29T15:03:00Z">
              <w:rPr>
                <w:rFonts w:ascii="Sinkin Sans 400 Regular" w:hAnsi="Sinkin Sans 400 Regular"/>
                <w:b/>
              </w:rPr>
            </w:rPrChange>
          </w:rPr>
          <w:delText>Globally:</w:delText>
        </w:r>
        <w:r w:rsidR="00EB33BB" w:rsidRPr="006C27A3" w:rsidDel="000817DB">
          <w:rPr>
            <w:rFonts w:ascii="Sinkin Sans 800 Black" w:eastAsiaTheme="majorEastAsia" w:hAnsi="Sinkin Sans 800 Black" w:cstheme="majorBidi"/>
            <w:b/>
            <w:bCs/>
            <w:noProof/>
            <w:color w:val="1FBACF" w:themeColor="accent1"/>
            <w:sz w:val="30"/>
            <w:szCs w:val="30"/>
            <w:rPrChange w:id="183" w:author="Mohamed Abdel-Hakam" w:date="2025-09-29T15:03:00Z">
              <w:rPr>
                <w:rFonts w:ascii="Sinkin Sans 400 Regular" w:hAnsi="Sinkin Sans 400 Regular"/>
                <w:bCs/>
              </w:rPr>
            </w:rPrChange>
          </w:rPr>
          <w:delText xml:space="preserve"> Following previous forecasts that the global economy would stabilize at a slow growth rate of around 3%, the trade war sparked by US trade policies since April 2025 and its subsequent repercussions have led to expectations of a slowdown in global growth and unprecedented levels of uncertainty, albeit these policies are temporarily paused.</w:delText>
        </w:r>
      </w:del>
    </w:p>
    <w:p w14:paraId="109AD55F" w14:textId="21197C38" w:rsidR="00EB33BB" w:rsidRPr="006C27A3" w:rsidDel="000817DB" w:rsidRDefault="00EB33BB" w:rsidP="00126B3B">
      <w:pPr>
        <w:pStyle w:val="BB2023Body"/>
        <w:tabs>
          <w:tab w:val="left" w:pos="1350"/>
          <w:tab w:val="left" w:pos="1935"/>
        </w:tabs>
        <w:spacing w:line="276" w:lineRule="auto"/>
        <w:ind w:left="-180"/>
        <w:rPr>
          <w:del w:id="184" w:author="Mohamed Abdel-Hakam" w:date="2025-09-29T15:01:00Z"/>
          <w:rFonts w:ascii="Sinkin Sans 800 Black" w:eastAsiaTheme="majorEastAsia" w:hAnsi="Sinkin Sans 800 Black" w:cstheme="majorBidi"/>
          <w:b/>
          <w:bCs/>
          <w:noProof/>
          <w:color w:val="1FBACF" w:themeColor="accent1"/>
          <w:sz w:val="30"/>
          <w:szCs w:val="30"/>
          <w:rPrChange w:id="185" w:author="Mohamed Abdel-Hakam" w:date="2025-09-29T15:03:00Z">
            <w:rPr>
              <w:del w:id="186" w:author="Mohamed Abdel-Hakam" w:date="2025-09-29T15:01:00Z"/>
              <w:rFonts w:ascii="Sinkin Sans 400 Regular" w:hAnsi="Sinkin Sans 400 Regular"/>
              <w:bCs/>
            </w:rPr>
          </w:rPrChange>
        </w:rPr>
        <w:pPrChange w:id="187" w:author="WTORKY" w:date="2025-10-01T20:39:00Z" w16du:dateUtc="2025-10-01T17:39:00Z">
          <w:pPr>
            <w:pStyle w:val="BB2023Body"/>
            <w:numPr>
              <w:numId w:val="15"/>
            </w:numPr>
            <w:tabs>
              <w:tab w:val="left" w:pos="1350"/>
              <w:tab w:val="left" w:pos="1935"/>
            </w:tabs>
            <w:spacing w:line="276" w:lineRule="auto"/>
            <w:ind w:left="720" w:hanging="360"/>
          </w:pPr>
        </w:pPrChange>
      </w:pPr>
      <w:del w:id="188" w:author="Mohamed Abdel-Hakam" w:date="2025-09-29T15:01:00Z">
        <w:r w:rsidRPr="006C27A3" w:rsidDel="000817DB">
          <w:rPr>
            <w:rFonts w:ascii="Sinkin Sans 800 Black" w:eastAsiaTheme="majorEastAsia" w:hAnsi="Sinkin Sans 800 Black" w:cstheme="majorBidi"/>
            <w:b/>
            <w:bCs/>
            <w:noProof/>
            <w:color w:val="1FBACF" w:themeColor="accent1"/>
            <w:sz w:val="30"/>
            <w:szCs w:val="30"/>
            <w:rPrChange w:id="189" w:author="Mohamed Abdel-Hakam" w:date="2025-09-29T15:03:00Z">
              <w:rPr>
                <w:rFonts w:ascii="Sinkin Sans 400 Regular" w:hAnsi="Sinkin Sans 400 Regular"/>
                <w:b/>
              </w:rPr>
            </w:rPrChange>
          </w:rPr>
          <w:delText>Domestically:</w:delText>
        </w:r>
        <w:r w:rsidRPr="006C27A3" w:rsidDel="000817DB">
          <w:rPr>
            <w:rFonts w:ascii="Sinkin Sans 800 Black" w:eastAsiaTheme="majorEastAsia" w:hAnsi="Sinkin Sans 800 Black" w:cstheme="majorBidi"/>
            <w:b/>
            <w:bCs/>
            <w:noProof/>
            <w:color w:val="1FBACF" w:themeColor="accent1"/>
            <w:sz w:val="30"/>
            <w:szCs w:val="30"/>
            <w:rPrChange w:id="190" w:author="Mohamed Abdel-Hakam" w:date="2025-09-29T15:03:00Z">
              <w:rPr>
                <w:rFonts w:ascii="Sinkin Sans 400 Regular" w:hAnsi="Sinkin Sans 400 Regular"/>
                <w:bCs/>
              </w:rPr>
            </w:rPrChange>
          </w:rPr>
          <w:delText xml:space="preserve"> The International Monetary Fund (IMF) approved a $2.5 billion disbursement, stressing the need to complete the structural and institutional reforms necessary to stimulate the private sector and increase </w:delText>
        </w:r>
      </w:del>
      <w:ins w:id="191" w:author="Andre Michel" w:date="2025-07-09T16:01:00Z">
        <w:del w:id="192" w:author="Mohamed Abdel-Hakam" w:date="2025-09-29T15:01:00Z">
          <w:r w:rsidR="00DD4C40" w:rsidRPr="006C27A3" w:rsidDel="000817DB">
            <w:rPr>
              <w:rFonts w:ascii="Sinkin Sans 800 Black" w:eastAsiaTheme="majorEastAsia" w:hAnsi="Sinkin Sans 800 Black" w:cstheme="majorBidi"/>
              <w:b/>
              <w:bCs/>
              <w:noProof/>
              <w:color w:val="1FBACF" w:themeColor="accent1"/>
              <w:sz w:val="30"/>
              <w:szCs w:val="30"/>
              <w:rPrChange w:id="193" w:author="Mohamed Abdel-Hakam" w:date="2025-09-29T15:03:00Z">
                <w:rPr>
                  <w:rFonts w:ascii="Sinkin Sans 400 Regular" w:hAnsi="Sinkin Sans 400 Regular"/>
                  <w:bCs/>
                </w:rPr>
              </w:rPrChange>
            </w:rPr>
            <w:delText xml:space="preserve">improve </w:delText>
          </w:r>
        </w:del>
      </w:ins>
      <w:del w:id="194" w:author="Mohamed Abdel-Hakam" w:date="2025-09-29T15:01:00Z">
        <w:r w:rsidRPr="006C27A3" w:rsidDel="000817DB">
          <w:rPr>
            <w:rFonts w:ascii="Sinkin Sans 800 Black" w:eastAsiaTheme="majorEastAsia" w:hAnsi="Sinkin Sans 800 Black" w:cstheme="majorBidi"/>
            <w:b/>
            <w:bCs/>
            <w:noProof/>
            <w:color w:val="1FBACF" w:themeColor="accent1"/>
            <w:sz w:val="30"/>
            <w:szCs w:val="30"/>
            <w:rPrChange w:id="195" w:author="Mohamed Abdel-Hakam" w:date="2025-09-29T15:03:00Z">
              <w:rPr>
                <w:rFonts w:ascii="Sinkin Sans 400 Regular" w:hAnsi="Sinkin Sans 400 Regular"/>
                <w:bCs/>
              </w:rPr>
            </w:rPrChange>
          </w:rPr>
          <w:delText>transparency and governance.</w:delText>
        </w:r>
      </w:del>
    </w:p>
    <w:p w14:paraId="5DA30EDE" w14:textId="69BF3713" w:rsidR="00962727" w:rsidRPr="006C27A3" w:rsidDel="006C27A3" w:rsidRDefault="00EB33BB" w:rsidP="00126B3B">
      <w:pPr>
        <w:pStyle w:val="BB2023Body"/>
        <w:tabs>
          <w:tab w:val="left" w:pos="1350"/>
          <w:tab w:val="left" w:pos="1935"/>
        </w:tabs>
        <w:spacing w:line="276" w:lineRule="auto"/>
        <w:ind w:left="-180"/>
        <w:rPr>
          <w:del w:id="196" w:author="Mohamed Abdel-Hakam" w:date="2025-09-29T15:03:00Z"/>
          <w:rFonts w:ascii="Sinkin Sans 800 Black" w:eastAsiaTheme="majorEastAsia" w:hAnsi="Sinkin Sans 800 Black" w:cstheme="majorBidi"/>
          <w:b/>
          <w:bCs/>
          <w:noProof/>
          <w:color w:val="1FBACF" w:themeColor="accent1"/>
          <w:sz w:val="30"/>
          <w:szCs w:val="30"/>
          <w:rPrChange w:id="197" w:author="Mohamed Abdel-Hakam" w:date="2025-09-29T15:03:00Z">
            <w:rPr>
              <w:del w:id="198" w:author="Mohamed Abdel-Hakam" w:date="2025-09-29T15:03:00Z"/>
              <w:rFonts w:ascii="Sinkin Sans 400 Regular" w:hAnsi="Sinkin Sans 400 Regular"/>
              <w:bCs/>
            </w:rPr>
          </w:rPrChange>
        </w:rPr>
        <w:pPrChange w:id="199" w:author="WTORKY" w:date="2025-10-01T20:39:00Z" w16du:dateUtc="2025-10-01T17:39:00Z">
          <w:pPr>
            <w:pStyle w:val="BB2023Body"/>
            <w:numPr>
              <w:numId w:val="15"/>
            </w:numPr>
            <w:tabs>
              <w:tab w:val="left" w:pos="1350"/>
              <w:tab w:val="left" w:pos="1935"/>
            </w:tabs>
            <w:spacing w:line="276" w:lineRule="auto"/>
            <w:ind w:left="720" w:hanging="360"/>
          </w:pPr>
        </w:pPrChange>
      </w:pPr>
      <w:del w:id="200" w:author="Mohamed Abdel-Hakam" w:date="2025-09-29T15:01:00Z">
        <w:r w:rsidRPr="006C27A3" w:rsidDel="000817DB">
          <w:rPr>
            <w:rFonts w:ascii="Sinkin Sans 800 Black" w:eastAsiaTheme="majorEastAsia" w:hAnsi="Sinkin Sans 800 Black" w:cstheme="majorBidi"/>
            <w:b/>
            <w:bCs/>
            <w:noProof/>
            <w:color w:val="1FBACF" w:themeColor="accent1"/>
            <w:sz w:val="30"/>
            <w:szCs w:val="30"/>
            <w:rPrChange w:id="201" w:author="Mohamed Abdel-Hakam" w:date="2025-09-29T15:03:00Z">
              <w:rPr>
                <w:rFonts w:ascii="Sinkin Sans 400 Regular" w:hAnsi="Sinkin Sans 400 Regular"/>
                <w:bCs/>
              </w:rPr>
            </w:rPrChange>
          </w:rPr>
          <w:delText>Before repercussions unraveled from the escalating trade war on the Egyptian economy, as well as regional geopolitical tensions, economic growth continued on an upward trajectory during the second quarter of the fiscal year 2024/2025, driven by improvement in the performance of the service sectors—excluding the Suez Canal—with non-petroleum manufacturing industries recording positive growth for the third consecutive quarter.</w:delText>
        </w:r>
      </w:del>
    </w:p>
    <w:p w14:paraId="4A72F7FF" w14:textId="7D1116F0" w:rsidR="00E442FC" w:rsidRPr="006C27A3" w:rsidRDefault="001447A9" w:rsidP="00126B3B">
      <w:pPr>
        <w:pStyle w:val="BB2023Body"/>
        <w:tabs>
          <w:tab w:val="left" w:pos="1350"/>
          <w:tab w:val="left" w:pos="1935"/>
        </w:tabs>
        <w:spacing w:line="276" w:lineRule="auto"/>
        <w:ind w:left="-180"/>
        <w:pPrChange w:id="202" w:author="WTORKY" w:date="2025-10-01T20:39:00Z" w16du:dateUtc="2025-10-01T17:39:00Z">
          <w:pPr>
            <w:pStyle w:val="BB2023Title1"/>
            <w:ind w:left="-180"/>
          </w:pPr>
        </w:pPrChange>
      </w:pPr>
      <w:bookmarkStart w:id="203" w:name="_Toc185274940"/>
      <w:bookmarkStart w:id="204" w:name="_Toc202719016"/>
      <w:r w:rsidRPr="006C27A3">
        <w:rPr>
          <w:rFonts w:ascii="Sinkin Sans 800 Black" w:eastAsiaTheme="majorEastAsia" w:hAnsi="Sinkin Sans 800 Black" w:cstheme="majorBidi"/>
          <w:b/>
          <w:bCs/>
          <w:noProof/>
          <w:color w:val="1FBACF" w:themeColor="accent1"/>
          <w:sz w:val="30"/>
          <w:szCs w:val="30"/>
          <w:rPrChange w:id="205" w:author="Mohamed Abdel-Hakam" w:date="2025-09-29T15:03:00Z">
            <w:rPr>
              <w:b w:val="0"/>
              <w:bCs w:val="0"/>
              <w:szCs w:val="16"/>
            </w:rPr>
          </w:rPrChange>
        </w:rPr>
        <w:drawing>
          <wp:anchor distT="0" distB="0" distL="114300" distR="114300" simplePos="0" relativeHeight="251656200" behindDoc="0" locked="0" layoutInCell="1" allowOverlap="1" wp14:anchorId="4344CBF5" wp14:editId="4EC3C7D8">
            <wp:simplePos x="0" y="0"/>
            <wp:positionH relativeFrom="margin">
              <wp:posOffset>4930775</wp:posOffset>
            </wp:positionH>
            <wp:positionV relativeFrom="paragraph">
              <wp:posOffset>-145954</wp:posOffset>
            </wp:positionV>
            <wp:extent cx="1015505" cy="12954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15505"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1637" w:rsidRPr="006C27A3">
        <w:rPr>
          <w:rFonts w:ascii="Sinkin Sans 800 Black" w:eastAsiaTheme="majorEastAsia" w:hAnsi="Sinkin Sans 800 Black" w:cstheme="majorBidi"/>
          <w:b/>
          <w:bCs/>
          <w:noProof/>
          <w:color w:val="1FBACF" w:themeColor="accent1"/>
          <w:sz w:val="30"/>
          <w:szCs w:val="30"/>
        </w:rPr>
        <w:t>About ECES</w:t>
      </w:r>
      <w:bookmarkEnd w:id="203"/>
      <w:bookmarkEnd w:id="204"/>
    </w:p>
    <w:p w14:paraId="37A0BD77" w14:textId="0BCDAAB6" w:rsidR="00E442FC" w:rsidRDefault="00E442FC" w:rsidP="000E753D">
      <w:pPr>
        <w:pStyle w:val="BB2023Body"/>
        <w:spacing w:after="0" w:line="240" w:lineRule="auto"/>
        <w:ind w:left="-180" w:right="2096"/>
        <w:rPr>
          <w:szCs w:val="16"/>
        </w:rPr>
      </w:pPr>
      <w:r w:rsidRPr="00501850">
        <w:rPr>
          <w:szCs w:val="16"/>
        </w:rPr>
        <w:t xml:space="preserve">The Egyptian Center for Economic Studies (ECES) is an independent, non-profit think tank that conducts specialized economic research, drawing on international experience and constructive discussions among various stakeholders. ECES’s main objective is to propose sound economic policies, and institutional and legislative reforms that contribute to sustainable development in Egypt, all on the basis of combined economic efficiency and social justice. </w:t>
      </w:r>
    </w:p>
    <w:p w14:paraId="2C91512D" w14:textId="0295E00D" w:rsidR="00883CA8" w:rsidRPr="00501850" w:rsidRDefault="00883CA8" w:rsidP="000E753D">
      <w:pPr>
        <w:pStyle w:val="BB2023Body"/>
        <w:spacing w:after="0" w:line="240" w:lineRule="auto"/>
        <w:ind w:left="-180" w:right="2096"/>
        <w:rPr>
          <w:szCs w:val="16"/>
        </w:rPr>
      </w:pPr>
    </w:p>
    <w:p w14:paraId="5DE4081B" w14:textId="77777777" w:rsidR="00501850" w:rsidRPr="00501850" w:rsidRDefault="00501850" w:rsidP="00806F90">
      <w:pPr>
        <w:pStyle w:val="BB2023Title1"/>
        <w:ind w:left="-180"/>
      </w:pPr>
      <w:bookmarkStart w:id="206" w:name="_Toc130304150"/>
      <w:bookmarkStart w:id="207" w:name="_Toc130304383"/>
      <w:bookmarkStart w:id="208" w:name="_Toc130304668"/>
      <w:bookmarkStart w:id="209" w:name="_Toc185274941"/>
      <w:bookmarkStart w:id="210" w:name="_Toc202719017"/>
      <w:r w:rsidRPr="00501850">
        <w:t>ECES Board of Directors</w:t>
      </w:r>
      <w:bookmarkEnd w:id="206"/>
      <w:bookmarkEnd w:id="207"/>
      <w:bookmarkEnd w:id="208"/>
      <w:bookmarkEnd w:id="209"/>
      <w:bookmarkEnd w:id="210"/>
    </w:p>
    <w:p w14:paraId="402D5FBA" w14:textId="77777777" w:rsidR="001E4ECD" w:rsidRDefault="00501850" w:rsidP="001E4ECD">
      <w:pPr>
        <w:pStyle w:val="BB2023Body"/>
        <w:spacing w:after="0" w:line="240" w:lineRule="auto"/>
        <w:ind w:left="-180" w:right="900"/>
        <w:rPr>
          <w:rFonts w:eastAsiaTheme="majorEastAsia"/>
          <w:noProof/>
          <w:szCs w:val="16"/>
        </w:rPr>
      </w:pPr>
      <w:r w:rsidRPr="00810099">
        <w:rPr>
          <w:rFonts w:eastAsiaTheme="majorEastAsia"/>
          <w:b/>
          <w:bCs/>
          <w:noProof/>
          <w:szCs w:val="16"/>
        </w:rPr>
        <w:t>Chair</w:t>
      </w:r>
      <w:r w:rsidR="007B2705">
        <w:rPr>
          <w:rFonts w:eastAsiaTheme="majorEastAsia"/>
          <w:b/>
          <w:bCs/>
          <w:noProof/>
          <w:szCs w:val="16"/>
        </w:rPr>
        <w:t>man</w:t>
      </w:r>
      <w:r w:rsidRPr="00501850">
        <w:rPr>
          <w:rFonts w:eastAsiaTheme="majorEastAsia"/>
          <w:noProof/>
          <w:szCs w:val="16"/>
        </w:rPr>
        <w:t xml:space="preserve">: Omar Mohanna, </w:t>
      </w:r>
      <w:r w:rsidR="007B2705" w:rsidRPr="007B2705">
        <w:rPr>
          <w:rFonts w:eastAsiaTheme="majorEastAsia"/>
          <w:noProof/>
          <w:szCs w:val="16"/>
        </w:rPr>
        <w:t>Chairman</w:t>
      </w:r>
      <w:r w:rsidR="00A30C5B">
        <w:rPr>
          <w:rFonts w:eastAsiaTheme="majorEastAsia"/>
          <w:noProof/>
          <w:szCs w:val="16"/>
        </w:rPr>
        <w:t xml:space="preserve"> of</w:t>
      </w:r>
      <w:r w:rsidR="006A02C5">
        <w:rPr>
          <w:rFonts w:eastAsiaTheme="majorEastAsia"/>
          <w:noProof/>
          <w:szCs w:val="16"/>
        </w:rPr>
        <w:t>:</w:t>
      </w:r>
      <w:r w:rsidR="00A30C5B">
        <w:rPr>
          <w:rFonts w:eastAsiaTheme="majorEastAsia"/>
          <w:noProof/>
          <w:szCs w:val="16"/>
        </w:rPr>
        <w:t xml:space="preserve"> </w:t>
      </w:r>
      <w:r w:rsidR="001E4ECD" w:rsidRPr="001E4ECD">
        <w:rPr>
          <w:rFonts w:eastAsiaTheme="majorEastAsia"/>
          <w:noProof/>
          <w:szCs w:val="16"/>
        </w:rPr>
        <w:t>Egypt-US Business Council (EUSBC), Chubb Insurance Egypt, Prometeon Tyre Egypt Co. (Pirelli), Coca-Cola HBC Egypt</w:t>
      </w:r>
      <w:r w:rsidR="001E4ECD">
        <w:rPr>
          <w:rFonts w:eastAsiaTheme="majorEastAsia"/>
          <w:noProof/>
          <w:szCs w:val="16"/>
        </w:rPr>
        <w:t xml:space="preserve"> </w:t>
      </w:r>
      <w:r w:rsidR="001E4ECD" w:rsidRPr="001E4ECD">
        <w:rPr>
          <w:rFonts w:eastAsiaTheme="majorEastAsia"/>
          <w:noProof/>
          <w:szCs w:val="16"/>
        </w:rPr>
        <w:t xml:space="preserve">&amp; </w:t>
      </w:r>
      <w:r w:rsidR="001E4ECD">
        <w:rPr>
          <w:rFonts w:eastAsiaTheme="majorEastAsia"/>
          <w:noProof/>
          <w:szCs w:val="16"/>
        </w:rPr>
        <w:t>t</w:t>
      </w:r>
      <w:r w:rsidR="001E4ECD" w:rsidRPr="001E4ECD">
        <w:rPr>
          <w:rFonts w:eastAsiaTheme="majorEastAsia"/>
          <w:noProof/>
          <w:szCs w:val="16"/>
        </w:rPr>
        <w:t xml:space="preserve">he United Bank </w:t>
      </w:r>
    </w:p>
    <w:p w14:paraId="013B314D" w14:textId="0B406347" w:rsidR="00501850" w:rsidRPr="00501850" w:rsidRDefault="00501850" w:rsidP="001E4ECD">
      <w:pPr>
        <w:pStyle w:val="BB2023Body"/>
        <w:spacing w:after="0" w:line="240" w:lineRule="auto"/>
        <w:ind w:left="-180" w:right="900"/>
        <w:rPr>
          <w:rFonts w:eastAsiaTheme="majorEastAsia"/>
          <w:noProof/>
          <w:szCs w:val="16"/>
        </w:rPr>
      </w:pPr>
      <w:r w:rsidRPr="00501850">
        <w:rPr>
          <w:rFonts w:eastAsiaTheme="majorEastAsia"/>
          <w:b/>
          <w:bCs/>
          <w:noProof/>
          <w:szCs w:val="16"/>
        </w:rPr>
        <w:t>Vice Chairman</w:t>
      </w:r>
      <w:r w:rsidRPr="00501850">
        <w:rPr>
          <w:rFonts w:eastAsiaTheme="majorEastAsia"/>
          <w:noProof/>
          <w:szCs w:val="16"/>
        </w:rPr>
        <w:t>: Tarek T</w:t>
      </w:r>
      <w:r w:rsidR="00892FDD">
        <w:rPr>
          <w:rFonts w:eastAsiaTheme="majorEastAsia"/>
          <w:noProof/>
          <w:szCs w:val="16"/>
        </w:rPr>
        <w:t>awfik, Chairman, Cairo Poultry</w:t>
      </w:r>
    </w:p>
    <w:p w14:paraId="56DF0D72" w14:textId="77777777" w:rsidR="00501850" w:rsidRPr="00501850" w:rsidRDefault="00501850" w:rsidP="009B7780">
      <w:pPr>
        <w:pStyle w:val="BB2023Body"/>
        <w:spacing w:after="0" w:line="240" w:lineRule="auto"/>
        <w:ind w:left="-180" w:right="900"/>
        <w:rPr>
          <w:rFonts w:eastAsiaTheme="majorEastAsia"/>
          <w:noProof/>
          <w:szCs w:val="16"/>
        </w:rPr>
      </w:pPr>
      <w:r w:rsidRPr="00501850">
        <w:rPr>
          <w:rFonts w:eastAsiaTheme="majorEastAsia"/>
          <w:b/>
          <w:bCs/>
          <w:noProof/>
          <w:szCs w:val="16"/>
        </w:rPr>
        <w:t>Secretary General:</w:t>
      </w:r>
      <w:r w:rsidRPr="00501850">
        <w:rPr>
          <w:rFonts w:eastAsiaTheme="majorEastAsia"/>
          <w:noProof/>
          <w:szCs w:val="16"/>
        </w:rPr>
        <w:t xml:space="preserve"> Mohamed Kassem, Chairman, World Trading Co., Egypt</w:t>
      </w:r>
    </w:p>
    <w:p w14:paraId="4613AA47" w14:textId="72C829D1" w:rsidR="00501850" w:rsidRPr="00501850" w:rsidRDefault="00501850" w:rsidP="009B7780">
      <w:pPr>
        <w:pStyle w:val="BB2023Body"/>
        <w:spacing w:after="0" w:line="240" w:lineRule="auto"/>
        <w:ind w:left="-180" w:right="900"/>
        <w:rPr>
          <w:rFonts w:eastAsiaTheme="majorEastAsia"/>
          <w:noProof/>
          <w:szCs w:val="16"/>
        </w:rPr>
      </w:pPr>
      <w:r w:rsidRPr="00501850">
        <w:rPr>
          <w:rFonts w:eastAsiaTheme="majorEastAsia"/>
          <w:b/>
          <w:bCs/>
          <w:noProof/>
          <w:szCs w:val="16"/>
        </w:rPr>
        <w:t>Treasurer:</w:t>
      </w:r>
      <w:r w:rsidRPr="00501850">
        <w:rPr>
          <w:rFonts w:eastAsiaTheme="majorEastAsia"/>
          <w:noProof/>
          <w:szCs w:val="16"/>
        </w:rPr>
        <w:t xml:space="preserve"> Alaa Hashim, </w:t>
      </w:r>
      <w:r w:rsidR="00992FC9">
        <w:rPr>
          <w:rFonts w:eastAsiaTheme="majorEastAsia"/>
          <w:noProof/>
          <w:szCs w:val="16"/>
        </w:rPr>
        <w:t>Founder and Excutive Partner</w:t>
      </w:r>
      <w:r w:rsidRPr="00501850">
        <w:rPr>
          <w:rFonts w:eastAsiaTheme="majorEastAsia"/>
          <w:noProof/>
          <w:szCs w:val="16"/>
        </w:rPr>
        <w:t>, TRANSCENDIUM</w:t>
      </w:r>
      <w:r w:rsidRPr="00501850">
        <w:rPr>
          <w:rFonts w:eastAsiaTheme="majorEastAsia"/>
          <w:noProof/>
          <w:szCs w:val="16"/>
        </w:rPr>
        <w:tab/>
      </w:r>
    </w:p>
    <w:p w14:paraId="29450643" w14:textId="77777777" w:rsidR="00992FC9" w:rsidRDefault="00992FC9" w:rsidP="009B7780">
      <w:pPr>
        <w:pStyle w:val="BB2023Body"/>
        <w:spacing w:after="0" w:line="240" w:lineRule="auto"/>
        <w:ind w:left="-180" w:right="900"/>
        <w:rPr>
          <w:rFonts w:eastAsiaTheme="majorEastAsia"/>
          <w:noProof/>
          <w:szCs w:val="16"/>
        </w:rPr>
      </w:pPr>
    </w:p>
    <w:p w14:paraId="7B783F41" w14:textId="7C60D129" w:rsidR="00501850" w:rsidRPr="00501850" w:rsidRDefault="00501850" w:rsidP="009B7780">
      <w:pPr>
        <w:pStyle w:val="BB2023Body"/>
        <w:spacing w:after="0" w:line="240" w:lineRule="auto"/>
        <w:ind w:left="-180" w:right="900"/>
        <w:rPr>
          <w:rFonts w:eastAsiaTheme="majorEastAsia"/>
          <w:noProof/>
          <w:szCs w:val="16"/>
        </w:rPr>
      </w:pPr>
      <w:r w:rsidRPr="00501850">
        <w:rPr>
          <w:rFonts w:eastAsiaTheme="majorEastAsia"/>
          <w:noProof/>
          <w:szCs w:val="16"/>
        </w:rPr>
        <w:t>Ahmed Abou Ali, Partner, Hassouna &amp; Abou Ali Law Offices</w:t>
      </w:r>
    </w:p>
    <w:p w14:paraId="4F1F9C2B" w14:textId="77777777" w:rsidR="00501850" w:rsidRDefault="00501850">
      <w:pPr>
        <w:pStyle w:val="BB2023Body"/>
        <w:spacing w:after="0" w:line="240" w:lineRule="auto"/>
        <w:ind w:left="-180" w:right="900"/>
        <w:rPr>
          <w:rFonts w:eastAsiaTheme="majorEastAsia"/>
          <w:noProof/>
          <w:szCs w:val="16"/>
        </w:rPr>
      </w:pPr>
      <w:r w:rsidRPr="00501850">
        <w:rPr>
          <w:rFonts w:eastAsiaTheme="majorEastAsia"/>
          <w:noProof/>
          <w:szCs w:val="16"/>
        </w:rPr>
        <w:t xml:space="preserve">Ahmed Fikry Abdel Wahab, General Manager and CEO, EGA - Egyptian German Automotive </w:t>
      </w:r>
    </w:p>
    <w:p w14:paraId="7A9B4EB2" w14:textId="217B66A3" w:rsidR="00BC3EC9" w:rsidRDefault="00BC3EC9" w:rsidP="00BC3EC9">
      <w:pPr>
        <w:pStyle w:val="BB2023Body"/>
        <w:spacing w:after="0" w:line="240" w:lineRule="auto"/>
        <w:ind w:left="-180" w:right="900"/>
        <w:rPr>
          <w:rFonts w:eastAsiaTheme="majorEastAsia"/>
          <w:noProof/>
          <w:szCs w:val="16"/>
        </w:rPr>
      </w:pPr>
      <w:r w:rsidRPr="00501850">
        <w:rPr>
          <w:rFonts w:eastAsiaTheme="majorEastAsia"/>
          <w:noProof/>
          <w:szCs w:val="16"/>
        </w:rPr>
        <w:t>Hussein Choucri, Chairman and Managing Director, HC Securities and Investment</w:t>
      </w:r>
    </w:p>
    <w:p w14:paraId="3D850839" w14:textId="35432184" w:rsidR="00B13080" w:rsidRPr="00501850" w:rsidRDefault="00B13080" w:rsidP="00B13080">
      <w:pPr>
        <w:pStyle w:val="BB2023Body"/>
        <w:spacing w:after="0" w:line="240" w:lineRule="auto"/>
        <w:ind w:left="-180" w:right="900"/>
        <w:rPr>
          <w:rFonts w:eastAsiaTheme="majorEastAsia"/>
          <w:noProof/>
          <w:szCs w:val="16"/>
        </w:rPr>
      </w:pPr>
      <w:r>
        <w:rPr>
          <w:rFonts w:eastAsiaTheme="majorEastAsia"/>
          <w:noProof/>
          <w:szCs w:val="16"/>
        </w:rPr>
        <w:t xml:space="preserve">Sherif ElKholy, </w:t>
      </w:r>
      <w:r>
        <w:t>Partner and Co-head of the Middle East &amp; North Africa, Actis</w:t>
      </w:r>
    </w:p>
    <w:p w14:paraId="0AB70BB2" w14:textId="7A741288" w:rsidR="00501850" w:rsidRPr="00501850" w:rsidRDefault="00501850" w:rsidP="009B7780">
      <w:pPr>
        <w:pStyle w:val="BB2023Body"/>
        <w:spacing w:after="0" w:line="240" w:lineRule="auto"/>
        <w:ind w:left="-180" w:right="900"/>
        <w:rPr>
          <w:rFonts w:eastAsiaTheme="majorEastAsia"/>
          <w:noProof/>
          <w:szCs w:val="16"/>
        </w:rPr>
      </w:pPr>
      <w:r w:rsidRPr="00501850">
        <w:rPr>
          <w:rFonts w:eastAsiaTheme="majorEastAsia"/>
          <w:noProof/>
          <w:szCs w:val="16"/>
        </w:rPr>
        <w:t xml:space="preserve">Aladdin Sabaa, </w:t>
      </w:r>
      <w:r w:rsidR="002E2E79" w:rsidRPr="002E2E79">
        <w:rPr>
          <w:rFonts w:eastAsiaTheme="majorEastAsia"/>
          <w:noProof/>
          <w:szCs w:val="16"/>
        </w:rPr>
        <w:t>Chairman of Basata E-Payments and Basata Finance</w:t>
      </w:r>
      <w:r w:rsidR="002E2E79">
        <w:rPr>
          <w:rFonts w:eastAsiaTheme="majorEastAsia"/>
          <w:noProof/>
          <w:szCs w:val="16"/>
        </w:rPr>
        <w:t>.</w:t>
      </w:r>
    </w:p>
    <w:p w14:paraId="75D2D7A6" w14:textId="1062F446" w:rsidR="00501850" w:rsidRDefault="00501850" w:rsidP="009B7780">
      <w:pPr>
        <w:pStyle w:val="BB2023Body"/>
        <w:spacing w:after="0" w:line="240" w:lineRule="auto"/>
        <w:ind w:left="-180" w:right="900"/>
        <w:rPr>
          <w:rFonts w:eastAsiaTheme="majorEastAsia"/>
          <w:noProof/>
          <w:szCs w:val="16"/>
        </w:rPr>
      </w:pPr>
      <w:r w:rsidRPr="00501850">
        <w:rPr>
          <w:rFonts w:eastAsiaTheme="majorEastAsia"/>
          <w:noProof/>
          <w:szCs w:val="16"/>
        </w:rPr>
        <w:t xml:space="preserve">Mohamed Zakaria Mohie El Din, Chairman </w:t>
      </w:r>
      <w:r w:rsidR="00BB6A58">
        <w:rPr>
          <w:rFonts w:eastAsiaTheme="majorEastAsia"/>
          <w:noProof/>
          <w:szCs w:val="16"/>
        </w:rPr>
        <w:t>and</w:t>
      </w:r>
      <w:r w:rsidRPr="00501850">
        <w:rPr>
          <w:rFonts w:eastAsiaTheme="majorEastAsia"/>
          <w:noProof/>
          <w:szCs w:val="16"/>
        </w:rPr>
        <w:t xml:space="preserve"> Managing Director, National Company for Chemical Industries – NASYDCO</w:t>
      </w:r>
    </w:p>
    <w:p w14:paraId="0264A1BF" w14:textId="77777777" w:rsidR="006E61AB" w:rsidRPr="00501850" w:rsidRDefault="006E61AB" w:rsidP="009B7780">
      <w:pPr>
        <w:pStyle w:val="BB2023Body"/>
        <w:spacing w:after="0" w:line="240" w:lineRule="auto"/>
        <w:ind w:left="-180" w:right="900"/>
        <w:rPr>
          <w:rFonts w:eastAsiaTheme="majorEastAsia"/>
          <w:noProof/>
          <w:szCs w:val="16"/>
        </w:rPr>
      </w:pPr>
      <w:r w:rsidRPr="00501850">
        <w:rPr>
          <w:rFonts w:eastAsiaTheme="majorEastAsia"/>
          <w:noProof/>
          <w:szCs w:val="16"/>
        </w:rPr>
        <w:t>Hisham El Khazindar, Co-Founder and Managing Director, Qalaa Holdings</w:t>
      </w:r>
    </w:p>
    <w:p w14:paraId="34A7F5AA" w14:textId="77777777" w:rsidR="00501850" w:rsidRPr="00501850" w:rsidRDefault="00501850" w:rsidP="009B7780">
      <w:pPr>
        <w:pStyle w:val="BB2023Body"/>
        <w:spacing w:after="0" w:line="240" w:lineRule="auto"/>
        <w:ind w:left="0" w:right="900"/>
        <w:rPr>
          <w:rFonts w:eastAsiaTheme="majorEastAsia"/>
          <w:noProof/>
          <w:szCs w:val="16"/>
        </w:rPr>
      </w:pPr>
      <w:r w:rsidRPr="00501850">
        <w:rPr>
          <w:rFonts w:eastAsiaTheme="majorEastAsia"/>
          <w:noProof/>
          <w:szCs w:val="16"/>
        </w:rPr>
        <w:t> </w:t>
      </w:r>
    </w:p>
    <w:p w14:paraId="2A884610" w14:textId="77777777" w:rsidR="00501850" w:rsidRPr="00501850" w:rsidRDefault="00501850" w:rsidP="009B7780">
      <w:pPr>
        <w:pStyle w:val="BB2023Body"/>
        <w:spacing w:after="0" w:line="240" w:lineRule="auto"/>
        <w:ind w:left="-180" w:right="900"/>
        <w:rPr>
          <w:rFonts w:eastAsiaTheme="majorEastAsia"/>
          <w:noProof/>
          <w:szCs w:val="16"/>
        </w:rPr>
      </w:pPr>
      <w:r w:rsidRPr="00501850">
        <w:rPr>
          <w:rFonts w:eastAsiaTheme="majorEastAsia"/>
          <w:b/>
          <w:bCs/>
          <w:noProof/>
          <w:szCs w:val="16"/>
        </w:rPr>
        <w:t>ECES Honorary Chairpersons</w:t>
      </w:r>
    </w:p>
    <w:p w14:paraId="48F49C58" w14:textId="77777777" w:rsidR="00501850" w:rsidRPr="00501850" w:rsidRDefault="00501850" w:rsidP="009B7780">
      <w:pPr>
        <w:pStyle w:val="BB2023Body"/>
        <w:spacing w:after="0" w:line="240" w:lineRule="auto"/>
        <w:ind w:left="-180" w:right="900"/>
        <w:rPr>
          <w:rFonts w:eastAsiaTheme="majorEastAsia"/>
          <w:noProof/>
          <w:szCs w:val="16"/>
        </w:rPr>
      </w:pPr>
      <w:r w:rsidRPr="00501850">
        <w:rPr>
          <w:rFonts w:eastAsiaTheme="majorEastAsia"/>
          <w:noProof/>
          <w:szCs w:val="16"/>
        </w:rPr>
        <w:t>Galal El Zorba, Chairman of Nile Holding Co.</w:t>
      </w:r>
    </w:p>
    <w:p w14:paraId="6B1EAF36" w14:textId="77777777" w:rsidR="00501850" w:rsidRDefault="00501850" w:rsidP="009B7780">
      <w:pPr>
        <w:pStyle w:val="BB2023Body"/>
        <w:spacing w:after="0" w:line="240" w:lineRule="auto"/>
        <w:ind w:left="-180" w:right="900"/>
        <w:rPr>
          <w:rFonts w:eastAsiaTheme="majorEastAsia"/>
          <w:noProof/>
          <w:szCs w:val="16"/>
        </w:rPr>
      </w:pPr>
      <w:r w:rsidRPr="00501850">
        <w:rPr>
          <w:rFonts w:eastAsiaTheme="majorEastAsia"/>
          <w:noProof/>
          <w:szCs w:val="16"/>
        </w:rPr>
        <w:t>Hazem Hassan</w:t>
      </w:r>
      <w:r w:rsidRPr="00501850">
        <w:rPr>
          <w:rFonts w:eastAsiaTheme="majorEastAsia"/>
          <w:b/>
          <w:bCs/>
          <w:noProof/>
          <w:szCs w:val="16"/>
        </w:rPr>
        <w:t xml:space="preserve">, </w:t>
      </w:r>
      <w:r w:rsidRPr="00501850">
        <w:rPr>
          <w:rFonts w:eastAsiaTheme="majorEastAsia"/>
          <w:noProof/>
          <w:szCs w:val="16"/>
        </w:rPr>
        <w:t>Chairman, KPMG Hazem Hassan Management Consultants</w:t>
      </w:r>
    </w:p>
    <w:p w14:paraId="1334A341" w14:textId="77777777" w:rsidR="00883CA8" w:rsidRPr="000E753D" w:rsidRDefault="00883CA8" w:rsidP="000E753D">
      <w:pPr>
        <w:pStyle w:val="BB2023Body"/>
        <w:spacing w:after="0" w:line="240" w:lineRule="auto"/>
        <w:ind w:left="-180"/>
        <w:rPr>
          <w:rFonts w:eastAsiaTheme="majorEastAsia"/>
          <w:noProof/>
          <w:szCs w:val="16"/>
        </w:rPr>
      </w:pPr>
    </w:p>
    <w:p w14:paraId="6567B92C" w14:textId="7F533326" w:rsidR="00501850" w:rsidRDefault="00501850" w:rsidP="00806F90">
      <w:pPr>
        <w:pStyle w:val="BB2023Title1"/>
        <w:ind w:left="-180"/>
      </w:pPr>
      <w:bookmarkStart w:id="211" w:name="_Toc130304151"/>
      <w:bookmarkStart w:id="212" w:name="_Toc130304384"/>
      <w:bookmarkStart w:id="213" w:name="_Toc130304669"/>
      <w:bookmarkStart w:id="214" w:name="_Toc185274942"/>
      <w:bookmarkStart w:id="215" w:name="_Toc202719018"/>
      <w:r w:rsidRPr="00501850">
        <w:t xml:space="preserve">ECES </w:t>
      </w:r>
      <w:r>
        <w:t>Staff</w:t>
      </w:r>
      <w:bookmarkEnd w:id="211"/>
      <w:bookmarkEnd w:id="212"/>
      <w:bookmarkEnd w:id="213"/>
      <w:bookmarkEnd w:id="214"/>
      <w:bookmarkEnd w:id="215"/>
    </w:p>
    <w:p w14:paraId="35DE4140" w14:textId="54843091" w:rsidR="003F52BD" w:rsidRPr="003F52BD" w:rsidRDefault="003F52BD" w:rsidP="003F52BD">
      <w:pPr>
        <w:pStyle w:val="BB2023Body"/>
        <w:ind w:left="-142"/>
      </w:pPr>
      <w:hyperlink r:id="rId25" w:history="1">
        <w:r w:rsidRPr="00BC118F">
          <w:rPr>
            <w:rStyle w:val="Hyperlink"/>
          </w:rPr>
          <w:t>https://eces.org.eg/en/eces-team/</w:t>
        </w:r>
      </w:hyperlink>
      <w:r>
        <w:t xml:space="preserve"> </w:t>
      </w:r>
    </w:p>
    <w:tbl>
      <w:tblPr>
        <w:tblStyle w:val="TableGrid"/>
        <w:tblW w:w="9445"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16" w:author="WTORKY" w:date="2025-10-01T20:46:00Z" w16du:dateUtc="2025-10-01T17:46:00Z">
          <w:tblPr>
            <w:tblStyle w:val="TableGrid"/>
            <w:tblW w:w="9863"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4675"/>
        <w:gridCol w:w="4770"/>
        <w:tblGridChange w:id="217">
          <w:tblGrid>
            <w:gridCol w:w="270"/>
            <w:gridCol w:w="4405"/>
            <w:gridCol w:w="5"/>
            <w:gridCol w:w="4765"/>
            <w:gridCol w:w="688"/>
          </w:tblGrid>
        </w:tblGridChange>
      </w:tblGrid>
      <w:tr w:rsidR="00501850" w:rsidRPr="00126B3B" w14:paraId="13091145" w14:textId="77777777" w:rsidTr="00126B3B">
        <w:trPr>
          <w:trHeight w:val="450"/>
          <w:trPrChange w:id="218" w:author="WTORKY" w:date="2025-10-01T20:46:00Z" w16du:dateUtc="2025-10-01T17:46:00Z">
            <w:trPr>
              <w:gridBefore w:val="1"/>
              <w:trHeight w:val="778"/>
            </w:trPr>
          </w:trPrChange>
        </w:trPr>
        <w:tc>
          <w:tcPr>
            <w:tcW w:w="4675" w:type="dxa"/>
            <w:tcPrChange w:id="219" w:author="WTORKY" w:date="2025-10-01T20:46:00Z" w16du:dateUtc="2025-10-01T17:46:00Z">
              <w:tcPr>
                <w:tcW w:w="4410" w:type="dxa"/>
                <w:gridSpan w:val="2"/>
              </w:tcPr>
            </w:tcPrChange>
          </w:tcPr>
          <w:p w14:paraId="5737AE8A" w14:textId="37E7CB63" w:rsidR="00501850" w:rsidRPr="00126B3B" w:rsidRDefault="00501850" w:rsidP="00126B3B">
            <w:pPr>
              <w:pStyle w:val="BB2023Body"/>
              <w:spacing w:after="80" w:line="240" w:lineRule="auto"/>
              <w:ind w:left="0" w:right="1063"/>
              <w:jc w:val="left"/>
              <w:rPr>
                <w:sz w:val="14"/>
                <w:szCs w:val="14"/>
                <w:rPrChange w:id="220" w:author="WTORKY" w:date="2025-10-01T20:41:00Z" w16du:dateUtc="2025-10-01T17:41:00Z">
                  <w:rPr>
                    <w:szCs w:val="16"/>
                  </w:rPr>
                </w:rPrChange>
              </w:rPr>
              <w:pPrChange w:id="221" w:author="WTORKY" w:date="2025-10-01T20:42:00Z" w16du:dateUtc="2025-10-01T17:42:00Z">
                <w:pPr>
                  <w:pStyle w:val="BB2023Body"/>
                  <w:spacing w:after="80" w:line="240" w:lineRule="auto"/>
                  <w:ind w:left="0"/>
                  <w:jc w:val="left"/>
                </w:pPr>
              </w:pPrChange>
            </w:pPr>
            <w:r w:rsidRPr="00126B3B">
              <w:rPr>
                <w:sz w:val="14"/>
                <w:szCs w:val="14"/>
                <w:rPrChange w:id="222" w:author="WTORKY" w:date="2025-10-01T20:41:00Z" w16du:dateUtc="2025-10-01T17:41:00Z">
                  <w:rPr>
                    <w:szCs w:val="16"/>
                  </w:rPr>
                </w:rPrChange>
              </w:rPr>
              <w:t>Abla Abdel</w:t>
            </w:r>
            <w:r w:rsidR="000E753D" w:rsidRPr="00126B3B">
              <w:rPr>
                <w:sz w:val="14"/>
                <w:szCs w:val="14"/>
                <w:rPrChange w:id="223" w:author="WTORKY" w:date="2025-10-01T20:41:00Z" w16du:dateUtc="2025-10-01T17:41:00Z">
                  <w:rPr>
                    <w:szCs w:val="16"/>
                  </w:rPr>
                </w:rPrChange>
              </w:rPr>
              <w:t>-</w:t>
            </w:r>
            <w:r w:rsidRPr="00126B3B">
              <w:rPr>
                <w:sz w:val="14"/>
                <w:szCs w:val="14"/>
                <w:rPrChange w:id="224" w:author="WTORKY" w:date="2025-10-01T20:41:00Z" w16du:dateUtc="2025-10-01T17:41:00Z">
                  <w:rPr>
                    <w:szCs w:val="16"/>
                  </w:rPr>
                </w:rPrChange>
              </w:rPr>
              <w:t>Latif, PhD</w:t>
            </w:r>
            <w:r w:rsidR="00202715" w:rsidRPr="00126B3B">
              <w:rPr>
                <w:sz w:val="14"/>
                <w:szCs w:val="14"/>
                <w:rPrChange w:id="225" w:author="WTORKY" w:date="2025-10-01T20:41:00Z" w16du:dateUtc="2025-10-01T17:41:00Z">
                  <w:rPr>
                    <w:szCs w:val="16"/>
                  </w:rPr>
                </w:rPrChange>
              </w:rPr>
              <w:t>,</w:t>
            </w:r>
            <w:r w:rsidRPr="00126B3B">
              <w:rPr>
                <w:sz w:val="14"/>
                <w:szCs w:val="14"/>
                <w:rPrChange w:id="226" w:author="WTORKY" w:date="2025-10-01T20:41:00Z" w16du:dateUtc="2025-10-01T17:41:00Z">
                  <w:rPr>
                    <w:szCs w:val="16"/>
                  </w:rPr>
                </w:rPrChange>
              </w:rPr>
              <w:t xml:space="preserve"> Executive Director and Director of Research</w:t>
            </w:r>
          </w:p>
          <w:p w14:paraId="0E2FD102" w14:textId="03DAE4DE" w:rsidR="000E753D" w:rsidRPr="00126B3B" w:rsidRDefault="00501850" w:rsidP="007A224F">
            <w:pPr>
              <w:pStyle w:val="BB2023Body"/>
              <w:spacing w:after="80" w:line="240" w:lineRule="auto"/>
              <w:ind w:left="0"/>
              <w:jc w:val="left"/>
              <w:rPr>
                <w:sz w:val="14"/>
                <w:szCs w:val="14"/>
                <w:rPrChange w:id="227" w:author="WTORKY" w:date="2025-10-01T20:41:00Z" w16du:dateUtc="2025-10-01T17:41:00Z">
                  <w:rPr>
                    <w:szCs w:val="16"/>
                  </w:rPr>
                </w:rPrChange>
              </w:rPr>
            </w:pPr>
            <w:r w:rsidRPr="00126B3B">
              <w:rPr>
                <w:sz w:val="14"/>
                <w:szCs w:val="14"/>
                <w:rPrChange w:id="228" w:author="WTORKY" w:date="2025-10-01T20:41:00Z" w16du:dateUtc="2025-10-01T17:41:00Z">
                  <w:rPr>
                    <w:szCs w:val="16"/>
                  </w:rPr>
                </w:rPrChange>
              </w:rPr>
              <w:t>Sahar Aboud, PhD</w:t>
            </w:r>
            <w:r w:rsidR="00202715" w:rsidRPr="00126B3B">
              <w:rPr>
                <w:sz w:val="14"/>
                <w:szCs w:val="14"/>
                <w:rPrChange w:id="229" w:author="WTORKY" w:date="2025-10-01T20:41:00Z" w16du:dateUtc="2025-10-01T17:41:00Z">
                  <w:rPr>
                    <w:szCs w:val="16"/>
                  </w:rPr>
                </w:rPrChange>
              </w:rPr>
              <w:t xml:space="preserve">, </w:t>
            </w:r>
            <w:r w:rsidRPr="00126B3B">
              <w:rPr>
                <w:sz w:val="14"/>
                <w:szCs w:val="14"/>
                <w:rPrChange w:id="230" w:author="WTORKY" w:date="2025-10-01T20:41:00Z" w16du:dateUtc="2025-10-01T17:41:00Z">
                  <w:rPr>
                    <w:szCs w:val="16"/>
                  </w:rPr>
                </w:rPrChange>
              </w:rPr>
              <w:t>Principal Economist</w:t>
            </w:r>
          </w:p>
          <w:p w14:paraId="5B71EA47" w14:textId="2B347F3C" w:rsidR="000E753D" w:rsidRPr="00126B3B" w:rsidRDefault="00501850" w:rsidP="000E753D">
            <w:pPr>
              <w:pStyle w:val="BB2023Body"/>
              <w:spacing w:after="80" w:line="240" w:lineRule="auto"/>
              <w:ind w:left="0"/>
              <w:jc w:val="left"/>
              <w:rPr>
                <w:sz w:val="14"/>
                <w:szCs w:val="14"/>
                <w:rPrChange w:id="231" w:author="WTORKY" w:date="2025-10-01T20:41:00Z" w16du:dateUtc="2025-10-01T17:41:00Z">
                  <w:rPr>
                    <w:szCs w:val="16"/>
                  </w:rPr>
                </w:rPrChange>
              </w:rPr>
            </w:pPr>
            <w:r w:rsidRPr="00126B3B">
              <w:rPr>
                <w:sz w:val="14"/>
                <w:szCs w:val="14"/>
                <w:rPrChange w:id="232" w:author="WTORKY" w:date="2025-10-01T20:41:00Z" w16du:dateUtc="2025-10-01T17:41:00Z">
                  <w:rPr>
                    <w:szCs w:val="16"/>
                  </w:rPr>
                </w:rPrChange>
              </w:rPr>
              <w:t>Rama Said</w:t>
            </w:r>
            <w:r w:rsidR="00202715" w:rsidRPr="00126B3B">
              <w:rPr>
                <w:sz w:val="14"/>
                <w:szCs w:val="14"/>
                <w:rPrChange w:id="233" w:author="WTORKY" w:date="2025-10-01T20:41:00Z" w16du:dateUtc="2025-10-01T17:41:00Z">
                  <w:rPr>
                    <w:szCs w:val="16"/>
                  </w:rPr>
                </w:rPrChange>
              </w:rPr>
              <w:t xml:space="preserve">, </w:t>
            </w:r>
            <w:r w:rsidRPr="00126B3B">
              <w:rPr>
                <w:sz w:val="14"/>
                <w:szCs w:val="14"/>
                <w:rPrChange w:id="234" w:author="WTORKY" w:date="2025-10-01T20:41:00Z" w16du:dateUtc="2025-10-01T17:41:00Z">
                  <w:rPr>
                    <w:szCs w:val="16"/>
                  </w:rPr>
                </w:rPrChange>
              </w:rPr>
              <w:t>Senior Economist</w:t>
            </w:r>
          </w:p>
          <w:p w14:paraId="3C359A9B" w14:textId="1C2C30C6" w:rsidR="00501850" w:rsidRPr="00126B3B" w:rsidRDefault="00501850" w:rsidP="000E753D">
            <w:pPr>
              <w:pStyle w:val="BB2023Body"/>
              <w:spacing w:after="80" w:line="240" w:lineRule="auto"/>
              <w:ind w:left="0"/>
              <w:jc w:val="left"/>
              <w:rPr>
                <w:sz w:val="14"/>
                <w:szCs w:val="14"/>
                <w:rPrChange w:id="235" w:author="WTORKY" w:date="2025-10-01T20:41:00Z" w16du:dateUtc="2025-10-01T17:41:00Z">
                  <w:rPr>
                    <w:szCs w:val="16"/>
                  </w:rPr>
                </w:rPrChange>
              </w:rPr>
            </w:pPr>
            <w:r w:rsidRPr="00126B3B">
              <w:rPr>
                <w:sz w:val="14"/>
                <w:szCs w:val="14"/>
                <w:rPrChange w:id="236" w:author="WTORKY" w:date="2025-10-01T20:41:00Z" w16du:dateUtc="2025-10-01T17:41:00Z">
                  <w:rPr>
                    <w:szCs w:val="16"/>
                  </w:rPr>
                </w:rPrChange>
              </w:rPr>
              <w:t xml:space="preserve">Racha Seif </w:t>
            </w:r>
            <w:r w:rsidR="000E753D" w:rsidRPr="00126B3B">
              <w:rPr>
                <w:sz w:val="14"/>
                <w:szCs w:val="14"/>
                <w:rPrChange w:id="237" w:author="WTORKY" w:date="2025-10-01T20:41:00Z" w16du:dateUtc="2025-10-01T17:41:00Z">
                  <w:rPr>
                    <w:szCs w:val="16"/>
                  </w:rPr>
                </w:rPrChange>
              </w:rPr>
              <w:t>El-Dine</w:t>
            </w:r>
            <w:r w:rsidR="00202715" w:rsidRPr="00126B3B">
              <w:rPr>
                <w:sz w:val="14"/>
                <w:szCs w:val="14"/>
                <w:rPrChange w:id="238" w:author="WTORKY" w:date="2025-10-01T20:41:00Z" w16du:dateUtc="2025-10-01T17:41:00Z">
                  <w:rPr>
                    <w:szCs w:val="16"/>
                  </w:rPr>
                </w:rPrChange>
              </w:rPr>
              <w:t xml:space="preserve">, </w:t>
            </w:r>
            <w:r w:rsidRPr="00126B3B">
              <w:rPr>
                <w:sz w:val="14"/>
                <w:szCs w:val="14"/>
                <w:rPrChange w:id="239" w:author="WTORKY" w:date="2025-10-01T20:41:00Z" w16du:dateUtc="2025-10-01T17:41:00Z">
                  <w:rPr>
                    <w:szCs w:val="16"/>
                  </w:rPr>
                </w:rPrChange>
              </w:rPr>
              <w:t>Senior Economist</w:t>
            </w:r>
          </w:p>
          <w:p w14:paraId="6A5D9934" w14:textId="77777777" w:rsidR="00C870E9" w:rsidRPr="00126B3B" w:rsidRDefault="00C870E9" w:rsidP="00C870E9">
            <w:pPr>
              <w:pStyle w:val="BB2023Body"/>
              <w:spacing w:after="80" w:line="240" w:lineRule="auto"/>
              <w:ind w:left="0"/>
              <w:jc w:val="left"/>
              <w:rPr>
                <w:sz w:val="14"/>
                <w:szCs w:val="14"/>
                <w:rPrChange w:id="240" w:author="WTORKY" w:date="2025-10-01T20:41:00Z" w16du:dateUtc="2025-10-01T17:41:00Z">
                  <w:rPr>
                    <w:szCs w:val="16"/>
                  </w:rPr>
                </w:rPrChange>
              </w:rPr>
            </w:pPr>
            <w:r w:rsidRPr="00126B3B">
              <w:rPr>
                <w:sz w:val="14"/>
                <w:szCs w:val="14"/>
                <w:rPrChange w:id="241" w:author="WTORKY" w:date="2025-10-01T20:41:00Z" w16du:dateUtc="2025-10-01T17:41:00Z">
                  <w:rPr>
                    <w:szCs w:val="16"/>
                  </w:rPr>
                </w:rPrChange>
              </w:rPr>
              <w:t>Ahmed Dawoud, Economist</w:t>
            </w:r>
          </w:p>
          <w:p w14:paraId="11F345B6" w14:textId="6C99215D" w:rsidR="00501850" w:rsidRPr="00126B3B" w:rsidRDefault="00501850" w:rsidP="000E753D">
            <w:pPr>
              <w:pStyle w:val="BB2023Body"/>
              <w:spacing w:after="80" w:line="240" w:lineRule="auto"/>
              <w:ind w:left="0"/>
              <w:jc w:val="left"/>
              <w:rPr>
                <w:sz w:val="14"/>
                <w:szCs w:val="14"/>
                <w:rPrChange w:id="242" w:author="WTORKY" w:date="2025-10-01T20:41:00Z" w16du:dateUtc="2025-10-01T17:41:00Z">
                  <w:rPr>
                    <w:szCs w:val="16"/>
                  </w:rPr>
                </w:rPrChange>
              </w:rPr>
            </w:pPr>
            <w:r w:rsidRPr="00126B3B">
              <w:rPr>
                <w:sz w:val="14"/>
                <w:szCs w:val="14"/>
                <w:rPrChange w:id="243" w:author="WTORKY" w:date="2025-10-01T20:41:00Z" w16du:dateUtc="2025-10-01T17:41:00Z">
                  <w:rPr>
                    <w:szCs w:val="16"/>
                  </w:rPr>
                </w:rPrChange>
              </w:rPr>
              <w:t>Mohamed Hosny</w:t>
            </w:r>
            <w:r w:rsidR="00202715" w:rsidRPr="00126B3B">
              <w:rPr>
                <w:sz w:val="14"/>
                <w:szCs w:val="14"/>
                <w:rPrChange w:id="244" w:author="WTORKY" w:date="2025-10-01T20:41:00Z" w16du:dateUtc="2025-10-01T17:41:00Z">
                  <w:rPr>
                    <w:szCs w:val="16"/>
                  </w:rPr>
                </w:rPrChange>
              </w:rPr>
              <w:t xml:space="preserve">, </w:t>
            </w:r>
            <w:r w:rsidRPr="00126B3B">
              <w:rPr>
                <w:sz w:val="14"/>
                <w:szCs w:val="14"/>
                <w:rPrChange w:id="245" w:author="WTORKY" w:date="2025-10-01T20:41:00Z" w16du:dateUtc="2025-10-01T17:41:00Z">
                  <w:rPr>
                    <w:szCs w:val="16"/>
                  </w:rPr>
                </w:rPrChange>
              </w:rPr>
              <w:t>Economist</w:t>
            </w:r>
          </w:p>
          <w:p w14:paraId="04CE9632" w14:textId="1B15EDF7" w:rsidR="00501850" w:rsidRPr="00126B3B" w:rsidRDefault="00501850" w:rsidP="000E753D">
            <w:pPr>
              <w:pStyle w:val="BB2023Body"/>
              <w:spacing w:after="80" w:line="240" w:lineRule="auto"/>
              <w:ind w:left="0"/>
              <w:jc w:val="left"/>
              <w:rPr>
                <w:sz w:val="14"/>
                <w:szCs w:val="14"/>
                <w:rPrChange w:id="246" w:author="WTORKY" w:date="2025-10-01T20:41:00Z" w16du:dateUtc="2025-10-01T17:41:00Z">
                  <w:rPr>
                    <w:szCs w:val="16"/>
                  </w:rPr>
                </w:rPrChange>
              </w:rPr>
            </w:pPr>
            <w:r w:rsidRPr="00126B3B">
              <w:rPr>
                <w:sz w:val="14"/>
                <w:szCs w:val="14"/>
                <w:rPrChange w:id="247" w:author="WTORKY" w:date="2025-10-01T20:41:00Z" w16du:dateUtc="2025-10-01T17:41:00Z">
                  <w:rPr>
                    <w:szCs w:val="16"/>
                  </w:rPr>
                </w:rPrChange>
              </w:rPr>
              <w:t>Marian Adel</w:t>
            </w:r>
            <w:r w:rsidR="00202715" w:rsidRPr="00126B3B">
              <w:rPr>
                <w:sz w:val="14"/>
                <w:szCs w:val="14"/>
                <w:rPrChange w:id="248" w:author="WTORKY" w:date="2025-10-01T20:41:00Z" w16du:dateUtc="2025-10-01T17:41:00Z">
                  <w:rPr>
                    <w:szCs w:val="16"/>
                  </w:rPr>
                </w:rPrChange>
              </w:rPr>
              <w:t xml:space="preserve">, </w:t>
            </w:r>
            <w:r w:rsidR="000E753D" w:rsidRPr="00126B3B">
              <w:rPr>
                <w:sz w:val="14"/>
                <w:szCs w:val="14"/>
                <w:rPrChange w:id="249" w:author="WTORKY" w:date="2025-10-01T20:41:00Z" w16du:dateUtc="2025-10-01T17:41:00Z">
                  <w:rPr>
                    <w:szCs w:val="16"/>
                  </w:rPr>
                </w:rPrChange>
              </w:rPr>
              <w:t>Economist</w:t>
            </w:r>
          </w:p>
          <w:p w14:paraId="2462A762" w14:textId="03D89379" w:rsidR="000E753D" w:rsidRPr="00126B3B" w:rsidRDefault="00300E19" w:rsidP="000E753D">
            <w:pPr>
              <w:pStyle w:val="BB2023Body"/>
              <w:spacing w:after="80" w:line="240" w:lineRule="auto"/>
              <w:ind w:left="0"/>
              <w:jc w:val="left"/>
              <w:rPr>
                <w:sz w:val="14"/>
                <w:szCs w:val="14"/>
                <w:rPrChange w:id="250" w:author="WTORKY" w:date="2025-10-01T20:41:00Z" w16du:dateUtc="2025-10-01T17:41:00Z">
                  <w:rPr>
                    <w:szCs w:val="16"/>
                  </w:rPr>
                </w:rPrChange>
              </w:rPr>
            </w:pPr>
            <w:r w:rsidRPr="00126B3B">
              <w:rPr>
                <w:sz w:val="14"/>
                <w:szCs w:val="14"/>
                <w:rPrChange w:id="251" w:author="WTORKY" w:date="2025-10-01T20:41:00Z" w16du:dateUtc="2025-10-01T17:41:00Z">
                  <w:rPr>
                    <w:szCs w:val="16"/>
                  </w:rPr>
                </w:rPrChange>
              </w:rPr>
              <w:t>Sondos Samir</w:t>
            </w:r>
            <w:r w:rsidR="00634D0B" w:rsidRPr="00126B3B">
              <w:rPr>
                <w:sz w:val="14"/>
                <w:szCs w:val="14"/>
                <w:rPrChange w:id="252" w:author="WTORKY" w:date="2025-10-01T20:41:00Z" w16du:dateUtc="2025-10-01T17:41:00Z">
                  <w:rPr>
                    <w:szCs w:val="16"/>
                  </w:rPr>
                </w:rPrChange>
              </w:rPr>
              <w:t xml:space="preserve">, </w:t>
            </w:r>
            <w:r w:rsidR="000E753D" w:rsidRPr="00126B3B">
              <w:rPr>
                <w:sz w:val="14"/>
                <w:szCs w:val="14"/>
                <w:rPrChange w:id="253" w:author="WTORKY" w:date="2025-10-01T20:41:00Z" w16du:dateUtc="2025-10-01T17:41:00Z">
                  <w:rPr>
                    <w:szCs w:val="16"/>
                  </w:rPr>
                </w:rPrChange>
              </w:rPr>
              <w:t>Research Analyst</w:t>
            </w:r>
          </w:p>
          <w:p w14:paraId="47489686" w14:textId="5A16244A" w:rsidR="00437030" w:rsidRPr="00126B3B" w:rsidRDefault="00437030" w:rsidP="000E753D">
            <w:pPr>
              <w:pStyle w:val="BB2023Body"/>
              <w:spacing w:after="80" w:line="240" w:lineRule="auto"/>
              <w:ind w:left="0"/>
              <w:jc w:val="left"/>
              <w:rPr>
                <w:sz w:val="14"/>
                <w:szCs w:val="14"/>
                <w:rPrChange w:id="254" w:author="WTORKY" w:date="2025-10-01T20:41:00Z" w16du:dateUtc="2025-10-01T17:41:00Z">
                  <w:rPr>
                    <w:szCs w:val="16"/>
                  </w:rPr>
                </w:rPrChange>
              </w:rPr>
            </w:pPr>
            <w:r w:rsidRPr="00126B3B">
              <w:rPr>
                <w:sz w:val="14"/>
                <w:szCs w:val="14"/>
                <w:rPrChange w:id="255" w:author="WTORKY" w:date="2025-10-01T20:41:00Z" w16du:dateUtc="2025-10-01T17:41:00Z">
                  <w:rPr>
                    <w:szCs w:val="16"/>
                  </w:rPr>
                </w:rPrChange>
              </w:rPr>
              <w:t>Aya Saleh, Research Analyst</w:t>
            </w:r>
          </w:p>
          <w:p w14:paraId="14CC5B95" w14:textId="487C56B2" w:rsidR="00287E34" w:rsidRPr="00126B3B" w:rsidRDefault="00287E34" w:rsidP="00287E34">
            <w:pPr>
              <w:pStyle w:val="BB2023Body"/>
              <w:spacing w:after="80" w:line="240" w:lineRule="auto"/>
              <w:ind w:left="0"/>
              <w:jc w:val="left"/>
              <w:rPr>
                <w:sz w:val="14"/>
                <w:szCs w:val="14"/>
                <w:rPrChange w:id="256" w:author="WTORKY" w:date="2025-10-01T20:41:00Z" w16du:dateUtc="2025-10-01T17:41:00Z">
                  <w:rPr>
                    <w:szCs w:val="16"/>
                  </w:rPr>
                </w:rPrChange>
              </w:rPr>
            </w:pPr>
            <w:r w:rsidRPr="00126B3B">
              <w:rPr>
                <w:sz w:val="14"/>
                <w:szCs w:val="14"/>
                <w:rPrChange w:id="257" w:author="WTORKY" w:date="2025-10-01T20:41:00Z" w16du:dateUtc="2025-10-01T17:41:00Z">
                  <w:rPr>
                    <w:szCs w:val="16"/>
                  </w:rPr>
                </w:rPrChange>
              </w:rPr>
              <w:t>Israa Adel, Research Analyst</w:t>
            </w:r>
          </w:p>
          <w:p w14:paraId="0F8EEAA7" w14:textId="2BC935AC" w:rsidR="00F56C03" w:rsidRPr="00126B3B" w:rsidRDefault="00F56C03" w:rsidP="00F56C03">
            <w:pPr>
              <w:pStyle w:val="BB2023Body"/>
              <w:spacing w:after="80" w:line="240" w:lineRule="auto"/>
              <w:ind w:left="0"/>
              <w:jc w:val="left"/>
              <w:rPr>
                <w:sz w:val="14"/>
                <w:szCs w:val="14"/>
                <w:rPrChange w:id="258" w:author="WTORKY" w:date="2025-10-01T20:41:00Z" w16du:dateUtc="2025-10-01T17:41:00Z">
                  <w:rPr>
                    <w:szCs w:val="16"/>
                  </w:rPr>
                </w:rPrChange>
              </w:rPr>
            </w:pPr>
            <w:r w:rsidRPr="00126B3B">
              <w:rPr>
                <w:sz w:val="14"/>
                <w:szCs w:val="14"/>
                <w:rPrChange w:id="259" w:author="WTORKY" w:date="2025-10-01T20:41:00Z" w16du:dateUtc="2025-10-01T17:41:00Z">
                  <w:rPr>
                    <w:szCs w:val="16"/>
                  </w:rPr>
                </w:rPrChange>
              </w:rPr>
              <w:t>Youssef Nasr, Research Analyst</w:t>
            </w:r>
          </w:p>
          <w:p w14:paraId="728FB2D7" w14:textId="430ADC3D" w:rsidR="00531C0F" w:rsidRPr="00126B3B" w:rsidRDefault="00531C0F" w:rsidP="00F56C03">
            <w:pPr>
              <w:pStyle w:val="BB2023Body"/>
              <w:spacing w:after="80" w:line="240" w:lineRule="auto"/>
              <w:ind w:left="0"/>
              <w:jc w:val="left"/>
              <w:rPr>
                <w:sz w:val="14"/>
                <w:szCs w:val="14"/>
                <w:rPrChange w:id="260" w:author="WTORKY" w:date="2025-10-01T20:41:00Z" w16du:dateUtc="2025-10-01T17:41:00Z">
                  <w:rPr>
                    <w:szCs w:val="16"/>
                  </w:rPr>
                </w:rPrChange>
              </w:rPr>
            </w:pPr>
            <w:r w:rsidRPr="00126B3B">
              <w:rPr>
                <w:sz w:val="14"/>
                <w:szCs w:val="14"/>
                <w:rPrChange w:id="261" w:author="WTORKY" w:date="2025-10-01T20:41:00Z" w16du:dateUtc="2025-10-01T17:41:00Z">
                  <w:rPr>
                    <w:szCs w:val="16"/>
                  </w:rPr>
                </w:rPrChange>
              </w:rPr>
              <w:t>Mahmoud Mohamed, Research Analyst</w:t>
            </w:r>
            <w:r w:rsidRPr="00126B3B" w:rsidDel="00531C0F">
              <w:rPr>
                <w:sz w:val="14"/>
                <w:szCs w:val="14"/>
                <w:rPrChange w:id="262" w:author="WTORKY" w:date="2025-10-01T20:41:00Z" w16du:dateUtc="2025-10-01T17:41:00Z">
                  <w:rPr>
                    <w:szCs w:val="16"/>
                  </w:rPr>
                </w:rPrChange>
              </w:rPr>
              <w:t xml:space="preserve"> </w:t>
            </w:r>
          </w:p>
          <w:p w14:paraId="65A1DD30" w14:textId="13561D16" w:rsidR="00531C0F" w:rsidRDefault="00531C0F" w:rsidP="000E753D">
            <w:pPr>
              <w:pStyle w:val="BB2023Body"/>
              <w:spacing w:after="80" w:line="240" w:lineRule="auto"/>
              <w:ind w:left="0"/>
              <w:jc w:val="left"/>
              <w:rPr>
                <w:ins w:id="263" w:author="WTORKY" w:date="2025-10-01T20:42:00Z" w16du:dateUtc="2025-10-01T17:42:00Z"/>
                <w:sz w:val="14"/>
                <w:szCs w:val="14"/>
              </w:rPr>
            </w:pPr>
            <w:r w:rsidRPr="00126B3B">
              <w:rPr>
                <w:sz w:val="14"/>
                <w:szCs w:val="14"/>
                <w:rPrChange w:id="264" w:author="WTORKY" w:date="2025-10-01T20:41:00Z" w16du:dateUtc="2025-10-01T17:41:00Z">
                  <w:rPr>
                    <w:szCs w:val="16"/>
                  </w:rPr>
                </w:rPrChange>
              </w:rPr>
              <w:t>Ahmed Habashy, Data Analyst</w:t>
            </w:r>
          </w:p>
          <w:p w14:paraId="3E2365BB" w14:textId="77777777" w:rsidR="00126B3B" w:rsidRPr="005060DF" w:rsidRDefault="00126B3B" w:rsidP="00126B3B">
            <w:pPr>
              <w:pStyle w:val="BB2023Body"/>
              <w:spacing w:after="80" w:line="240" w:lineRule="auto"/>
              <w:ind w:left="0"/>
              <w:jc w:val="left"/>
              <w:rPr>
                <w:ins w:id="265" w:author="WTORKY" w:date="2025-10-01T20:43:00Z" w16du:dateUtc="2025-10-01T17:43:00Z"/>
                <w:sz w:val="14"/>
                <w:szCs w:val="14"/>
              </w:rPr>
            </w:pPr>
            <w:ins w:id="266" w:author="WTORKY" w:date="2025-10-01T20:43:00Z" w16du:dateUtc="2025-10-01T17:43:00Z">
              <w:r w:rsidRPr="005060DF">
                <w:rPr>
                  <w:sz w:val="14"/>
                  <w:szCs w:val="14"/>
                </w:rPr>
                <w:t>Abdelrahman Eleshaky, Data Analyst</w:t>
              </w:r>
            </w:ins>
          </w:p>
          <w:p w14:paraId="11A4A278" w14:textId="1AE4D7E2" w:rsidR="00126B3B" w:rsidDel="00126B3B" w:rsidRDefault="00126B3B" w:rsidP="00126B3B">
            <w:pPr>
              <w:pStyle w:val="BB2023Body"/>
              <w:spacing w:after="80" w:line="240" w:lineRule="auto"/>
              <w:ind w:left="0"/>
              <w:jc w:val="left"/>
              <w:rPr>
                <w:del w:id="267" w:author="WTORKY" w:date="2025-10-01T20:43:00Z" w16du:dateUtc="2025-10-01T17:43:00Z"/>
                <w:sz w:val="14"/>
                <w:szCs w:val="14"/>
              </w:rPr>
            </w:pPr>
            <w:ins w:id="268" w:author="WTORKY" w:date="2025-10-01T20:42:00Z" w16du:dateUtc="2025-10-01T17:42:00Z">
              <w:r>
                <w:rPr>
                  <w:sz w:val="14"/>
                  <w:szCs w:val="14"/>
                </w:rPr>
                <w:t>Osama ElShamy</w:t>
              </w:r>
              <w:r w:rsidRPr="005060DF">
                <w:rPr>
                  <w:sz w:val="14"/>
                  <w:szCs w:val="14"/>
                </w:rPr>
                <w:t>, Data Analyst</w:t>
              </w:r>
            </w:ins>
          </w:p>
          <w:p w14:paraId="503D0B92" w14:textId="77777777" w:rsidR="00126B3B" w:rsidRDefault="00126B3B" w:rsidP="00377DBE">
            <w:pPr>
              <w:pStyle w:val="BB2023Body"/>
              <w:spacing w:after="80" w:line="240" w:lineRule="auto"/>
              <w:ind w:left="0"/>
              <w:jc w:val="left"/>
              <w:rPr>
                <w:ins w:id="269" w:author="WTORKY" w:date="2025-10-01T20:44:00Z" w16du:dateUtc="2025-10-01T17:44:00Z"/>
                <w:sz w:val="14"/>
                <w:szCs w:val="14"/>
              </w:rPr>
            </w:pPr>
          </w:p>
          <w:p w14:paraId="545C90BE" w14:textId="0650169B" w:rsidR="00531C0F" w:rsidRPr="00126B3B" w:rsidDel="003062B9" w:rsidRDefault="00126B3B" w:rsidP="00126B3B">
            <w:pPr>
              <w:pStyle w:val="BB2023Body"/>
              <w:spacing w:after="80" w:line="240" w:lineRule="auto"/>
              <w:ind w:left="0"/>
              <w:jc w:val="left"/>
              <w:rPr>
                <w:del w:id="270" w:author="Mohamed Abdel-Hakam" w:date="2025-09-29T17:39:00Z"/>
                <w:sz w:val="14"/>
                <w:szCs w:val="14"/>
                <w:rPrChange w:id="271" w:author="WTORKY" w:date="2025-10-01T20:41:00Z" w16du:dateUtc="2025-10-01T17:41:00Z">
                  <w:rPr>
                    <w:del w:id="272" w:author="Mohamed Abdel-Hakam" w:date="2025-09-29T17:39:00Z"/>
                    <w:szCs w:val="16"/>
                  </w:rPr>
                </w:rPrChange>
              </w:rPr>
              <w:pPrChange w:id="273" w:author="WTORKY" w:date="2025-10-01T20:45:00Z" w16du:dateUtc="2025-10-01T17:45:00Z">
                <w:pPr>
                  <w:pStyle w:val="BB2023Body"/>
                  <w:spacing w:after="80" w:line="240" w:lineRule="auto"/>
                  <w:ind w:left="0"/>
                  <w:jc w:val="left"/>
                </w:pPr>
              </w:pPrChange>
            </w:pPr>
            <w:ins w:id="274" w:author="WTORKY" w:date="2025-10-01T20:44:00Z" w16du:dateUtc="2025-10-01T17:44:00Z">
              <w:r>
                <w:rPr>
                  <w:sz w:val="14"/>
                  <w:szCs w:val="14"/>
                </w:rPr>
                <w:t>Mohamed Abdellatef</w:t>
              </w:r>
              <w:r w:rsidRPr="005060DF">
                <w:rPr>
                  <w:sz w:val="14"/>
                  <w:szCs w:val="14"/>
                </w:rPr>
                <w:t>, Data Analyst</w:t>
              </w:r>
            </w:ins>
            <w:del w:id="275" w:author="Mohamed Abdel-Hakam" w:date="2025-09-29T17:39:00Z">
              <w:r w:rsidR="00531C0F" w:rsidRPr="00126B3B" w:rsidDel="003062B9">
                <w:rPr>
                  <w:sz w:val="14"/>
                  <w:szCs w:val="14"/>
                  <w:rPrChange w:id="276" w:author="WTORKY" w:date="2025-10-01T20:41:00Z" w16du:dateUtc="2025-10-01T17:41:00Z">
                    <w:rPr>
                      <w:szCs w:val="16"/>
                    </w:rPr>
                  </w:rPrChange>
                </w:rPr>
                <w:delText>Abdelrahman Eleshaky, Data Analyst</w:delText>
              </w:r>
            </w:del>
          </w:p>
          <w:p w14:paraId="5830417D" w14:textId="75CEABEB" w:rsidR="00501850" w:rsidRPr="00126B3B" w:rsidRDefault="00501850" w:rsidP="00377DBE">
            <w:pPr>
              <w:pStyle w:val="BB2023Body"/>
              <w:spacing w:after="80" w:line="240" w:lineRule="auto"/>
              <w:ind w:left="0"/>
              <w:jc w:val="left"/>
              <w:rPr>
                <w:sz w:val="14"/>
                <w:szCs w:val="14"/>
                <w:rPrChange w:id="277" w:author="WTORKY" w:date="2025-10-01T20:41:00Z" w16du:dateUtc="2025-10-01T17:41:00Z">
                  <w:rPr>
                    <w:szCs w:val="16"/>
                  </w:rPr>
                </w:rPrChange>
              </w:rPr>
            </w:pPr>
            <w:del w:id="278" w:author="WTORKY" w:date="2025-10-01T20:43:00Z" w16du:dateUtc="2025-10-01T17:43:00Z">
              <w:r w:rsidRPr="00126B3B" w:rsidDel="00126B3B">
                <w:rPr>
                  <w:sz w:val="14"/>
                  <w:szCs w:val="14"/>
                  <w:rPrChange w:id="279" w:author="WTORKY" w:date="2025-10-01T20:41:00Z" w16du:dateUtc="2025-10-01T17:41:00Z">
                    <w:rPr>
                      <w:szCs w:val="16"/>
                    </w:rPr>
                  </w:rPrChange>
                </w:rPr>
                <w:delText>Ahmed Fathy</w:delText>
              </w:r>
              <w:r w:rsidR="00634D0B" w:rsidRPr="00126B3B" w:rsidDel="00126B3B">
                <w:rPr>
                  <w:sz w:val="14"/>
                  <w:szCs w:val="14"/>
                  <w:rPrChange w:id="280" w:author="WTORKY" w:date="2025-10-01T20:41:00Z" w16du:dateUtc="2025-10-01T17:41:00Z">
                    <w:rPr>
                      <w:szCs w:val="16"/>
                    </w:rPr>
                  </w:rPrChange>
                </w:rPr>
                <w:delText xml:space="preserve">, </w:delText>
              </w:r>
              <w:r w:rsidR="000E753D" w:rsidRPr="00126B3B" w:rsidDel="00126B3B">
                <w:rPr>
                  <w:sz w:val="14"/>
                  <w:szCs w:val="14"/>
                  <w:rPrChange w:id="281" w:author="WTORKY" w:date="2025-10-01T20:41:00Z" w16du:dateUtc="2025-10-01T17:41:00Z">
                    <w:rPr>
                      <w:szCs w:val="16"/>
                    </w:rPr>
                  </w:rPrChange>
                </w:rPr>
                <w:delText>Field Researcher</w:delText>
              </w:r>
            </w:del>
          </w:p>
        </w:tc>
        <w:tc>
          <w:tcPr>
            <w:tcW w:w="4770" w:type="dxa"/>
            <w:tcPrChange w:id="282" w:author="WTORKY" w:date="2025-10-01T20:46:00Z" w16du:dateUtc="2025-10-01T17:46:00Z">
              <w:tcPr>
                <w:tcW w:w="5453" w:type="dxa"/>
                <w:gridSpan w:val="2"/>
              </w:tcPr>
            </w:tcPrChange>
          </w:tcPr>
          <w:p w14:paraId="6DA65490" w14:textId="77777777" w:rsidR="00126B3B" w:rsidRDefault="00126B3B" w:rsidP="000E753D">
            <w:pPr>
              <w:pStyle w:val="BB2023Body"/>
              <w:spacing w:after="80" w:line="240" w:lineRule="auto"/>
              <w:ind w:left="0"/>
              <w:jc w:val="left"/>
              <w:rPr>
                <w:ins w:id="283" w:author="WTORKY" w:date="2025-10-01T20:43:00Z" w16du:dateUtc="2025-10-01T17:43:00Z"/>
                <w:sz w:val="14"/>
                <w:szCs w:val="14"/>
              </w:rPr>
            </w:pPr>
            <w:ins w:id="284" w:author="WTORKY" w:date="2025-10-01T20:43:00Z" w16du:dateUtc="2025-10-01T17:43:00Z">
              <w:r w:rsidRPr="005060DF">
                <w:rPr>
                  <w:sz w:val="14"/>
                  <w:szCs w:val="14"/>
                </w:rPr>
                <w:t>Ahmed Fathy, Field Researcher</w:t>
              </w:r>
              <w:r w:rsidRPr="00126B3B">
                <w:rPr>
                  <w:sz w:val="14"/>
                  <w:szCs w:val="14"/>
                </w:rPr>
                <w:t xml:space="preserve"> </w:t>
              </w:r>
            </w:ins>
          </w:p>
          <w:p w14:paraId="4AE09DE7" w14:textId="6E2DC9DF" w:rsidR="00770DD8" w:rsidRPr="00126B3B" w:rsidRDefault="00770DD8" w:rsidP="000E753D">
            <w:pPr>
              <w:pStyle w:val="BB2023Body"/>
              <w:spacing w:after="80" w:line="240" w:lineRule="auto"/>
              <w:ind w:left="0"/>
              <w:jc w:val="left"/>
              <w:rPr>
                <w:sz w:val="14"/>
                <w:szCs w:val="14"/>
                <w:rPrChange w:id="285" w:author="WTORKY" w:date="2025-10-01T20:41:00Z" w16du:dateUtc="2025-10-01T17:41:00Z">
                  <w:rPr>
                    <w:szCs w:val="16"/>
                  </w:rPr>
                </w:rPrChange>
              </w:rPr>
            </w:pPr>
            <w:r w:rsidRPr="00126B3B">
              <w:rPr>
                <w:sz w:val="14"/>
                <w:szCs w:val="14"/>
                <w:rPrChange w:id="286" w:author="WTORKY" w:date="2025-10-01T20:41:00Z" w16du:dateUtc="2025-10-01T17:41:00Z">
                  <w:rPr>
                    <w:szCs w:val="16"/>
                  </w:rPr>
                </w:rPrChange>
              </w:rPr>
              <w:t>Hossam Khater, Field Researcher</w:t>
            </w:r>
          </w:p>
          <w:p w14:paraId="7C98BCDA" w14:textId="682ABEA5" w:rsidR="00287E34" w:rsidRPr="00126B3B" w:rsidRDefault="00287E34" w:rsidP="000E753D">
            <w:pPr>
              <w:pStyle w:val="BB2023Body"/>
              <w:spacing w:after="80" w:line="240" w:lineRule="auto"/>
              <w:ind w:left="0"/>
              <w:jc w:val="left"/>
              <w:rPr>
                <w:sz w:val="14"/>
                <w:szCs w:val="14"/>
                <w:rPrChange w:id="287" w:author="WTORKY" w:date="2025-10-01T20:41:00Z" w16du:dateUtc="2025-10-01T17:41:00Z">
                  <w:rPr>
                    <w:szCs w:val="16"/>
                  </w:rPr>
                </w:rPrChange>
              </w:rPr>
            </w:pPr>
            <w:r w:rsidRPr="00126B3B">
              <w:rPr>
                <w:sz w:val="14"/>
                <w:szCs w:val="14"/>
                <w:rPrChange w:id="288" w:author="WTORKY" w:date="2025-10-01T20:41:00Z" w16du:dateUtc="2025-10-01T17:41:00Z">
                  <w:rPr>
                    <w:szCs w:val="16"/>
                  </w:rPr>
                </w:rPrChange>
              </w:rPr>
              <w:t xml:space="preserve">Mohamed Khater, Field Researcher </w:t>
            </w:r>
          </w:p>
          <w:p w14:paraId="4E4D4BA6" w14:textId="70475BC6" w:rsidR="000E753D" w:rsidRPr="00126B3B" w:rsidRDefault="00501850" w:rsidP="000E753D">
            <w:pPr>
              <w:pStyle w:val="BB2023Body"/>
              <w:spacing w:after="80" w:line="240" w:lineRule="auto"/>
              <w:ind w:left="0"/>
              <w:jc w:val="left"/>
              <w:rPr>
                <w:sz w:val="14"/>
                <w:szCs w:val="14"/>
                <w:rPrChange w:id="289" w:author="WTORKY" w:date="2025-10-01T20:41:00Z" w16du:dateUtc="2025-10-01T17:41:00Z">
                  <w:rPr>
                    <w:szCs w:val="16"/>
                  </w:rPr>
                </w:rPrChange>
              </w:rPr>
            </w:pPr>
            <w:r w:rsidRPr="00126B3B">
              <w:rPr>
                <w:sz w:val="14"/>
                <w:szCs w:val="14"/>
                <w:rPrChange w:id="290" w:author="WTORKY" w:date="2025-10-01T20:41:00Z" w16du:dateUtc="2025-10-01T17:41:00Z">
                  <w:rPr>
                    <w:szCs w:val="16"/>
                  </w:rPr>
                </w:rPrChange>
              </w:rPr>
              <w:t>Yasser Selim</w:t>
            </w:r>
            <w:r w:rsidR="00202715" w:rsidRPr="00126B3B">
              <w:rPr>
                <w:sz w:val="14"/>
                <w:szCs w:val="14"/>
                <w:rPrChange w:id="291" w:author="WTORKY" w:date="2025-10-01T20:41:00Z" w16du:dateUtc="2025-10-01T17:41:00Z">
                  <w:rPr>
                    <w:szCs w:val="16"/>
                  </w:rPr>
                </w:rPrChange>
              </w:rPr>
              <w:t xml:space="preserve">, </w:t>
            </w:r>
            <w:r w:rsidRPr="00126B3B">
              <w:rPr>
                <w:sz w:val="14"/>
                <w:szCs w:val="14"/>
                <w:rPrChange w:id="292" w:author="WTORKY" w:date="2025-10-01T20:41:00Z" w16du:dateUtc="2025-10-01T17:41:00Z">
                  <w:rPr>
                    <w:szCs w:val="16"/>
                  </w:rPr>
                </w:rPrChange>
              </w:rPr>
              <w:t>Managing Editor</w:t>
            </w:r>
          </w:p>
          <w:p w14:paraId="065C0716" w14:textId="375AAC09" w:rsidR="00501850" w:rsidRPr="00126B3B" w:rsidRDefault="00501850" w:rsidP="000E753D">
            <w:pPr>
              <w:pStyle w:val="BB2023Body"/>
              <w:spacing w:after="80" w:line="240" w:lineRule="auto"/>
              <w:ind w:left="0"/>
              <w:jc w:val="left"/>
              <w:rPr>
                <w:sz w:val="14"/>
                <w:szCs w:val="14"/>
                <w:rPrChange w:id="293" w:author="WTORKY" w:date="2025-10-01T20:41:00Z" w16du:dateUtc="2025-10-01T17:41:00Z">
                  <w:rPr>
                    <w:szCs w:val="16"/>
                  </w:rPr>
                </w:rPrChange>
              </w:rPr>
            </w:pPr>
            <w:r w:rsidRPr="00126B3B">
              <w:rPr>
                <w:sz w:val="14"/>
                <w:szCs w:val="14"/>
                <w:rPrChange w:id="294" w:author="WTORKY" w:date="2025-10-01T20:41:00Z" w16du:dateUtc="2025-10-01T17:41:00Z">
                  <w:rPr>
                    <w:szCs w:val="16"/>
                  </w:rPr>
                </w:rPrChange>
              </w:rPr>
              <w:t>Fatma Al-Zahraa Ali</w:t>
            </w:r>
            <w:r w:rsidR="00202715" w:rsidRPr="00126B3B">
              <w:rPr>
                <w:sz w:val="14"/>
                <w:szCs w:val="14"/>
                <w:rPrChange w:id="295" w:author="WTORKY" w:date="2025-10-01T20:41:00Z" w16du:dateUtc="2025-10-01T17:41:00Z">
                  <w:rPr>
                    <w:szCs w:val="16"/>
                  </w:rPr>
                </w:rPrChange>
              </w:rPr>
              <w:t xml:space="preserve">, </w:t>
            </w:r>
            <w:r w:rsidRPr="00126B3B">
              <w:rPr>
                <w:sz w:val="14"/>
                <w:szCs w:val="14"/>
                <w:rPrChange w:id="296" w:author="WTORKY" w:date="2025-10-01T20:41:00Z" w16du:dateUtc="2025-10-01T17:41:00Z">
                  <w:rPr>
                    <w:szCs w:val="16"/>
                  </w:rPr>
                </w:rPrChange>
              </w:rPr>
              <w:t>Senior Editor/ Translator</w:t>
            </w:r>
          </w:p>
          <w:p w14:paraId="13887A10" w14:textId="77A4C3BC" w:rsidR="00501850" w:rsidRPr="00126B3B" w:rsidRDefault="00501850" w:rsidP="000E753D">
            <w:pPr>
              <w:pStyle w:val="BB2023Body"/>
              <w:spacing w:after="80" w:line="240" w:lineRule="auto"/>
              <w:ind w:left="0"/>
              <w:jc w:val="left"/>
              <w:rPr>
                <w:sz w:val="14"/>
                <w:szCs w:val="14"/>
                <w:rPrChange w:id="297" w:author="WTORKY" w:date="2025-10-01T20:41:00Z" w16du:dateUtc="2025-10-01T17:41:00Z">
                  <w:rPr>
                    <w:szCs w:val="16"/>
                  </w:rPr>
                </w:rPrChange>
              </w:rPr>
            </w:pPr>
            <w:r w:rsidRPr="00126B3B">
              <w:rPr>
                <w:sz w:val="14"/>
                <w:szCs w:val="14"/>
                <w:rPrChange w:id="298" w:author="WTORKY" w:date="2025-10-01T20:41:00Z" w16du:dateUtc="2025-10-01T17:41:00Z">
                  <w:rPr>
                    <w:szCs w:val="16"/>
                  </w:rPr>
                </w:rPrChange>
              </w:rPr>
              <w:t>Ebrahim El-</w:t>
            </w:r>
            <w:proofErr w:type="spellStart"/>
            <w:r w:rsidRPr="00126B3B">
              <w:rPr>
                <w:sz w:val="14"/>
                <w:szCs w:val="14"/>
                <w:rPrChange w:id="299" w:author="WTORKY" w:date="2025-10-01T20:41:00Z" w16du:dateUtc="2025-10-01T17:41:00Z">
                  <w:rPr>
                    <w:szCs w:val="16"/>
                  </w:rPr>
                </w:rPrChange>
              </w:rPr>
              <w:t>Embaby</w:t>
            </w:r>
            <w:proofErr w:type="spellEnd"/>
            <w:r w:rsidR="00202715" w:rsidRPr="00126B3B">
              <w:rPr>
                <w:sz w:val="14"/>
                <w:szCs w:val="14"/>
                <w:rPrChange w:id="300" w:author="WTORKY" w:date="2025-10-01T20:41:00Z" w16du:dateUtc="2025-10-01T17:41:00Z">
                  <w:rPr>
                    <w:szCs w:val="16"/>
                  </w:rPr>
                </w:rPrChange>
              </w:rPr>
              <w:t xml:space="preserve">, </w:t>
            </w:r>
            <w:r w:rsidR="00531C0F" w:rsidRPr="00126B3B">
              <w:rPr>
                <w:sz w:val="14"/>
                <w:szCs w:val="14"/>
                <w:rPrChange w:id="301" w:author="WTORKY" w:date="2025-10-01T20:41:00Z" w16du:dateUtc="2025-10-01T17:41:00Z">
                  <w:rPr>
                    <w:szCs w:val="16"/>
                  </w:rPr>
                </w:rPrChange>
              </w:rPr>
              <w:t>IT Manager</w:t>
            </w:r>
          </w:p>
          <w:p w14:paraId="75BF6B96" w14:textId="269E4E31" w:rsidR="00501850" w:rsidRPr="00126B3B" w:rsidRDefault="00501850" w:rsidP="000E753D">
            <w:pPr>
              <w:pStyle w:val="BB2023Body"/>
              <w:spacing w:after="80" w:line="240" w:lineRule="auto"/>
              <w:ind w:left="0"/>
              <w:jc w:val="left"/>
              <w:rPr>
                <w:sz w:val="14"/>
                <w:szCs w:val="14"/>
                <w:rPrChange w:id="302" w:author="WTORKY" w:date="2025-10-01T20:41:00Z" w16du:dateUtc="2025-10-01T17:41:00Z">
                  <w:rPr>
                    <w:szCs w:val="16"/>
                  </w:rPr>
                </w:rPrChange>
              </w:rPr>
            </w:pPr>
            <w:r w:rsidRPr="00126B3B">
              <w:rPr>
                <w:sz w:val="14"/>
                <w:szCs w:val="14"/>
                <w:rPrChange w:id="303" w:author="WTORKY" w:date="2025-10-01T20:41:00Z" w16du:dateUtc="2025-10-01T17:41:00Z">
                  <w:rPr>
                    <w:szCs w:val="16"/>
                  </w:rPr>
                </w:rPrChange>
              </w:rPr>
              <w:t>Walied El-Torky</w:t>
            </w:r>
            <w:r w:rsidR="00C344E3" w:rsidRPr="00126B3B">
              <w:rPr>
                <w:sz w:val="14"/>
                <w:szCs w:val="14"/>
                <w:rPrChange w:id="304" w:author="WTORKY" w:date="2025-10-01T20:41:00Z" w16du:dateUtc="2025-10-01T17:41:00Z">
                  <w:rPr>
                    <w:szCs w:val="16"/>
                  </w:rPr>
                </w:rPrChange>
              </w:rPr>
              <w:t xml:space="preserve">, </w:t>
            </w:r>
            <w:r w:rsidRPr="00126B3B">
              <w:rPr>
                <w:sz w:val="14"/>
                <w:szCs w:val="14"/>
                <w:rPrChange w:id="305" w:author="WTORKY" w:date="2025-10-01T20:41:00Z" w16du:dateUtc="2025-10-01T17:41:00Z">
                  <w:rPr>
                    <w:szCs w:val="16"/>
                  </w:rPr>
                </w:rPrChange>
              </w:rPr>
              <w:t>Digital Communication Manager</w:t>
            </w:r>
          </w:p>
          <w:p w14:paraId="4B8F4709" w14:textId="222A8159" w:rsidR="00501850" w:rsidRPr="00126B3B" w:rsidRDefault="00501850" w:rsidP="000E753D">
            <w:pPr>
              <w:pStyle w:val="BB2023Body"/>
              <w:spacing w:after="80" w:line="240" w:lineRule="auto"/>
              <w:ind w:left="0"/>
              <w:jc w:val="left"/>
              <w:rPr>
                <w:sz w:val="14"/>
                <w:szCs w:val="14"/>
                <w:rPrChange w:id="306" w:author="WTORKY" w:date="2025-10-01T20:41:00Z" w16du:dateUtc="2025-10-01T17:41:00Z">
                  <w:rPr>
                    <w:szCs w:val="16"/>
                  </w:rPr>
                </w:rPrChange>
              </w:rPr>
            </w:pPr>
            <w:r w:rsidRPr="00126B3B">
              <w:rPr>
                <w:sz w:val="14"/>
                <w:szCs w:val="14"/>
                <w:rPrChange w:id="307" w:author="WTORKY" w:date="2025-10-01T20:41:00Z" w16du:dateUtc="2025-10-01T17:41:00Z">
                  <w:rPr>
                    <w:szCs w:val="16"/>
                  </w:rPr>
                </w:rPrChange>
              </w:rPr>
              <w:t>Mohamed Abdel-Hakam</w:t>
            </w:r>
            <w:r w:rsidR="00C344E3" w:rsidRPr="00126B3B">
              <w:rPr>
                <w:sz w:val="14"/>
                <w:szCs w:val="14"/>
                <w:rPrChange w:id="308" w:author="WTORKY" w:date="2025-10-01T20:41:00Z" w16du:dateUtc="2025-10-01T17:41:00Z">
                  <w:rPr>
                    <w:szCs w:val="16"/>
                  </w:rPr>
                </w:rPrChange>
              </w:rPr>
              <w:t xml:space="preserve">, </w:t>
            </w:r>
            <w:r w:rsidRPr="00126B3B">
              <w:rPr>
                <w:sz w:val="14"/>
                <w:szCs w:val="14"/>
                <w:rPrChange w:id="309" w:author="WTORKY" w:date="2025-10-01T20:41:00Z" w16du:dateUtc="2025-10-01T17:41:00Z">
                  <w:rPr>
                    <w:szCs w:val="16"/>
                  </w:rPr>
                </w:rPrChange>
              </w:rPr>
              <w:t>Communication Specialist</w:t>
            </w:r>
          </w:p>
          <w:p w14:paraId="52A513B0" w14:textId="5A8F8E3D" w:rsidR="000E753D" w:rsidRPr="00126B3B" w:rsidRDefault="00501850" w:rsidP="007A224F">
            <w:pPr>
              <w:pStyle w:val="BB2023Body"/>
              <w:spacing w:after="80" w:line="240" w:lineRule="auto"/>
              <w:ind w:left="0"/>
              <w:jc w:val="left"/>
              <w:rPr>
                <w:sz w:val="14"/>
                <w:szCs w:val="14"/>
                <w:rPrChange w:id="310" w:author="WTORKY" w:date="2025-10-01T20:41:00Z" w16du:dateUtc="2025-10-01T17:41:00Z">
                  <w:rPr>
                    <w:szCs w:val="16"/>
                  </w:rPr>
                </w:rPrChange>
              </w:rPr>
            </w:pPr>
            <w:r w:rsidRPr="00126B3B">
              <w:rPr>
                <w:sz w:val="14"/>
                <w:szCs w:val="14"/>
                <w:rPrChange w:id="311" w:author="WTORKY" w:date="2025-10-01T20:41:00Z" w16du:dateUtc="2025-10-01T17:41:00Z">
                  <w:rPr>
                    <w:szCs w:val="16"/>
                  </w:rPr>
                </w:rPrChange>
              </w:rPr>
              <w:t>Mohamed Leheta</w:t>
            </w:r>
            <w:r w:rsidR="00C344E3" w:rsidRPr="00126B3B">
              <w:rPr>
                <w:sz w:val="14"/>
                <w:szCs w:val="14"/>
                <w:rPrChange w:id="312" w:author="WTORKY" w:date="2025-10-01T20:41:00Z" w16du:dateUtc="2025-10-01T17:41:00Z">
                  <w:rPr>
                    <w:szCs w:val="16"/>
                  </w:rPr>
                </w:rPrChange>
              </w:rPr>
              <w:t xml:space="preserve">, </w:t>
            </w:r>
            <w:r w:rsidR="007A224F" w:rsidRPr="00126B3B">
              <w:rPr>
                <w:sz w:val="14"/>
                <w:szCs w:val="14"/>
                <w:rPrChange w:id="313" w:author="WTORKY" w:date="2025-10-01T20:41:00Z" w16du:dateUtc="2025-10-01T17:41:00Z">
                  <w:rPr>
                    <w:szCs w:val="16"/>
                  </w:rPr>
                </w:rPrChange>
              </w:rPr>
              <w:t>Finance</w:t>
            </w:r>
            <w:r w:rsidR="000E753D" w:rsidRPr="00126B3B">
              <w:rPr>
                <w:sz w:val="14"/>
                <w:szCs w:val="14"/>
                <w:rPrChange w:id="314" w:author="WTORKY" w:date="2025-10-01T20:41:00Z" w16du:dateUtc="2025-10-01T17:41:00Z">
                  <w:rPr>
                    <w:szCs w:val="16"/>
                  </w:rPr>
                </w:rPrChange>
              </w:rPr>
              <w:t xml:space="preserve"> and </w:t>
            </w:r>
            <w:r w:rsidR="007A224F" w:rsidRPr="00126B3B">
              <w:rPr>
                <w:sz w:val="14"/>
                <w:szCs w:val="14"/>
                <w:rPrChange w:id="315" w:author="WTORKY" w:date="2025-10-01T20:41:00Z" w16du:dateUtc="2025-10-01T17:41:00Z">
                  <w:rPr>
                    <w:szCs w:val="16"/>
                  </w:rPr>
                </w:rPrChange>
              </w:rPr>
              <w:t>Administration</w:t>
            </w:r>
            <w:r w:rsidRPr="00126B3B">
              <w:rPr>
                <w:sz w:val="14"/>
                <w:szCs w:val="14"/>
                <w:rPrChange w:id="316" w:author="WTORKY" w:date="2025-10-01T20:41:00Z" w16du:dateUtc="2025-10-01T17:41:00Z">
                  <w:rPr>
                    <w:szCs w:val="16"/>
                  </w:rPr>
                </w:rPrChange>
              </w:rPr>
              <w:t xml:space="preserve"> Manager</w:t>
            </w:r>
          </w:p>
          <w:p w14:paraId="5ACF1562" w14:textId="77777777" w:rsidR="00C870E9" w:rsidRPr="00126B3B" w:rsidRDefault="00C870E9" w:rsidP="00C870E9">
            <w:pPr>
              <w:pStyle w:val="BB2023Body"/>
              <w:spacing w:after="80" w:line="240" w:lineRule="auto"/>
              <w:ind w:left="0"/>
              <w:jc w:val="left"/>
              <w:rPr>
                <w:sz w:val="14"/>
                <w:szCs w:val="14"/>
                <w:rPrChange w:id="317" w:author="WTORKY" w:date="2025-10-01T20:41:00Z" w16du:dateUtc="2025-10-01T17:41:00Z">
                  <w:rPr>
                    <w:szCs w:val="16"/>
                  </w:rPr>
                </w:rPrChange>
              </w:rPr>
            </w:pPr>
            <w:r w:rsidRPr="00126B3B">
              <w:rPr>
                <w:sz w:val="14"/>
                <w:szCs w:val="14"/>
                <w:rPrChange w:id="318" w:author="WTORKY" w:date="2025-10-01T20:41:00Z" w16du:dateUtc="2025-10-01T17:41:00Z">
                  <w:rPr>
                    <w:szCs w:val="16"/>
                  </w:rPr>
                </w:rPrChange>
              </w:rPr>
              <w:t>Miral Michel, Assistant to the Executive Director</w:t>
            </w:r>
          </w:p>
          <w:p w14:paraId="21F1249A" w14:textId="3ECD579E" w:rsidR="00501850" w:rsidRPr="00126B3B" w:rsidRDefault="00501850" w:rsidP="000E753D">
            <w:pPr>
              <w:pStyle w:val="BB2023Body"/>
              <w:spacing w:after="80" w:line="240" w:lineRule="auto"/>
              <w:ind w:left="0"/>
              <w:jc w:val="left"/>
              <w:rPr>
                <w:sz w:val="14"/>
                <w:szCs w:val="14"/>
                <w:rPrChange w:id="319" w:author="WTORKY" w:date="2025-10-01T20:41:00Z" w16du:dateUtc="2025-10-01T17:41:00Z">
                  <w:rPr>
                    <w:szCs w:val="16"/>
                  </w:rPr>
                </w:rPrChange>
              </w:rPr>
            </w:pPr>
            <w:r w:rsidRPr="00126B3B">
              <w:rPr>
                <w:sz w:val="14"/>
                <w:szCs w:val="14"/>
                <w:rPrChange w:id="320" w:author="WTORKY" w:date="2025-10-01T20:41:00Z" w16du:dateUtc="2025-10-01T17:41:00Z">
                  <w:rPr>
                    <w:szCs w:val="16"/>
                  </w:rPr>
                </w:rPrChange>
              </w:rPr>
              <w:t>Amani Medhat</w:t>
            </w:r>
            <w:r w:rsidR="00C344E3" w:rsidRPr="00126B3B">
              <w:rPr>
                <w:sz w:val="14"/>
                <w:szCs w:val="14"/>
                <w:rPrChange w:id="321" w:author="WTORKY" w:date="2025-10-01T20:41:00Z" w16du:dateUtc="2025-10-01T17:41:00Z">
                  <w:rPr>
                    <w:szCs w:val="16"/>
                  </w:rPr>
                </w:rPrChange>
              </w:rPr>
              <w:t xml:space="preserve">, </w:t>
            </w:r>
            <w:r w:rsidR="000E753D" w:rsidRPr="00126B3B">
              <w:rPr>
                <w:sz w:val="14"/>
                <w:szCs w:val="14"/>
                <w:rPrChange w:id="322" w:author="WTORKY" w:date="2025-10-01T20:41:00Z" w16du:dateUtc="2025-10-01T17:41:00Z">
                  <w:rPr>
                    <w:szCs w:val="16"/>
                  </w:rPr>
                </w:rPrChange>
              </w:rPr>
              <w:t xml:space="preserve">Research and </w:t>
            </w:r>
            <w:r w:rsidRPr="00126B3B">
              <w:rPr>
                <w:sz w:val="14"/>
                <w:szCs w:val="14"/>
                <w:rPrChange w:id="323" w:author="WTORKY" w:date="2025-10-01T20:41:00Z" w16du:dateUtc="2025-10-01T17:41:00Z">
                  <w:rPr>
                    <w:szCs w:val="16"/>
                  </w:rPr>
                </w:rPrChange>
              </w:rPr>
              <w:t xml:space="preserve">Executive Assistant </w:t>
            </w:r>
          </w:p>
          <w:p w14:paraId="50DA4C8B" w14:textId="1B6BEAB0" w:rsidR="00501850" w:rsidRPr="00126B3B" w:rsidRDefault="00501850" w:rsidP="000E753D">
            <w:pPr>
              <w:pStyle w:val="BB2023Body"/>
              <w:spacing w:after="80" w:line="240" w:lineRule="auto"/>
              <w:ind w:left="0"/>
              <w:jc w:val="left"/>
              <w:rPr>
                <w:sz w:val="14"/>
                <w:szCs w:val="14"/>
                <w:rPrChange w:id="324" w:author="WTORKY" w:date="2025-10-01T20:41:00Z" w16du:dateUtc="2025-10-01T17:41:00Z">
                  <w:rPr>
                    <w:szCs w:val="16"/>
                  </w:rPr>
                </w:rPrChange>
              </w:rPr>
            </w:pPr>
            <w:r w:rsidRPr="00126B3B">
              <w:rPr>
                <w:sz w:val="14"/>
                <w:szCs w:val="14"/>
                <w:rPrChange w:id="325" w:author="WTORKY" w:date="2025-10-01T20:41:00Z" w16du:dateUtc="2025-10-01T17:41:00Z">
                  <w:rPr>
                    <w:szCs w:val="16"/>
                  </w:rPr>
                </w:rPrChange>
              </w:rPr>
              <w:t>Mohamed Atef</w:t>
            </w:r>
            <w:r w:rsidR="00634D0B" w:rsidRPr="00126B3B">
              <w:rPr>
                <w:sz w:val="14"/>
                <w:szCs w:val="14"/>
                <w:rPrChange w:id="326" w:author="WTORKY" w:date="2025-10-01T20:41:00Z" w16du:dateUtc="2025-10-01T17:41:00Z">
                  <w:rPr>
                    <w:szCs w:val="16"/>
                  </w:rPr>
                </w:rPrChange>
              </w:rPr>
              <w:t xml:space="preserve">, </w:t>
            </w:r>
            <w:r w:rsidR="000E753D" w:rsidRPr="00126B3B">
              <w:rPr>
                <w:sz w:val="14"/>
                <w:szCs w:val="14"/>
                <w:rPrChange w:id="327" w:author="WTORKY" w:date="2025-10-01T20:41:00Z" w16du:dateUtc="2025-10-01T17:41:00Z">
                  <w:rPr>
                    <w:szCs w:val="16"/>
                  </w:rPr>
                </w:rPrChange>
              </w:rPr>
              <w:t xml:space="preserve">Administrative </w:t>
            </w:r>
            <w:r w:rsidRPr="00126B3B">
              <w:rPr>
                <w:sz w:val="14"/>
                <w:szCs w:val="14"/>
                <w:rPrChange w:id="328" w:author="WTORKY" w:date="2025-10-01T20:41:00Z" w16du:dateUtc="2025-10-01T17:41:00Z">
                  <w:rPr>
                    <w:szCs w:val="16"/>
                  </w:rPr>
                </w:rPrChange>
              </w:rPr>
              <w:t>Assistant</w:t>
            </w:r>
          </w:p>
          <w:p w14:paraId="61B751D4" w14:textId="7CB5EF99" w:rsidR="000E753D" w:rsidRPr="00126B3B" w:rsidRDefault="00501850" w:rsidP="000E753D">
            <w:pPr>
              <w:pStyle w:val="BB2023Body"/>
              <w:spacing w:after="80" w:line="240" w:lineRule="auto"/>
              <w:ind w:left="0"/>
              <w:jc w:val="left"/>
              <w:rPr>
                <w:sz w:val="14"/>
                <w:szCs w:val="14"/>
                <w:rPrChange w:id="329" w:author="WTORKY" w:date="2025-10-01T20:41:00Z" w16du:dateUtc="2025-10-01T17:41:00Z">
                  <w:rPr>
                    <w:szCs w:val="16"/>
                  </w:rPr>
                </w:rPrChange>
              </w:rPr>
            </w:pPr>
            <w:r w:rsidRPr="00126B3B">
              <w:rPr>
                <w:sz w:val="14"/>
                <w:szCs w:val="14"/>
                <w:rPrChange w:id="330" w:author="WTORKY" w:date="2025-10-01T20:41:00Z" w16du:dateUtc="2025-10-01T17:41:00Z">
                  <w:rPr>
                    <w:szCs w:val="16"/>
                  </w:rPr>
                </w:rPrChange>
              </w:rPr>
              <w:t>Hussein Mohamed</w:t>
            </w:r>
            <w:r w:rsidR="00634D0B" w:rsidRPr="00126B3B">
              <w:rPr>
                <w:sz w:val="14"/>
                <w:szCs w:val="14"/>
                <w:rPrChange w:id="331" w:author="WTORKY" w:date="2025-10-01T20:41:00Z" w16du:dateUtc="2025-10-01T17:41:00Z">
                  <w:rPr>
                    <w:szCs w:val="16"/>
                  </w:rPr>
                </w:rPrChange>
              </w:rPr>
              <w:t xml:space="preserve">, </w:t>
            </w:r>
            <w:r w:rsidRPr="00126B3B">
              <w:rPr>
                <w:sz w:val="14"/>
                <w:szCs w:val="14"/>
                <w:rPrChange w:id="332" w:author="WTORKY" w:date="2025-10-01T20:41:00Z" w16du:dateUtc="2025-10-01T17:41:00Z">
                  <w:rPr>
                    <w:szCs w:val="16"/>
                  </w:rPr>
                </w:rPrChange>
              </w:rPr>
              <w:t>Support Staff</w:t>
            </w:r>
          </w:p>
          <w:p w14:paraId="21BE312B" w14:textId="13BCFB32" w:rsidR="00AB119B" w:rsidDel="00126B3B" w:rsidRDefault="00AB119B" w:rsidP="00377DBE">
            <w:pPr>
              <w:pStyle w:val="BB2023Body"/>
              <w:spacing w:after="80" w:line="240" w:lineRule="auto"/>
              <w:ind w:left="0"/>
              <w:jc w:val="left"/>
              <w:rPr>
                <w:del w:id="333" w:author="Mohamed Abdel-Hakam" w:date="2025-09-29T17:51:00Z"/>
                <w:sz w:val="14"/>
                <w:szCs w:val="14"/>
              </w:rPr>
            </w:pPr>
            <w:r w:rsidRPr="00126B3B">
              <w:rPr>
                <w:sz w:val="14"/>
                <w:szCs w:val="14"/>
                <w:rPrChange w:id="334" w:author="WTORKY" w:date="2025-10-01T20:41:00Z" w16du:dateUtc="2025-10-01T17:41:00Z">
                  <w:rPr>
                    <w:szCs w:val="16"/>
                  </w:rPr>
                </w:rPrChange>
              </w:rPr>
              <w:t xml:space="preserve">Tarek Attia, Support </w:t>
            </w:r>
            <w:proofErr w:type="spellStart"/>
            <w:r w:rsidRPr="00126B3B">
              <w:rPr>
                <w:sz w:val="14"/>
                <w:szCs w:val="14"/>
                <w:rPrChange w:id="335" w:author="WTORKY" w:date="2025-10-01T20:41:00Z" w16du:dateUtc="2025-10-01T17:41:00Z">
                  <w:rPr>
                    <w:szCs w:val="16"/>
                  </w:rPr>
                </w:rPrChange>
              </w:rPr>
              <w:t>Staff</w:t>
            </w:r>
          </w:p>
          <w:p w14:paraId="3EA52AB2" w14:textId="77777777" w:rsidR="00126B3B" w:rsidRDefault="00126B3B" w:rsidP="000E753D">
            <w:pPr>
              <w:pStyle w:val="BB2023Body"/>
              <w:spacing w:after="80" w:line="240" w:lineRule="auto"/>
              <w:ind w:left="0"/>
              <w:jc w:val="left"/>
              <w:rPr>
                <w:ins w:id="336" w:author="WTORKY" w:date="2025-10-01T20:45:00Z" w16du:dateUtc="2025-10-01T17:45:00Z"/>
                <w:sz w:val="14"/>
                <w:szCs w:val="14"/>
              </w:rPr>
            </w:pPr>
            <w:proofErr w:type="spellEnd"/>
          </w:p>
          <w:p w14:paraId="6E28F7D1" w14:textId="7A77651A" w:rsidR="00126B3B" w:rsidRPr="00126B3B" w:rsidRDefault="00126B3B" w:rsidP="000E753D">
            <w:pPr>
              <w:pStyle w:val="BB2023Body"/>
              <w:spacing w:after="80" w:line="240" w:lineRule="auto"/>
              <w:ind w:left="0"/>
              <w:jc w:val="left"/>
              <w:rPr>
                <w:ins w:id="337" w:author="WTORKY" w:date="2025-10-01T20:45:00Z" w16du:dateUtc="2025-10-01T17:45:00Z"/>
                <w:sz w:val="14"/>
                <w:szCs w:val="14"/>
                <w:rPrChange w:id="338" w:author="WTORKY" w:date="2025-10-01T20:41:00Z" w16du:dateUtc="2025-10-01T17:41:00Z">
                  <w:rPr>
                    <w:ins w:id="339" w:author="WTORKY" w:date="2025-10-01T20:45:00Z" w16du:dateUtc="2025-10-01T17:45:00Z"/>
                    <w:szCs w:val="16"/>
                  </w:rPr>
                </w:rPrChange>
              </w:rPr>
            </w:pPr>
            <w:ins w:id="340" w:author="WTORKY" w:date="2025-10-01T20:45:00Z" w16du:dateUtc="2025-10-01T17:45:00Z">
              <w:r>
                <w:rPr>
                  <w:sz w:val="14"/>
                  <w:szCs w:val="14"/>
                </w:rPr>
                <w:t>Mohamed Gamal</w:t>
              </w:r>
              <w:r w:rsidRPr="005060DF">
                <w:rPr>
                  <w:sz w:val="14"/>
                  <w:szCs w:val="14"/>
                </w:rPr>
                <w:t>, Support Staff</w:t>
              </w:r>
            </w:ins>
          </w:p>
          <w:p w14:paraId="7BF3134E" w14:textId="4AF4F828" w:rsidR="00531C0F" w:rsidDel="00126B3B" w:rsidRDefault="00126B3B" w:rsidP="00377DBE">
            <w:pPr>
              <w:pStyle w:val="BB2023Body"/>
              <w:spacing w:after="80" w:line="240" w:lineRule="auto"/>
              <w:ind w:left="0"/>
              <w:jc w:val="left"/>
              <w:rPr>
                <w:del w:id="341" w:author="Mohamed Abdel-Hakam" w:date="2025-09-29T17:50:00Z"/>
                <w:sz w:val="14"/>
                <w:szCs w:val="14"/>
              </w:rPr>
            </w:pPr>
            <w:ins w:id="342" w:author="WTORKY" w:date="2025-10-01T20:45:00Z" w16du:dateUtc="2025-10-01T17:45:00Z">
              <w:r>
                <w:rPr>
                  <w:sz w:val="14"/>
                  <w:szCs w:val="14"/>
                </w:rPr>
                <w:t>Walid Ibrahim</w:t>
              </w:r>
              <w:r w:rsidRPr="005060DF">
                <w:rPr>
                  <w:sz w:val="14"/>
                  <w:szCs w:val="14"/>
                </w:rPr>
                <w:t>, Support Staff</w:t>
              </w:r>
            </w:ins>
            <w:del w:id="343" w:author="Mohamed Abdel-Hakam" w:date="2025-09-29T17:50:00Z">
              <w:r w:rsidR="00531C0F" w:rsidRPr="00126B3B" w:rsidDel="00193719">
                <w:rPr>
                  <w:sz w:val="14"/>
                  <w:szCs w:val="14"/>
                  <w:rPrChange w:id="344" w:author="WTORKY" w:date="2025-10-01T20:41:00Z" w16du:dateUtc="2025-10-01T17:41:00Z">
                    <w:rPr>
                      <w:szCs w:val="16"/>
                    </w:rPr>
                  </w:rPrChange>
                </w:rPr>
                <w:delText>Mohamed Gamal, Support Staff</w:delText>
              </w:r>
            </w:del>
          </w:p>
          <w:p w14:paraId="5BE62D99" w14:textId="77777777" w:rsidR="00126B3B" w:rsidRDefault="00126B3B">
            <w:pPr>
              <w:pStyle w:val="BB2023Body"/>
              <w:spacing w:after="80" w:line="240" w:lineRule="auto"/>
              <w:ind w:left="0"/>
              <w:jc w:val="left"/>
              <w:rPr>
                <w:ins w:id="345" w:author="WTORKY" w:date="2025-10-01T20:45:00Z" w16du:dateUtc="2025-10-01T17:45:00Z"/>
                <w:sz w:val="14"/>
                <w:szCs w:val="14"/>
              </w:rPr>
            </w:pPr>
          </w:p>
          <w:p w14:paraId="184AC577" w14:textId="2A5B16F6" w:rsidR="00501850" w:rsidRPr="00126B3B" w:rsidDel="003062B9" w:rsidRDefault="00126B3B" w:rsidP="00126B3B">
            <w:pPr>
              <w:pStyle w:val="BB2023Body"/>
              <w:spacing w:after="80" w:line="240" w:lineRule="auto"/>
              <w:ind w:left="0"/>
              <w:jc w:val="left"/>
              <w:rPr>
                <w:del w:id="346" w:author="Mohamed Abdel-Hakam" w:date="2025-09-29T17:39:00Z"/>
                <w:sz w:val="14"/>
                <w:szCs w:val="14"/>
                <w:rPrChange w:id="347" w:author="WTORKY" w:date="2025-10-01T20:41:00Z" w16du:dateUtc="2025-10-01T17:41:00Z">
                  <w:rPr>
                    <w:del w:id="348" w:author="Mohamed Abdel-Hakam" w:date="2025-09-29T17:39:00Z"/>
                    <w:szCs w:val="16"/>
                  </w:rPr>
                </w:rPrChange>
              </w:rPr>
              <w:pPrChange w:id="349" w:author="WTORKY" w:date="2025-10-01T20:45:00Z" w16du:dateUtc="2025-10-01T17:45:00Z">
                <w:pPr>
                  <w:pStyle w:val="BB2023Body"/>
                  <w:spacing w:after="80" w:line="240" w:lineRule="auto"/>
                  <w:ind w:left="0"/>
                  <w:jc w:val="left"/>
                </w:pPr>
              </w:pPrChange>
            </w:pPr>
            <w:ins w:id="350" w:author="WTORKY" w:date="2025-10-01T20:45:00Z" w16du:dateUtc="2025-10-01T17:45:00Z">
              <w:r>
                <w:rPr>
                  <w:sz w:val="14"/>
                  <w:szCs w:val="14"/>
                </w:rPr>
                <w:t>Amr Mohamed</w:t>
              </w:r>
              <w:r w:rsidRPr="005060DF">
                <w:rPr>
                  <w:sz w:val="14"/>
                  <w:szCs w:val="14"/>
                </w:rPr>
                <w:t>, Support Staff</w:t>
              </w:r>
            </w:ins>
            <w:del w:id="351" w:author="Mohamed Abdel-Hakam" w:date="2025-09-29T17:39:00Z">
              <w:r w:rsidR="00501850" w:rsidRPr="00126B3B" w:rsidDel="003062B9">
                <w:rPr>
                  <w:sz w:val="14"/>
                  <w:szCs w:val="14"/>
                  <w:rPrChange w:id="352" w:author="WTORKY" w:date="2025-10-01T20:41:00Z" w16du:dateUtc="2025-10-01T17:41:00Z">
                    <w:rPr>
                      <w:szCs w:val="16"/>
                    </w:rPr>
                  </w:rPrChange>
                </w:rPr>
                <w:delText>Waleed Ibrahim</w:delText>
              </w:r>
              <w:r w:rsidR="00634D0B" w:rsidRPr="00126B3B" w:rsidDel="003062B9">
                <w:rPr>
                  <w:sz w:val="14"/>
                  <w:szCs w:val="14"/>
                  <w:rPrChange w:id="353" w:author="WTORKY" w:date="2025-10-01T20:41:00Z" w16du:dateUtc="2025-10-01T17:41:00Z">
                    <w:rPr>
                      <w:szCs w:val="16"/>
                    </w:rPr>
                  </w:rPrChange>
                </w:rPr>
                <w:delText xml:space="preserve">, </w:delText>
              </w:r>
              <w:r w:rsidR="00501850" w:rsidRPr="00126B3B" w:rsidDel="003062B9">
                <w:rPr>
                  <w:sz w:val="14"/>
                  <w:szCs w:val="14"/>
                  <w:rPrChange w:id="354" w:author="WTORKY" w:date="2025-10-01T20:41:00Z" w16du:dateUtc="2025-10-01T17:41:00Z">
                    <w:rPr>
                      <w:szCs w:val="16"/>
                    </w:rPr>
                  </w:rPrChange>
                </w:rPr>
                <w:delText>Support Staff</w:delText>
              </w:r>
            </w:del>
          </w:p>
          <w:p w14:paraId="4274B9CF" w14:textId="65E1DBCA" w:rsidR="00501850" w:rsidRPr="00126B3B" w:rsidRDefault="00501850" w:rsidP="00377DBE">
            <w:pPr>
              <w:pStyle w:val="BB2023Body"/>
              <w:spacing w:after="80" w:line="240" w:lineRule="auto"/>
              <w:ind w:left="0"/>
              <w:jc w:val="left"/>
              <w:rPr>
                <w:sz w:val="14"/>
                <w:szCs w:val="14"/>
                <w:rPrChange w:id="355" w:author="WTORKY" w:date="2025-10-01T20:41:00Z" w16du:dateUtc="2025-10-01T17:41:00Z">
                  <w:rPr>
                    <w:szCs w:val="16"/>
                  </w:rPr>
                </w:rPrChange>
              </w:rPr>
            </w:pPr>
            <w:del w:id="356" w:author="Mohamed Abdel-Hakam" w:date="2025-09-29T17:51:00Z">
              <w:r w:rsidRPr="00126B3B" w:rsidDel="00193719">
                <w:rPr>
                  <w:sz w:val="14"/>
                  <w:szCs w:val="14"/>
                  <w:rPrChange w:id="357" w:author="WTORKY" w:date="2025-10-01T20:41:00Z" w16du:dateUtc="2025-10-01T17:41:00Z">
                    <w:rPr>
                      <w:szCs w:val="16"/>
                    </w:rPr>
                  </w:rPrChange>
                </w:rPr>
                <w:delText>Amr Mohamed</w:delText>
              </w:r>
              <w:r w:rsidR="00634D0B" w:rsidRPr="00126B3B" w:rsidDel="00193719">
                <w:rPr>
                  <w:sz w:val="14"/>
                  <w:szCs w:val="14"/>
                  <w:rPrChange w:id="358" w:author="WTORKY" w:date="2025-10-01T20:41:00Z" w16du:dateUtc="2025-10-01T17:41:00Z">
                    <w:rPr>
                      <w:szCs w:val="16"/>
                    </w:rPr>
                  </w:rPrChange>
                </w:rPr>
                <w:delText xml:space="preserve">, </w:delText>
              </w:r>
              <w:r w:rsidRPr="00126B3B" w:rsidDel="00193719">
                <w:rPr>
                  <w:sz w:val="14"/>
                  <w:szCs w:val="14"/>
                  <w:rPrChange w:id="359" w:author="WTORKY" w:date="2025-10-01T20:41:00Z" w16du:dateUtc="2025-10-01T17:41:00Z">
                    <w:rPr>
                      <w:szCs w:val="16"/>
                    </w:rPr>
                  </w:rPrChange>
                </w:rPr>
                <w:delText>Support Staff</w:delText>
              </w:r>
            </w:del>
          </w:p>
        </w:tc>
      </w:tr>
    </w:tbl>
    <w:p w14:paraId="31095CC6" w14:textId="55EA0C3D" w:rsidR="00B47184" w:rsidRPr="00B47184" w:rsidRDefault="00126B3B" w:rsidP="0003600C">
      <w:pPr>
        <w:pStyle w:val="BB2023Title1"/>
        <w:ind w:left="0"/>
      </w:pPr>
      <w:bookmarkStart w:id="360" w:name="_Toc185274943"/>
      <w:bookmarkStart w:id="361" w:name="_Toc202719019"/>
      <w:ins w:id="362" w:author="WTORKY" w:date="2025-10-01T20:48:00Z" w16du:dateUtc="2025-10-01T17:48:00Z">
        <w:r w:rsidRPr="00765D33">
          <w:rPr>
            <w:sz w:val="15"/>
            <w:szCs w:val="15"/>
          </w:rPr>
          <w:lastRenderedPageBreak/>
          <w:drawing>
            <wp:anchor distT="0" distB="0" distL="114300" distR="114300" simplePos="0" relativeHeight="252060824" behindDoc="1" locked="0" layoutInCell="1" allowOverlap="1" wp14:anchorId="0EE465FE" wp14:editId="48469057">
              <wp:simplePos x="0" y="0"/>
              <wp:positionH relativeFrom="page">
                <wp:align>left</wp:align>
              </wp:positionH>
              <wp:positionV relativeFrom="paragraph">
                <wp:posOffset>-465128</wp:posOffset>
              </wp:positionV>
              <wp:extent cx="7193915" cy="10010775"/>
              <wp:effectExtent l="0" t="0" r="6985" b="9525"/>
              <wp:wrapNone/>
              <wp:docPr id="63096319" name="Picture 6309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915" cy="10010775"/>
                      </a:xfrm>
                      <a:prstGeom prst="rect">
                        <a:avLst/>
                      </a:prstGeom>
                      <a:noFill/>
                    </pic:spPr>
                  </pic:pic>
                </a:graphicData>
              </a:graphic>
            </wp:anchor>
          </w:drawing>
        </w:r>
      </w:ins>
      <w:del w:id="363" w:author="WTORKY" w:date="2025-10-01T20:47:00Z" w16du:dateUtc="2025-10-01T17:47:00Z">
        <w:r w:rsidR="00377DBE" w:rsidRPr="00765D33" w:rsidDel="00126B3B">
          <w:rPr>
            <w:sz w:val="15"/>
            <w:szCs w:val="15"/>
          </w:rPr>
          <w:drawing>
            <wp:anchor distT="0" distB="0" distL="114300" distR="114300" simplePos="0" relativeHeight="251655167" behindDoc="1" locked="0" layoutInCell="1" allowOverlap="1" wp14:anchorId="7F40097B" wp14:editId="1AEB74BC">
              <wp:simplePos x="0" y="0"/>
              <wp:positionH relativeFrom="page">
                <wp:posOffset>303</wp:posOffset>
              </wp:positionH>
              <wp:positionV relativeFrom="paragraph">
                <wp:posOffset>-547370</wp:posOffset>
              </wp:positionV>
              <wp:extent cx="7193280" cy="12020421"/>
              <wp:effectExtent l="0" t="0" r="7620" b="635"/>
              <wp:wrapNone/>
              <wp:docPr id="1637228640" name="Picture 1637228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280" cy="12020421"/>
                      </a:xfrm>
                      <a:prstGeom prst="rect">
                        <a:avLst/>
                      </a:prstGeom>
                      <a:noFill/>
                    </pic:spPr>
                  </pic:pic>
                </a:graphicData>
              </a:graphic>
              <wp14:sizeRelH relativeFrom="margin">
                <wp14:pctWidth>0</wp14:pctWidth>
              </wp14:sizeRelH>
              <wp14:sizeRelV relativeFrom="margin">
                <wp14:pctHeight>0</wp14:pctHeight>
              </wp14:sizeRelV>
            </wp:anchor>
          </w:drawing>
        </w:r>
      </w:del>
      <w:r w:rsidR="00B47184" w:rsidRPr="00B47184">
        <w:t>Report Details</w:t>
      </w:r>
      <w:bookmarkEnd w:id="360"/>
      <w:bookmarkEnd w:id="361"/>
    </w:p>
    <w:p w14:paraId="4F38D84B" w14:textId="7F867C1F" w:rsidR="00501850" w:rsidRPr="007A224F" w:rsidRDefault="007A224F" w:rsidP="007A224F">
      <w:pPr>
        <w:pStyle w:val="BB2023Title1"/>
        <w:ind w:left="0"/>
        <w:rPr>
          <w:sz w:val="18"/>
          <w:szCs w:val="18"/>
        </w:rPr>
      </w:pPr>
      <w:bookmarkStart w:id="364" w:name="_Toc202719020"/>
      <w:r w:rsidRPr="007A224F">
        <w:rPr>
          <w:sz w:val="18"/>
          <w:szCs w:val="18"/>
        </w:rPr>
        <w:t>Business Baromete</w:t>
      </w:r>
      <w:r w:rsidR="002F26F2">
        <w:rPr>
          <w:sz w:val="18"/>
          <w:szCs w:val="18"/>
        </w:rPr>
        <w:t>r</w:t>
      </w:r>
      <w:r w:rsidR="00B47184" w:rsidRPr="007A224F">
        <w:rPr>
          <w:sz w:val="18"/>
          <w:szCs w:val="18"/>
        </w:rPr>
        <w:t xml:space="preserve"> Methodology</w:t>
      </w:r>
      <w:bookmarkEnd w:id="364"/>
    </w:p>
    <w:p w14:paraId="52CE9035" w14:textId="67463C9F" w:rsidR="00501850" w:rsidRPr="00765D33" w:rsidRDefault="00B47184" w:rsidP="00883CA8">
      <w:pPr>
        <w:pStyle w:val="BB2023Body"/>
        <w:spacing w:line="276" w:lineRule="auto"/>
        <w:ind w:left="0"/>
        <w:rPr>
          <w:sz w:val="15"/>
          <w:szCs w:val="15"/>
        </w:rPr>
      </w:pPr>
      <w:r w:rsidRPr="00765D33">
        <w:rPr>
          <w:sz w:val="15"/>
          <w:szCs w:val="15"/>
        </w:rPr>
        <w:t xml:space="preserve">To complement its efforts in providing integrated information that reflects the developments witnessed by the Egyptian economy in general and the business community in particular, the Egyptian Center for Economic Studies (ECES) has been issuing its Business Barometer (BB) since 1998. The BB provides a quarterly assessment of the performance of a sample of private firms covering various sectors and sizes. This assessment reflects the opinion of the business community regarding developments </w:t>
      </w:r>
      <w:r w:rsidR="00FC0905">
        <w:rPr>
          <w:sz w:val="15"/>
          <w:szCs w:val="15"/>
        </w:rPr>
        <w:t>across</w:t>
      </w:r>
      <w:r w:rsidR="00FC0905" w:rsidRPr="00765D33">
        <w:rPr>
          <w:sz w:val="15"/>
          <w:szCs w:val="15"/>
        </w:rPr>
        <w:t xml:space="preserve"> </w:t>
      </w:r>
      <w:r w:rsidRPr="00765D33">
        <w:rPr>
          <w:sz w:val="15"/>
          <w:szCs w:val="15"/>
        </w:rPr>
        <w:t xml:space="preserve">a set of variables during the quarter under review, and sheds light on its outlook for the </w:t>
      </w:r>
      <w:r w:rsidR="009B116B" w:rsidRPr="00765D33">
        <w:rPr>
          <w:sz w:val="15"/>
          <w:szCs w:val="15"/>
        </w:rPr>
        <w:t>development</w:t>
      </w:r>
      <w:r w:rsidRPr="00765D33">
        <w:rPr>
          <w:sz w:val="15"/>
          <w:szCs w:val="15"/>
        </w:rPr>
        <w:t xml:space="preserve"> of the same set of variables in the next quarter.</w:t>
      </w:r>
    </w:p>
    <w:p w14:paraId="597F2EB9" w14:textId="77777777" w:rsidR="00B07534" w:rsidRDefault="00B07534" w:rsidP="00B07534">
      <w:pPr>
        <w:pStyle w:val="BB2023Body"/>
        <w:spacing w:after="0"/>
        <w:ind w:left="-180"/>
        <w:jc w:val="center"/>
        <w:rPr>
          <w:rFonts w:eastAsiaTheme="majorEastAsia"/>
          <w:noProof/>
        </w:rPr>
      </w:pPr>
      <w:r>
        <w:rPr>
          <w:rFonts w:eastAsiaTheme="majorEastAsia"/>
          <w:noProof/>
        </w:rPr>
        <w:drawing>
          <wp:inline distT="0" distB="0" distL="0" distR="0" wp14:anchorId="6B5F56B3" wp14:editId="7FD9F442">
            <wp:extent cx="4441232" cy="1976766"/>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a:extLst>
                        <a:ext uri="{28A0092B-C50C-407E-A947-70E740481C1C}">
                          <a14:useLocalDpi xmlns:a14="http://schemas.microsoft.com/office/drawing/2010/main" val="0"/>
                        </a:ext>
                      </a:extLst>
                    </a:blip>
                    <a:stretch>
                      <a:fillRect/>
                    </a:stretch>
                  </pic:blipFill>
                  <pic:spPr>
                    <a:xfrm>
                      <a:off x="0" y="0"/>
                      <a:ext cx="4569559" cy="2033884"/>
                    </a:xfrm>
                    <a:prstGeom prst="rect">
                      <a:avLst/>
                    </a:prstGeom>
                  </pic:spPr>
                </pic:pic>
              </a:graphicData>
            </a:graphic>
          </wp:inline>
        </w:drawing>
      </w:r>
    </w:p>
    <w:p w14:paraId="7F305781" w14:textId="77777777" w:rsidR="00B07534" w:rsidRDefault="00B07534" w:rsidP="00B07534">
      <w:pPr>
        <w:pStyle w:val="BB2023Body"/>
        <w:spacing w:line="240" w:lineRule="auto"/>
        <w:ind w:left="0"/>
      </w:pPr>
    </w:p>
    <w:p w14:paraId="080EFD29" w14:textId="77777777" w:rsidR="00041461" w:rsidRDefault="00C447AE" w:rsidP="009B7780">
      <w:pPr>
        <w:pStyle w:val="BB2023Body"/>
        <w:spacing w:line="276" w:lineRule="auto"/>
        <w:ind w:left="0"/>
        <w:rPr>
          <w:sz w:val="15"/>
          <w:szCs w:val="15"/>
        </w:rPr>
      </w:pPr>
      <w:r w:rsidRPr="00C447AE">
        <w:rPr>
          <w:sz w:val="15"/>
          <w:szCs w:val="15"/>
        </w:rPr>
        <w:t>The significance of this issue of the Business Barometer increases in light of the challenges the business community has faced since early 2020, starting with the COVID-19 pandemic, followed by a recovery accompanied by many challenges in 2021, the Russian-Ukrainian war in early 2022, and most recently, the war in Gaza and geopolitical unrest in the Red Sea since October 2023, which has exacerbated these challenges. Therefore, it is important to track the impact of these developments.</w:t>
      </w:r>
    </w:p>
    <w:p w14:paraId="0C7B7AF0" w14:textId="4AADC844" w:rsidR="00041461" w:rsidRDefault="00C447AE" w:rsidP="009B7780">
      <w:pPr>
        <w:pStyle w:val="BB2023Body"/>
        <w:spacing w:line="276" w:lineRule="auto"/>
        <w:ind w:left="0"/>
        <w:rPr>
          <w:sz w:val="15"/>
          <w:szCs w:val="15"/>
        </w:rPr>
      </w:pPr>
      <w:r w:rsidRPr="00C447AE">
        <w:rPr>
          <w:sz w:val="15"/>
          <w:szCs w:val="15"/>
        </w:rPr>
        <w:t xml:space="preserve">This report presents an evaluation of the sample </w:t>
      </w:r>
      <w:r w:rsidR="007314A5">
        <w:rPr>
          <w:sz w:val="15"/>
          <w:szCs w:val="15"/>
        </w:rPr>
        <w:t>firms’</w:t>
      </w:r>
      <w:r w:rsidRPr="00C447AE">
        <w:rPr>
          <w:sz w:val="15"/>
          <w:szCs w:val="15"/>
        </w:rPr>
        <w:t xml:space="preserve"> performance during the quarter (April-June 2024) and their expectations for the quarter (July-September 2024).</w:t>
      </w:r>
    </w:p>
    <w:p w14:paraId="40597CC2" w14:textId="0C914FC5" w:rsidR="0043733A" w:rsidRDefault="00C447AE" w:rsidP="009B7780">
      <w:pPr>
        <w:pStyle w:val="BB2023Body"/>
        <w:spacing w:line="276" w:lineRule="auto"/>
        <w:ind w:left="0"/>
        <w:rPr>
          <w:sz w:val="15"/>
          <w:szCs w:val="15"/>
        </w:rPr>
      </w:pPr>
      <w:r w:rsidRPr="00C447AE">
        <w:rPr>
          <w:sz w:val="15"/>
          <w:szCs w:val="15"/>
        </w:rPr>
        <w:t xml:space="preserve">The report begins with an overview of the macroeconomy at both the global and local levels, </w:t>
      </w:r>
      <w:del w:id="365" w:author="Andre Michel" w:date="2025-07-09T16:08:00Z">
        <w:r w:rsidR="003F7B75" w:rsidDel="001F1A5C">
          <w:rPr>
            <w:sz w:val="15"/>
            <w:szCs w:val="15"/>
          </w:rPr>
          <w:delText>It</w:delText>
        </w:r>
      </w:del>
      <w:ins w:id="366" w:author="Andre Michel" w:date="2025-07-09T16:08:00Z">
        <w:r w:rsidR="001F1A5C">
          <w:rPr>
            <w:sz w:val="15"/>
            <w:szCs w:val="15"/>
          </w:rPr>
          <w:t>it</w:t>
        </w:r>
      </w:ins>
      <w:r w:rsidR="003F7B75">
        <w:rPr>
          <w:sz w:val="15"/>
          <w:szCs w:val="15"/>
        </w:rPr>
        <w:t xml:space="preserve"> then presents</w:t>
      </w:r>
      <w:r w:rsidRPr="00C447AE">
        <w:rPr>
          <w:sz w:val="15"/>
          <w:szCs w:val="15"/>
        </w:rPr>
        <w:t xml:space="preserve"> the performance evaluation and expectations at the level of the overall index</w:t>
      </w:r>
      <w:r w:rsidR="00204B96">
        <w:rPr>
          <w:sz w:val="15"/>
          <w:szCs w:val="15"/>
        </w:rPr>
        <w:t>, followed by</w:t>
      </w:r>
      <w:r w:rsidRPr="00C447AE">
        <w:rPr>
          <w:sz w:val="15"/>
          <w:szCs w:val="15"/>
        </w:rPr>
        <w:t xml:space="preserve"> to the </w:t>
      </w:r>
      <w:r w:rsidR="00CC6E44">
        <w:rPr>
          <w:sz w:val="15"/>
          <w:szCs w:val="15"/>
        </w:rPr>
        <w:t>constraints</w:t>
      </w:r>
      <w:r w:rsidR="00CC6E44" w:rsidRPr="00C447AE">
        <w:rPr>
          <w:sz w:val="15"/>
          <w:szCs w:val="15"/>
        </w:rPr>
        <w:t xml:space="preserve"> </w:t>
      </w:r>
      <w:r w:rsidRPr="00C447AE">
        <w:rPr>
          <w:sz w:val="15"/>
          <w:szCs w:val="15"/>
        </w:rPr>
        <w:t>faced by the business community during the study period</w:t>
      </w:r>
      <w:r w:rsidR="00204B96">
        <w:rPr>
          <w:sz w:val="15"/>
          <w:szCs w:val="15"/>
        </w:rPr>
        <w:t>,</w:t>
      </w:r>
      <w:r w:rsidRPr="00C447AE">
        <w:rPr>
          <w:sz w:val="15"/>
          <w:szCs w:val="15"/>
        </w:rPr>
        <w:t xml:space="preserve"> and the priorities for improving the business climate from the sample </w:t>
      </w:r>
      <w:r w:rsidR="00462C84">
        <w:rPr>
          <w:sz w:val="15"/>
          <w:szCs w:val="15"/>
        </w:rPr>
        <w:t>firms’</w:t>
      </w:r>
      <w:r w:rsidRPr="00C447AE">
        <w:rPr>
          <w:sz w:val="15"/>
          <w:szCs w:val="15"/>
        </w:rPr>
        <w:t xml:space="preserve"> perspective</w:t>
      </w:r>
      <w:r w:rsidR="00BC4687">
        <w:rPr>
          <w:sz w:val="15"/>
          <w:szCs w:val="15"/>
        </w:rPr>
        <w:t>s</w:t>
      </w:r>
      <w:r w:rsidRPr="00C447AE">
        <w:rPr>
          <w:sz w:val="15"/>
          <w:szCs w:val="15"/>
        </w:rPr>
        <w:t>. Finally, the report concludes with an evaluation of performance and expectations at the level of the sub-</w:t>
      </w:r>
      <w:r w:rsidR="00DC1A6B">
        <w:rPr>
          <w:sz w:val="15"/>
          <w:szCs w:val="15"/>
        </w:rPr>
        <w:t>indices</w:t>
      </w:r>
      <w:r w:rsidRPr="00C447AE">
        <w:rPr>
          <w:sz w:val="15"/>
          <w:szCs w:val="15"/>
        </w:rPr>
        <w:t>.</w:t>
      </w:r>
    </w:p>
    <w:p w14:paraId="192F6D7A" w14:textId="44C790EB" w:rsidR="00B07534" w:rsidRDefault="00C447AE" w:rsidP="009B7780">
      <w:pPr>
        <w:pStyle w:val="BB2023Body"/>
        <w:spacing w:line="276" w:lineRule="auto"/>
        <w:ind w:left="0"/>
        <w:rPr>
          <w:sz w:val="15"/>
          <w:szCs w:val="15"/>
        </w:rPr>
      </w:pPr>
      <w:r w:rsidRPr="00C447AE">
        <w:rPr>
          <w:sz w:val="15"/>
          <w:szCs w:val="15"/>
        </w:rPr>
        <w:t xml:space="preserve">The Business Barometer </w:t>
      </w:r>
      <w:r w:rsidR="00BC4687" w:rsidRPr="00C447AE">
        <w:rPr>
          <w:sz w:val="15"/>
          <w:szCs w:val="15"/>
        </w:rPr>
        <w:t>is</w:t>
      </w:r>
      <w:r w:rsidRPr="00C447AE">
        <w:rPr>
          <w:sz w:val="15"/>
          <w:szCs w:val="15"/>
        </w:rPr>
        <w:t xml:space="preserve"> based on the results of a periodic survey conducted by the center every three months on a fixed sample of 120 private sector </w:t>
      </w:r>
      <w:r w:rsidR="00880818">
        <w:rPr>
          <w:sz w:val="15"/>
          <w:szCs w:val="15"/>
        </w:rPr>
        <w:t>firms</w:t>
      </w:r>
      <w:r w:rsidRPr="00C447AE">
        <w:rPr>
          <w:sz w:val="15"/>
          <w:szCs w:val="15"/>
        </w:rPr>
        <w:t xml:space="preserve"> distributed as follows:</w:t>
      </w:r>
    </w:p>
    <w:p w14:paraId="7A6B54E6" w14:textId="674AC3DF" w:rsidR="00880818" w:rsidRPr="00765D33" w:rsidRDefault="00377DBE" w:rsidP="00041461">
      <w:pPr>
        <w:pStyle w:val="BB2023Body"/>
        <w:spacing w:line="276" w:lineRule="auto"/>
        <w:ind w:left="0"/>
        <w:jc w:val="left"/>
        <w:rPr>
          <w:sz w:val="15"/>
          <w:szCs w:val="15"/>
        </w:rPr>
      </w:pPr>
      <w:r>
        <w:rPr>
          <w:rFonts w:eastAsiaTheme="majorEastAsia"/>
          <w:noProof/>
        </w:rPr>
        <w:drawing>
          <wp:anchor distT="0" distB="0" distL="114300" distR="114300" simplePos="0" relativeHeight="251657260" behindDoc="1" locked="0" layoutInCell="1" allowOverlap="1" wp14:anchorId="4DB406E4" wp14:editId="2519C533">
            <wp:simplePos x="0" y="0"/>
            <wp:positionH relativeFrom="page">
              <wp:posOffset>1160780</wp:posOffset>
            </wp:positionH>
            <wp:positionV relativeFrom="page">
              <wp:posOffset>7568342</wp:posOffset>
            </wp:positionV>
            <wp:extent cx="5229860" cy="1783080"/>
            <wp:effectExtent l="0" t="0" r="8890" b="762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a:extLst>
                        <a:ext uri="{28A0092B-C50C-407E-A947-70E740481C1C}">
                          <a14:useLocalDpi xmlns:a14="http://schemas.microsoft.com/office/drawing/2010/main" val="0"/>
                        </a:ext>
                      </a:extLst>
                    </a:blip>
                    <a:stretch>
                      <a:fillRect/>
                    </a:stretch>
                  </pic:blipFill>
                  <pic:spPr>
                    <a:xfrm>
                      <a:off x="0" y="0"/>
                      <a:ext cx="5229860" cy="1783080"/>
                    </a:xfrm>
                    <a:prstGeom prst="rect">
                      <a:avLst/>
                    </a:prstGeom>
                  </pic:spPr>
                </pic:pic>
              </a:graphicData>
            </a:graphic>
          </wp:anchor>
        </w:drawing>
      </w:r>
    </w:p>
    <w:p w14:paraId="4B879026" w14:textId="1924FD1E" w:rsidR="00883CA8" w:rsidRDefault="002B65DA" w:rsidP="00883CA8">
      <w:pPr>
        <w:pStyle w:val="BB2023Body"/>
        <w:spacing w:after="0"/>
        <w:ind w:left="-180"/>
        <w:jc w:val="center"/>
        <w:rPr>
          <w:rFonts w:eastAsiaTheme="majorEastAsia"/>
          <w:noProof/>
        </w:rPr>
      </w:pPr>
      <w:r w:rsidRPr="002B65DA">
        <w:rPr>
          <w:noProof/>
          <w:spacing w:val="-4"/>
          <w:szCs w:val="16"/>
        </w:rPr>
        <mc:AlternateContent>
          <mc:Choice Requires="wps">
            <w:drawing>
              <wp:anchor distT="45720" distB="45720" distL="114300" distR="114300" simplePos="0" relativeHeight="251656220" behindDoc="0" locked="0" layoutInCell="1" allowOverlap="1" wp14:anchorId="38B7B850" wp14:editId="70E78C12">
                <wp:simplePos x="0" y="0"/>
                <wp:positionH relativeFrom="margin">
                  <wp:posOffset>3471114</wp:posOffset>
                </wp:positionH>
                <wp:positionV relativeFrom="paragraph">
                  <wp:posOffset>1749640</wp:posOffset>
                </wp:positionV>
                <wp:extent cx="1610435" cy="354841"/>
                <wp:effectExtent l="0" t="0" r="0" b="0"/>
                <wp:wrapNone/>
                <wp:docPr id="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435" cy="354841"/>
                        </a:xfrm>
                        <a:prstGeom prst="rect">
                          <a:avLst/>
                        </a:prstGeom>
                        <a:noFill/>
                        <a:ln w="9525">
                          <a:noFill/>
                          <a:miter lim="800000"/>
                          <a:headEnd/>
                          <a:tailEnd/>
                        </a:ln>
                      </wps:spPr>
                      <wps:txbx>
                        <w:txbxContent>
                          <w:p w14:paraId="3C832AFE" w14:textId="2692AA5F" w:rsidR="00574037" w:rsidRPr="004C3FCC" w:rsidRDefault="00574037" w:rsidP="002C6A20">
                            <w:pPr>
                              <w:spacing w:line="240" w:lineRule="auto"/>
                              <w:rPr>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7B850" id="_x0000_s1034" type="#_x0000_t202" style="position:absolute;left:0;text-align:left;margin-left:273.3pt;margin-top:137.75pt;width:126.8pt;height:27.95pt;z-index:2516562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" filled="f" stroked="f">
                <v:textbox>
                  <w:txbxContent>
                    <w:p w14:paraId="3C832AFE" w14:textId="2692AA5F" w:rsidR="00574037" w:rsidRPr="004C3FCC" w:rsidRDefault="00574037" w:rsidP="002C6A20">
                      <w:pPr>
                        <w:spacing w:line="240" w:lineRule="auto"/>
                        <w:rPr>
                          <w:sz w:val="12"/>
                          <w:szCs w:val="12"/>
                        </w:rPr>
                      </w:pPr>
                    </w:p>
                  </w:txbxContent>
                </v:textbox>
                <w10:wrap anchorx="margin"/>
              </v:shape>
            </w:pict>
          </mc:Fallback>
        </mc:AlternateContent>
      </w:r>
    </w:p>
    <w:p w14:paraId="54D5FC8A" w14:textId="411F5B64" w:rsidR="00C03102" w:rsidRDefault="00C03102" w:rsidP="003C06FC">
      <w:pPr>
        <w:pStyle w:val="BB2023Body"/>
        <w:spacing w:line="276" w:lineRule="auto"/>
        <w:rPr>
          <w:sz w:val="15"/>
          <w:szCs w:val="15"/>
        </w:rPr>
      </w:pPr>
    </w:p>
    <w:p w14:paraId="4C060F14" w14:textId="77777777" w:rsidR="00C03102" w:rsidRDefault="00C03102" w:rsidP="003C06FC">
      <w:pPr>
        <w:pStyle w:val="BB2023Body"/>
        <w:spacing w:line="276" w:lineRule="auto"/>
        <w:rPr>
          <w:sz w:val="15"/>
          <w:szCs w:val="15"/>
        </w:rPr>
      </w:pPr>
    </w:p>
    <w:p w14:paraId="63726B1A" w14:textId="77777777" w:rsidR="00C03102" w:rsidRDefault="00C03102" w:rsidP="003C06FC">
      <w:pPr>
        <w:pStyle w:val="BB2023Body"/>
        <w:spacing w:line="276" w:lineRule="auto"/>
        <w:rPr>
          <w:sz w:val="15"/>
          <w:szCs w:val="15"/>
        </w:rPr>
      </w:pPr>
    </w:p>
    <w:p w14:paraId="1408D66E" w14:textId="77777777" w:rsidR="00C03102" w:rsidRDefault="00C03102" w:rsidP="003C06FC">
      <w:pPr>
        <w:pStyle w:val="BB2023Body"/>
        <w:spacing w:line="276" w:lineRule="auto"/>
        <w:rPr>
          <w:sz w:val="15"/>
          <w:szCs w:val="15"/>
        </w:rPr>
      </w:pPr>
    </w:p>
    <w:p w14:paraId="000518DC" w14:textId="77777777" w:rsidR="00C03102" w:rsidRDefault="00C03102" w:rsidP="003C06FC">
      <w:pPr>
        <w:pStyle w:val="BB2023Body"/>
        <w:spacing w:line="276" w:lineRule="auto"/>
        <w:rPr>
          <w:sz w:val="15"/>
          <w:szCs w:val="15"/>
        </w:rPr>
      </w:pPr>
    </w:p>
    <w:p w14:paraId="71E6928E" w14:textId="77777777" w:rsidR="00C03102" w:rsidRDefault="00C03102" w:rsidP="003C06FC">
      <w:pPr>
        <w:pStyle w:val="BB2023Body"/>
        <w:spacing w:line="276" w:lineRule="auto"/>
        <w:rPr>
          <w:sz w:val="15"/>
          <w:szCs w:val="15"/>
        </w:rPr>
      </w:pPr>
    </w:p>
    <w:p w14:paraId="710E97A8" w14:textId="05224F7F" w:rsidR="003C06FC" w:rsidRPr="003C06FC" w:rsidRDefault="00B07534" w:rsidP="00FF3C2F">
      <w:pPr>
        <w:pStyle w:val="BB2023Body"/>
        <w:numPr>
          <w:ilvl w:val="0"/>
          <w:numId w:val="5"/>
        </w:numPr>
        <w:spacing w:line="276" w:lineRule="auto"/>
        <w:ind w:left="1080"/>
        <w:jc w:val="left"/>
        <w:rPr>
          <w:sz w:val="15"/>
          <w:szCs w:val="15"/>
        </w:rPr>
      </w:pPr>
      <w:r w:rsidRPr="00765D33">
        <w:rPr>
          <w:noProof/>
          <w:sz w:val="15"/>
          <w:szCs w:val="15"/>
        </w:rPr>
        <w:lastRenderedPageBreak/>
        <w:drawing>
          <wp:anchor distT="0" distB="0" distL="114300" distR="114300" simplePos="0" relativeHeight="251656202" behindDoc="1" locked="0" layoutInCell="1" allowOverlap="1" wp14:anchorId="0BA784F9" wp14:editId="38FD4426">
            <wp:simplePos x="0" y="0"/>
            <wp:positionH relativeFrom="page">
              <wp:align>left</wp:align>
            </wp:positionH>
            <wp:positionV relativeFrom="paragraph">
              <wp:posOffset>-463627</wp:posOffset>
            </wp:positionV>
            <wp:extent cx="7193915" cy="10010775"/>
            <wp:effectExtent l="0" t="0" r="6985"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915" cy="10010775"/>
                    </a:xfrm>
                    <a:prstGeom prst="rect">
                      <a:avLst/>
                    </a:prstGeom>
                    <a:noFill/>
                  </pic:spPr>
                </pic:pic>
              </a:graphicData>
            </a:graphic>
          </wp:anchor>
        </w:drawing>
      </w:r>
      <w:r w:rsidR="003C06FC" w:rsidRPr="003C06FC">
        <w:rPr>
          <w:sz w:val="15"/>
          <w:szCs w:val="15"/>
        </w:rPr>
        <w:t xml:space="preserve">The analysis evaluates the performance of the sample </w:t>
      </w:r>
      <w:r w:rsidR="007314A5">
        <w:rPr>
          <w:sz w:val="15"/>
          <w:szCs w:val="15"/>
        </w:rPr>
        <w:t>firms</w:t>
      </w:r>
      <w:r w:rsidR="003C06FC" w:rsidRPr="003C06FC">
        <w:rPr>
          <w:sz w:val="15"/>
          <w:szCs w:val="15"/>
        </w:rPr>
        <w:t xml:space="preserve"> during the study period and their expectations for the next quarter, compared to the results of the previous quarter and the corresponding quarter of the previous year.</w:t>
      </w:r>
    </w:p>
    <w:p w14:paraId="445C706F" w14:textId="1074C19F" w:rsidR="00C03102" w:rsidRDefault="003C06FC" w:rsidP="00FF3C2F">
      <w:pPr>
        <w:pStyle w:val="BB2023Body"/>
        <w:numPr>
          <w:ilvl w:val="0"/>
          <w:numId w:val="5"/>
        </w:numPr>
        <w:spacing w:line="276" w:lineRule="auto"/>
        <w:ind w:left="1080"/>
        <w:jc w:val="left"/>
        <w:rPr>
          <w:sz w:val="15"/>
          <w:szCs w:val="15"/>
        </w:rPr>
      </w:pPr>
      <w:r w:rsidRPr="003C06FC">
        <w:rPr>
          <w:sz w:val="15"/>
          <w:szCs w:val="15"/>
        </w:rPr>
        <w:t>Performance and expectations are evaluated on two levels: the overall index results and the sub-</w:t>
      </w:r>
      <w:r w:rsidR="00DC1A6B">
        <w:rPr>
          <w:sz w:val="15"/>
          <w:szCs w:val="15"/>
        </w:rPr>
        <w:t>indices</w:t>
      </w:r>
      <w:r w:rsidR="002F5525">
        <w:rPr>
          <w:sz w:val="15"/>
          <w:szCs w:val="15"/>
        </w:rPr>
        <w:t>’</w:t>
      </w:r>
      <w:r w:rsidR="009B2F76" w:rsidRPr="003C06FC">
        <w:rPr>
          <w:sz w:val="15"/>
          <w:szCs w:val="15"/>
        </w:rPr>
        <w:t xml:space="preserve"> </w:t>
      </w:r>
      <w:r w:rsidRPr="003C06FC">
        <w:rPr>
          <w:sz w:val="15"/>
          <w:szCs w:val="15"/>
        </w:rPr>
        <w:t>results.</w:t>
      </w:r>
    </w:p>
    <w:p w14:paraId="5B6EB45E" w14:textId="08924395" w:rsidR="00501850" w:rsidRPr="00377DBE" w:rsidRDefault="00FF3C2F" w:rsidP="0061375E">
      <w:pPr>
        <w:pStyle w:val="BB2023Body"/>
        <w:numPr>
          <w:ilvl w:val="0"/>
          <w:numId w:val="5"/>
        </w:numPr>
        <w:spacing w:line="276" w:lineRule="auto"/>
        <w:ind w:left="1080"/>
        <w:jc w:val="left"/>
        <w:rPr>
          <w:sz w:val="15"/>
          <w:szCs w:val="15"/>
        </w:rPr>
      </w:pPr>
      <w:r>
        <w:rPr>
          <w:rFonts w:eastAsiaTheme="majorEastAsia"/>
          <w:noProof/>
        </w:rPr>
        <w:drawing>
          <wp:anchor distT="0" distB="0" distL="114300" distR="114300" simplePos="0" relativeHeight="251657281" behindDoc="0" locked="0" layoutInCell="1" allowOverlap="1" wp14:anchorId="3946AC4C" wp14:editId="44E9F3BF">
            <wp:simplePos x="0" y="0"/>
            <wp:positionH relativeFrom="margin">
              <wp:align>center</wp:align>
            </wp:positionH>
            <wp:positionV relativeFrom="paragraph">
              <wp:posOffset>595630</wp:posOffset>
            </wp:positionV>
            <wp:extent cx="3752008" cy="2668838"/>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8">
                      <a:extLst>
                        <a:ext uri="{28A0092B-C50C-407E-A947-70E740481C1C}">
                          <a14:useLocalDpi xmlns:a14="http://schemas.microsoft.com/office/drawing/2010/main" val="0"/>
                        </a:ext>
                      </a:extLst>
                    </a:blip>
                    <a:stretch>
                      <a:fillRect/>
                    </a:stretch>
                  </pic:blipFill>
                  <pic:spPr>
                    <a:xfrm>
                      <a:off x="0" y="0"/>
                      <a:ext cx="3752008" cy="2668838"/>
                    </a:xfrm>
                    <a:prstGeom prst="rect">
                      <a:avLst/>
                    </a:prstGeom>
                  </pic:spPr>
                </pic:pic>
              </a:graphicData>
            </a:graphic>
            <wp14:sizeRelH relativeFrom="page">
              <wp14:pctWidth>0</wp14:pctWidth>
            </wp14:sizeRelH>
            <wp14:sizeRelV relativeFrom="page">
              <wp14:pctHeight>0</wp14:pctHeight>
            </wp14:sizeRelV>
          </wp:anchor>
        </w:drawing>
      </w:r>
      <w:r w:rsidR="003C06FC" w:rsidRPr="003C06FC">
        <w:rPr>
          <w:sz w:val="15"/>
          <w:szCs w:val="15"/>
        </w:rPr>
        <w:t>The Business Barometer Index represents a simple average of a set of sub-</w:t>
      </w:r>
      <w:r w:rsidR="00DC1A6B">
        <w:rPr>
          <w:sz w:val="15"/>
          <w:szCs w:val="15"/>
        </w:rPr>
        <w:t>indices</w:t>
      </w:r>
      <w:r w:rsidR="009B2F76" w:rsidRPr="003C06FC">
        <w:rPr>
          <w:sz w:val="15"/>
          <w:szCs w:val="15"/>
        </w:rPr>
        <w:t xml:space="preserve"> </w:t>
      </w:r>
      <w:r w:rsidR="003C06FC" w:rsidRPr="003C06FC">
        <w:rPr>
          <w:sz w:val="15"/>
          <w:szCs w:val="15"/>
        </w:rPr>
        <w:t>for the variables mentioned in the questionnaire. The overall index takes values greater than, less than, or equal to the neutral level (50 points)</w:t>
      </w:r>
      <w:r w:rsidR="003C06FC" w:rsidRPr="00F67197">
        <w:rPr>
          <w:sz w:val="15"/>
          <w:szCs w:val="15"/>
        </w:rPr>
        <w:t>.</w:t>
      </w:r>
    </w:p>
    <w:p w14:paraId="410A51AA" w14:textId="3E29DE87" w:rsidR="00B07534" w:rsidRPr="00765D33" w:rsidRDefault="00B07534" w:rsidP="00B07534">
      <w:pPr>
        <w:pStyle w:val="BB2023Body"/>
        <w:spacing w:after="0"/>
        <w:ind w:left="-180"/>
        <w:jc w:val="center"/>
        <w:rPr>
          <w:rFonts w:eastAsiaTheme="majorEastAsia"/>
          <w:noProof/>
          <w:sz w:val="15"/>
          <w:szCs w:val="15"/>
        </w:rPr>
      </w:pP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390"/>
        <w:gridCol w:w="3621"/>
      </w:tblGrid>
      <w:tr w:rsidR="00B07534" w:rsidRPr="00765D33" w14:paraId="4A3396CF" w14:textId="77777777" w:rsidTr="008A5FB9">
        <w:tc>
          <w:tcPr>
            <w:tcW w:w="3005" w:type="dxa"/>
          </w:tcPr>
          <w:p w14:paraId="43EBC697" w14:textId="414B954C" w:rsidR="00B07534" w:rsidRPr="00765D33" w:rsidRDefault="00B07534" w:rsidP="00B07534">
            <w:pPr>
              <w:pStyle w:val="BB2023Body"/>
              <w:spacing w:line="240" w:lineRule="auto"/>
              <w:ind w:left="0"/>
              <w:rPr>
                <w:rFonts w:eastAsiaTheme="majorEastAsia"/>
                <w:noProof/>
                <w:sz w:val="15"/>
                <w:szCs w:val="15"/>
              </w:rPr>
            </w:pPr>
            <w:r w:rsidRPr="00765D33">
              <w:rPr>
                <w:sz w:val="15"/>
                <w:szCs w:val="15"/>
              </w:rPr>
              <w:t xml:space="preserve">The index is calculated for each variable using this equation: </w:t>
            </w:r>
          </w:p>
        </w:tc>
        <w:tc>
          <w:tcPr>
            <w:tcW w:w="2390" w:type="dxa"/>
          </w:tcPr>
          <w:p w14:paraId="472E74E8" w14:textId="7730460C" w:rsidR="00B07534" w:rsidRPr="00765D33" w:rsidRDefault="00B07534" w:rsidP="00B07534">
            <w:pPr>
              <w:pStyle w:val="BB2023Body"/>
              <w:ind w:left="0"/>
              <w:jc w:val="center"/>
              <w:rPr>
                <w:rFonts w:eastAsiaTheme="majorEastAsia"/>
                <w:noProof/>
                <w:sz w:val="15"/>
                <w:szCs w:val="15"/>
              </w:rPr>
            </w:pPr>
            <w:r w:rsidRPr="00765D33">
              <w:rPr>
                <w:rFonts w:eastAsiaTheme="majorEastAsia"/>
                <w:noProof/>
                <w:sz w:val="15"/>
                <w:szCs w:val="15"/>
              </w:rPr>
              <w:drawing>
                <wp:inline distT="0" distB="0" distL="0" distR="0" wp14:anchorId="03BB763D" wp14:editId="7E219C10">
                  <wp:extent cx="1351884" cy="521592"/>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9">
                            <a:extLst>
                              <a:ext uri="{28A0092B-C50C-407E-A947-70E740481C1C}">
                                <a14:useLocalDpi xmlns:a14="http://schemas.microsoft.com/office/drawing/2010/main" val="0"/>
                              </a:ext>
                            </a:extLst>
                          </a:blip>
                          <a:stretch>
                            <a:fillRect/>
                          </a:stretch>
                        </pic:blipFill>
                        <pic:spPr>
                          <a:xfrm>
                            <a:off x="0" y="0"/>
                            <a:ext cx="1360872" cy="525060"/>
                          </a:xfrm>
                          <a:prstGeom prst="rect">
                            <a:avLst/>
                          </a:prstGeom>
                        </pic:spPr>
                      </pic:pic>
                    </a:graphicData>
                  </a:graphic>
                </wp:inline>
              </w:drawing>
            </w:r>
          </w:p>
        </w:tc>
        <w:tc>
          <w:tcPr>
            <w:tcW w:w="3621" w:type="dxa"/>
          </w:tcPr>
          <w:p w14:paraId="5C47D141" w14:textId="302C24E4" w:rsidR="00B07534" w:rsidRPr="00765D33" w:rsidRDefault="00B07534" w:rsidP="00B07534">
            <w:pPr>
              <w:pStyle w:val="BB2023Body"/>
              <w:spacing w:line="240" w:lineRule="auto"/>
              <w:ind w:left="0"/>
              <w:rPr>
                <w:sz w:val="15"/>
                <w:szCs w:val="15"/>
              </w:rPr>
            </w:pPr>
            <w:r w:rsidRPr="00765D33">
              <w:rPr>
                <w:sz w:val="15"/>
                <w:szCs w:val="15"/>
              </w:rPr>
              <w:t>where</w:t>
            </w:r>
            <w:r w:rsidRPr="00765D33">
              <w:rPr>
                <w:i/>
                <w:iCs/>
                <w:sz w:val="15"/>
                <w:szCs w:val="15"/>
              </w:rPr>
              <w:t xml:space="preserve"> </w:t>
            </w:r>
            <w:proofErr w:type="gramStart"/>
            <w:r w:rsidRPr="00765D33">
              <w:rPr>
                <w:i/>
                <w:iCs/>
                <w:sz w:val="15"/>
                <w:szCs w:val="15"/>
              </w:rPr>
              <w:t>I</w:t>
            </w:r>
            <w:r w:rsidRPr="00765D33">
              <w:rPr>
                <w:sz w:val="15"/>
                <w:szCs w:val="15"/>
              </w:rPr>
              <w:t xml:space="preserve"> </w:t>
            </w:r>
            <w:r w:rsidR="00377DBE">
              <w:rPr>
                <w:sz w:val="15"/>
                <w:szCs w:val="15"/>
              </w:rPr>
              <w:t xml:space="preserve"> </w:t>
            </w:r>
            <w:r w:rsidRPr="00765D33">
              <w:rPr>
                <w:sz w:val="15"/>
                <w:szCs w:val="15"/>
              </w:rPr>
              <w:t>is</w:t>
            </w:r>
            <w:proofErr w:type="gramEnd"/>
            <w:r w:rsidRPr="00765D33">
              <w:rPr>
                <w:sz w:val="15"/>
                <w:szCs w:val="15"/>
              </w:rPr>
              <w:t xml:space="preserve"> the share of firms reporting an increase and </w:t>
            </w:r>
            <w:r w:rsidRPr="00765D33">
              <w:rPr>
                <w:i/>
                <w:iCs/>
                <w:sz w:val="15"/>
                <w:szCs w:val="15"/>
              </w:rPr>
              <w:t>S</w:t>
            </w:r>
            <w:r w:rsidRPr="00765D33">
              <w:rPr>
                <w:sz w:val="15"/>
                <w:szCs w:val="15"/>
              </w:rPr>
              <w:t xml:space="preserve"> the share of firms reporting “same.”</w:t>
            </w:r>
          </w:p>
        </w:tc>
      </w:tr>
    </w:tbl>
    <w:p w14:paraId="4100872A" w14:textId="493F2DE4" w:rsidR="008A5FB9" w:rsidRPr="00765D33" w:rsidRDefault="008A5FB9" w:rsidP="00883CA8">
      <w:pPr>
        <w:pStyle w:val="BB2023Body"/>
        <w:spacing w:line="276" w:lineRule="auto"/>
        <w:ind w:left="0"/>
        <w:rPr>
          <w:sz w:val="15"/>
          <w:szCs w:val="15"/>
        </w:rPr>
      </w:pPr>
    </w:p>
    <w:p w14:paraId="4E919C60" w14:textId="5792C9D0" w:rsidR="0043733A" w:rsidRDefault="003205A7" w:rsidP="0043733A">
      <w:pPr>
        <w:pStyle w:val="BB2023Body"/>
        <w:spacing w:line="276" w:lineRule="auto"/>
        <w:ind w:left="0"/>
        <w:rPr>
          <w:rFonts w:asciiTheme="majorHAnsi" w:hAnsiTheme="majorHAnsi"/>
          <w:b/>
          <w:bCs/>
          <w:sz w:val="15"/>
          <w:szCs w:val="15"/>
        </w:rPr>
      </w:pPr>
      <w:r w:rsidRPr="003205A7">
        <w:rPr>
          <w:rFonts w:asciiTheme="majorHAnsi" w:hAnsiTheme="majorHAnsi"/>
          <w:b/>
          <w:bCs/>
          <w:sz w:val="15"/>
          <w:szCs w:val="15"/>
        </w:rPr>
        <w:t xml:space="preserve">Regarding the </w:t>
      </w:r>
      <w:r w:rsidR="00036E32">
        <w:rPr>
          <w:rFonts w:asciiTheme="majorHAnsi" w:hAnsiTheme="majorHAnsi"/>
          <w:b/>
          <w:bCs/>
          <w:sz w:val="15"/>
          <w:szCs w:val="15"/>
        </w:rPr>
        <w:t>constraints</w:t>
      </w:r>
      <w:r w:rsidR="00036E32" w:rsidRPr="003205A7">
        <w:rPr>
          <w:rFonts w:asciiTheme="majorHAnsi" w:hAnsiTheme="majorHAnsi"/>
          <w:b/>
          <w:bCs/>
          <w:sz w:val="15"/>
          <w:szCs w:val="15"/>
        </w:rPr>
        <w:t xml:space="preserve"> </w:t>
      </w:r>
      <w:r w:rsidRPr="003205A7">
        <w:rPr>
          <w:rFonts w:asciiTheme="majorHAnsi" w:hAnsiTheme="majorHAnsi"/>
          <w:b/>
          <w:bCs/>
          <w:sz w:val="15"/>
          <w:szCs w:val="15"/>
        </w:rPr>
        <w:t>and priorities for improving the business climate:</w:t>
      </w:r>
    </w:p>
    <w:p w14:paraId="55716D5D" w14:textId="1AE45E70" w:rsidR="00565D52" w:rsidRPr="0043733A" w:rsidRDefault="007409AF" w:rsidP="0043733A">
      <w:pPr>
        <w:pStyle w:val="BB2023Body"/>
        <w:spacing w:line="276" w:lineRule="auto"/>
        <w:ind w:left="0"/>
        <w:rPr>
          <w:sz w:val="15"/>
          <w:szCs w:val="15"/>
        </w:rPr>
      </w:pPr>
      <w:r w:rsidRPr="0043733A">
        <w:rPr>
          <w:sz w:val="15"/>
          <w:szCs w:val="15"/>
        </w:rPr>
        <w:t>Firms</w:t>
      </w:r>
      <w:r w:rsidR="003205A7" w:rsidRPr="0043733A">
        <w:rPr>
          <w:sz w:val="15"/>
          <w:szCs w:val="15"/>
        </w:rPr>
        <w:t xml:space="preserve"> evaluate the severity of each </w:t>
      </w:r>
      <w:r w:rsidR="00E7181C">
        <w:rPr>
          <w:sz w:val="15"/>
          <w:szCs w:val="15"/>
        </w:rPr>
        <w:t>constraint</w:t>
      </w:r>
      <w:r w:rsidR="003205A7" w:rsidRPr="0043733A">
        <w:rPr>
          <w:sz w:val="15"/>
          <w:szCs w:val="15"/>
        </w:rPr>
        <w:t xml:space="preserve">, with the rating ranging from zero (not impactful) to four (highly impactful). </w:t>
      </w:r>
      <w:r w:rsidR="00571D40" w:rsidRPr="0043733A">
        <w:rPr>
          <w:sz w:val="15"/>
          <w:szCs w:val="15"/>
        </w:rPr>
        <w:t>Firms</w:t>
      </w:r>
      <w:r w:rsidR="003205A7" w:rsidRPr="0043733A">
        <w:rPr>
          <w:sz w:val="15"/>
          <w:szCs w:val="15"/>
        </w:rPr>
        <w:t xml:space="preserve"> are allowed to choose more than one </w:t>
      </w:r>
      <w:r w:rsidR="007A6396">
        <w:rPr>
          <w:sz w:val="15"/>
          <w:szCs w:val="15"/>
        </w:rPr>
        <w:t>constraint</w:t>
      </w:r>
      <w:r w:rsidR="003205A7" w:rsidRPr="0043733A">
        <w:rPr>
          <w:sz w:val="15"/>
          <w:szCs w:val="15"/>
        </w:rPr>
        <w:t xml:space="preserve">. Regarding the priorities for improving the business climate, </w:t>
      </w:r>
      <w:r w:rsidR="006249D6" w:rsidRPr="0043733A">
        <w:rPr>
          <w:sz w:val="15"/>
          <w:szCs w:val="15"/>
        </w:rPr>
        <w:t>firms</w:t>
      </w:r>
      <w:r w:rsidR="003205A7" w:rsidRPr="0043733A">
        <w:rPr>
          <w:sz w:val="15"/>
          <w:szCs w:val="15"/>
        </w:rPr>
        <w:t xml:space="preserve"> rate the priorities, with the rating for each axis ranging from zero (not important) to four (high priority). </w:t>
      </w:r>
      <w:r w:rsidR="006249D6" w:rsidRPr="0043733A">
        <w:rPr>
          <w:sz w:val="15"/>
          <w:szCs w:val="15"/>
        </w:rPr>
        <w:t>Firms</w:t>
      </w:r>
      <w:r w:rsidR="003205A7" w:rsidRPr="0043733A">
        <w:rPr>
          <w:sz w:val="15"/>
          <w:szCs w:val="15"/>
        </w:rPr>
        <w:t xml:space="preserve"> are allowed to choose more than one axis as a priority for improving the business climate.</w:t>
      </w:r>
    </w:p>
    <w:p w14:paraId="21001264" w14:textId="4607A6CF" w:rsidR="00565D52" w:rsidRPr="0043733A" w:rsidRDefault="003205A7" w:rsidP="0043733A">
      <w:pPr>
        <w:pStyle w:val="BB2023Body"/>
        <w:spacing w:line="276" w:lineRule="auto"/>
        <w:ind w:left="0"/>
        <w:rPr>
          <w:sz w:val="15"/>
          <w:szCs w:val="15"/>
        </w:rPr>
      </w:pPr>
      <w:r w:rsidRPr="0043733A">
        <w:rPr>
          <w:sz w:val="15"/>
          <w:szCs w:val="15"/>
        </w:rPr>
        <w:t xml:space="preserve">Next, a weighted average is calculated based on the number of </w:t>
      </w:r>
      <w:r w:rsidR="007314A5" w:rsidRPr="0043733A">
        <w:rPr>
          <w:sz w:val="15"/>
          <w:szCs w:val="15"/>
        </w:rPr>
        <w:t>firms</w:t>
      </w:r>
      <w:r w:rsidRPr="0043733A">
        <w:rPr>
          <w:sz w:val="15"/>
          <w:szCs w:val="15"/>
        </w:rPr>
        <w:t xml:space="preserve"> and their evaluation of the </w:t>
      </w:r>
      <w:r w:rsidR="007A6396">
        <w:rPr>
          <w:sz w:val="15"/>
          <w:szCs w:val="15"/>
        </w:rPr>
        <w:t>constraint</w:t>
      </w:r>
      <w:r w:rsidRPr="0043733A">
        <w:rPr>
          <w:sz w:val="15"/>
          <w:szCs w:val="15"/>
        </w:rPr>
        <w:t>/priority across the entire sample.</w:t>
      </w:r>
    </w:p>
    <w:p w14:paraId="2286D727" w14:textId="4402C204" w:rsidR="00AD006A" w:rsidRDefault="003205A7" w:rsidP="0043733A">
      <w:pPr>
        <w:pStyle w:val="BB2023Body"/>
        <w:spacing w:line="276" w:lineRule="auto"/>
        <w:ind w:left="0"/>
        <w:rPr>
          <w:sz w:val="15"/>
          <w:szCs w:val="15"/>
        </w:rPr>
      </w:pPr>
      <w:r w:rsidRPr="0043733A">
        <w:rPr>
          <w:sz w:val="15"/>
          <w:szCs w:val="15"/>
        </w:rPr>
        <w:t xml:space="preserve">All averages for </w:t>
      </w:r>
      <w:r w:rsidR="00036E32">
        <w:rPr>
          <w:sz w:val="15"/>
          <w:szCs w:val="15"/>
        </w:rPr>
        <w:t>constraints</w:t>
      </w:r>
      <w:r w:rsidRPr="0043733A">
        <w:rPr>
          <w:sz w:val="15"/>
          <w:szCs w:val="15"/>
        </w:rPr>
        <w:t xml:space="preserve">/priorities are re-evaluated to range between zero and one, followed by normalization of the new averages for all </w:t>
      </w:r>
      <w:r w:rsidR="00036E32">
        <w:rPr>
          <w:sz w:val="15"/>
          <w:szCs w:val="15"/>
        </w:rPr>
        <w:t>constraints</w:t>
      </w:r>
      <w:r w:rsidRPr="0043733A">
        <w:rPr>
          <w:sz w:val="15"/>
          <w:szCs w:val="15"/>
        </w:rPr>
        <w:t xml:space="preserve">/priorities. This allows for ranking the </w:t>
      </w:r>
      <w:r w:rsidR="00036E32">
        <w:rPr>
          <w:sz w:val="15"/>
          <w:szCs w:val="15"/>
        </w:rPr>
        <w:t>constraints</w:t>
      </w:r>
      <w:r w:rsidRPr="0043733A">
        <w:rPr>
          <w:sz w:val="15"/>
          <w:szCs w:val="15"/>
        </w:rPr>
        <w:t xml:space="preserve">/priorities in descending order according to their severity, with 100% being the most severe </w:t>
      </w:r>
      <w:r w:rsidR="00B730F8">
        <w:rPr>
          <w:sz w:val="15"/>
          <w:szCs w:val="15"/>
        </w:rPr>
        <w:t>constraint</w:t>
      </w:r>
      <w:r w:rsidR="00B730F8" w:rsidRPr="0043733A">
        <w:rPr>
          <w:sz w:val="15"/>
          <w:szCs w:val="15"/>
        </w:rPr>
        <w:t xml:space="preserve"> </w:t>
      </w:r>
      <w:r w:rsidRPr="0043733A">
        <w:rPr>
          <w:sz w:val="15"/>
          <w:szCs w:val="15"/>
        </w:rPr>
        <w:t>and the highest priority.</w:t>
      </w:r>
    </w:p>
    <w:p w14:paraId="11BF99D0" w14:textId="77777777" w:rsidR="0043733A" w:rsidRDefault="0043733A" w:rsidP="0043733A">
      <w:pPr>
        <w:pStyle w:val="BB2023Body"/>
        <w:spacing w:line="276" w:lineRule="auto"/>
        <w:ind w:left="0"/>
        <w:rPr>
          <w:sz w:val="15"/>
          <w:szCs w:val="15"/>
        </w:rPr>
      </w:pPr>
    </w:p>
    <w:p w14:paraId="094E205C" w14:textId="77777777" w:rsidR="0043733A" w:rsidRPr="0043733A" w:rsidRDefault="0043733A" w:rsidP="0043733A">
      <w:pPr>
        <w:pStyle w:val="BB2023Body"/>
        <w:spacing w:line="276" w:lineRule="auto"/>
        <w:ind w:left="0"/>
        <w:rPr>
          <w:sz w:val="15"/>
          <w:szCs w:val="15"/>
        </w:rPr>
      </w:pPr>
    </w:p>
    <w:p w14:paraId="435A36E6" w14:textId="77777777" w:rsidR="00AD006A" w:rsidRDefault="00AD006A" w:rsidP="00883CA8">
      <w:pPr>
        <w:pStyle w:val="BB2023Body"/>
        <w:spacing w:line="276" w:lineRule="auto"/>
        <w:ind w:left="0"/>
        <w:rPr>
          <w:sz w:val="15"/>
          <w:szCs w:val="15"/>
        </w:rPr>
      </w:pPr>
    </w:p>
    <w:p w14:paraId="0B779289" w14:textId="7E56BC1F" w:rsidR="003A0119" w:rsidRPr="00765D33" w:rsidRDefault="003A0119" w:rsidP="00883CA8">
      <w:pPr>
        <w:pStyle w:val="BB2023Body"/>
        <w:spacing w:line="276" w:lineRule="auto"/>
        <w:ind w:left="0"/>
        <w:rPr>
          <w:rFonts w:eastAsiaTheme="majorEastAsia"/>
          <w:noProof/>
          <w:sz w:val="15"/>
          <w:szCs w:val="15"/>
        </w:rPr>
      </w:pPr>
    </w:p>
    <w:p w14:paraId="7A0D34F3" w14:textId="053D3B5C" w:rsidR="00310325" w:rsidRDefault="00310325" w:rsidP="003B3BCA">
      <w:pPr>
        <w:pStyle w:val="BB2023Title1"/>
        <w:ind w:left="810"/>
      </w:pPr>
      <w:bookmarkStart w:id="367" w:name="_Toc202719021"/>
      <w:r>
        <w:lastRenderedPageBreak/>
        <w:drawing>
          <wp:anchor distT="0" distB="0" distL="114300" distR="114300" simplePos="0" relativeHeight="251656203" behindDoc="1" locked="0" layoutInCell="1" allowOverlap="1" wp14:anchorId="10BBC3D4" wp14:editId="672C409E">
            <wp:simplePos x="0" y="0"/>
            <wp:positionH relativeFrom="page">
              <wp:align>left</wp:align>
            </wp:positionH>
            <wp:positionV relativeFrom="paragraph">
              <wp:posOffset>-433705</wp:posOffset>
            </wp:positionV>
            <wp:extent cx="7236460" cy="9821545"/>
            <wp:effectExtent l="0" t="0" r="2540" b="825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flipH="1">
                      <a:off x="0" y="0"/>
                      <a:ext cx="7236460" cy="9821545"/>
                    </a:xfrm>
                    <a:prstGeom prst="rect">
                      <a:avLst/>
                    </a:prstGeom>
                    <a:noFill/>
                  </pic:spPr>
                </pic:pic>
              </a:graphicData>
            </a:graphic>
          </wp:anchor>
        </w:drawing>
      </w:r>
      <w:r>
        <w:t>Macro</w:t>
      </w:r>
      <w:r w:rsidR="00CF429E">
        <w:t xml:space="preserve">economic </w:t>
      </w:r>
      <w:r>
        <w:t>Overview</w:t>
      </w:r>
      <w:bookmarkEnd w:id="367"/>
    </w:p>
    <w:p w14:paraId="7F02A2CF" w14:textId="5053BFAE" w:rsidR="007A07D3" w:rsidRPr="00126B3B" w:rsidRDefault="00193719" w:rsidP="007A07D3">
      <w:pPr>
        <w:pStyle w:val="BB2023Body"/>
        <w:spacing w:line="276" w:lineRule="auto"/>
        <w:ind w:left="900" w:firstLine="90"/>
        <w:rPr>
          <w:rFonts w:asciiTheme="majorHAnsi" w:hAnsiTheme="majorHAnsi"/>
          <w:bCs/>
          <w:spacing w:val="-4"/>
          <w:rPrChange w:id="368" w:author="WTORKY" w:date="2025-10-01T20:48:00Z" w16du:dateUtc="2025-10-01T17:48:00Z">
            <w:rPr>
              <w:rFonts w:ascii="Sinkin Sans 400 Regular" w:hAnsi="Sinkin Sans 400 Regular"/>
              <w:b/>
              <w:spacing w:val="-4"/>
            </w:rPr>
          </w:rPrChange>
        </w:rPr>
      </w:pPr>
      <w:ins w:id="369" w:author="Mohamed Abdel-Hakam" w:date="2025-09-29T17:56:00Z">
        <w:r w:rsidRPr="00126B3B">
          <w:rPr>
            <w:rFonts w:asciiTheme="majorHAnsi" w:hAnsiTheme="majorHAnsi"/>
            <w:bCs/>
            <w:spacing w:val="-4"/>
            <w:rPrChange w:id="370" w:author="WTORKY" w:date="2025-10-01T20:48:00Z" w16du:dateUtc="2025-10-01T17:48:00Z">
              <w:rPr>
                <w:rFonts w:ascii="Sinkin Sans 400 Regular" w:hAnsi="Sinkin Sans 400 Regular"/>
                <w:b/>
                <w:spacing w:val="-4"/>
              </w:rPr>
            </w:rPrChange>
          </w:rPr>
          <w:t xml:space="preserve">Globally: Global growth forecasts continue their downward trend, with low and uneven growth and multiple challenges facing the global economy. </w:t>
        </w:r>
      </w:ins>
      <w:del w:id="371" w:author="Mohamed Abdel-Hakam" w:date="2025-09-29T17:56:00Z">
        <w:r w:rsidR="00304442" w:rsidRPr="00126B3B" w:rsidDel="00193719">
          <w:rPr>
            <w:rFonts w:asciiTheme="majorHAnsi" w:hAnsiTheme="majorHAnsi"/>
            <w:bCs/>
            <w:spacing w:val="-4"/>
            <w:rPrChange w:id="372" w:author="WTORKY" w:date="2025-10-01T20:48:00Z" w16du:dateUtc="2025-10-01T17:48:00Z">
              <w:rPr>
                <w:rFonts w:ascii="Sinkin Sans 400 Regular" w:hAnsi="Sinkin Sans 400 Regular"/>
                <w:b/>
                <w:spacing w:val="-4"/>
              </w:rPr>
            </w:rPrChange>
          </w:rPr>
          <w:delText>Globally: The escalating trade war is slowing global growth and driving uncertainty to unprecedented levels.</w:delText>
        </w:r>
      </w:del>
    </w:p>
    <w:p w14:paraId="13A858A6" w14:textId="3526B00A" w:rsidR="00193719" w:rsidRPr="00193719" w:rsidRDefault="00193719" w:rsidP="00B619B2">
      <w:pPr>
        <w:pStyle w:val="BB2023Body"/>
        <w:spacing w:line="276" w:lineRule="auto"/>
        <w:ind w:left="360"/>
        <w:rPr>
          <w:ins w:id="373" w:author="Mohamed Abdel-Hakam" w:date="2025-09-29T17:58:00Z"/>
          <w:rFonts w:ascii="Sinkin Sans 400 Regular" w:hAnsi="Sinkin Sans 400 Regular"/>
          <w:bCs/>
          <w:spacing w:val="-4"/>
        </w:rPr>
        <w:pPrChange w:id="374" w:author="WTORKY" w:date="2025-10-01T21:22:00Z" w16du:dateUtc="2025-10-01T18:22:00Z">
          <w:pPr>
            <w:pStyle w:val="BB2023Body"/>
            <w:spacing w:line="276" w:lineRule="auto"/>
            <w:ind w:left="900" w:firstLine="90"/>
          </w:pPr>
        </w:pPrChange>
      </w:pPr>
      <w:ins w:id="375" w:author="Mohamed Abdel-Hakam" w:date="2025-09-29T17:58:00Z">
        <w:r w:rsidRPr="00193719">
          <w:rPr>
            <w:rFonts w:ascii="Sinkin Sans 400 Regular" w:hAnsi="Sinkin Sans 400 Regular"/>
            <w:bCs/>
            <w:spacing w:val="-4"/>
          </w:rPr>
          <w:t>Global growth forecasts continued to decline, ranging between 2.3% and 3% in 2025, due to persistent uncertainty resulting from protectionist trade policies and geopolitical tensions. This decline reflects the slowdown in expected growth rates, which are set to reach 1.5% for advanced economies and stabilize at 4% for emerging and developing markets.</w:t>
        </w:r>
      </w:ins>
      <w:ins w:id="376" w:author="Mohamed Abdel-Hakam" w:date="2025-09-29T18:09:00Z">
        <w:r w:rsidR="00AF10D1">
          <w:rPr>
            <w:rStyle w:val="FootnoteReference"/>
            <w:rFonts w:ascii="Sinkin Sans 400 Regular" w:hAnsi="Sinkin Sans 400 Regular"/>
            <w:bCs/>
            <w:spacing w:val="-4"/>
          </w:rPr>
          <w:footnoteReference w:id="2"/>
        </w:r>
      </w:ins>
      <w:ins w:id="384" w:author="Mohamed Abdel-Hakam" w:date="2025-09-29T17:58:00Z">
        <w:r w:rsidRPr="00193719">
          <w:rPr>
            <w:rFonts w:ascii="Sinkin Sans 400 Regular" w:hAnsi="Sinkin Sans 400 Regular"/>
            <w:bCs/>
            <w:spacing w:val="-4"/>
          </w:rPr>
          <w:t xml:space="preserve">  This is compounded by expectations of a sharp decline in international trade volumes and investment flows, as well as increased borrowing burdens.</w:t>
        </w:r>
      </w:ins>
      <w:ins w:id="385" w:author="Mohamed Abdel-Hakam" w:date="2025-09-29T18:10:00Z">
        <w:r w:rsidR="00AF10D1">
          <w:rPr>
            <w:rStyle w:val="FootnoteReference"/>
            <w:rFonts w:ascii="Sinkin Sans 400 Regular" w:hAnsi="Sinkin Sans 400 Regular"/>
            <w:bCs/>
            <w:spacing w:val="-4"/>
          </w:rPr>
          <w:footnoteReference w:id="3"/>
        </w:r>
      </w:ins>
      <w:ins w:id="393" w:author="Mohamed Abdel-Hakam" w:date="2025-09-29T17:58:00Z">
        <w:r w:rsidRPr="00193719">
          <w:rPr>
            <w:rFonts w:ascii="Sinkin Sans 400 Regular" w:hAnsi="Sinkin Sans 400 Regular"/>
            <w:bCs/>
            <w:spacing w:val="-4"/>
          </w:rPr>
          <w:t xml:space="preserve"> </w:t>
        </w:r>
      </w:ins>
    </w:p>
    <w:p w14:paraId="3C5D8962" w14:textId="13FAC566" w:rsidR="00193719" w:rsidRPr="00193719" w:rsidRDefault="00193719" w:rsidP="00B619B2">
      <w:pPr>
        <w:pStyle w:val="BB2023Body"/>
        <w:spacing w:line="276" w:lineRule="auto"/>
        <w:ind w:left="360"/>
        <w:rPr>
          <w:ins w:id="394" w:author="Mohamed Abdel-Hakam" w:date="2025-09-29T17:58:00Z"/>
          <w:rFonts w:ascii="Sinkin Sans 400 Regular" w:hAnsi="Sinkin Sans 400 Regular"/>
          <w:bCs/>
          <w:spacing w:val="-4"/>
        </w:rPr>
        <w:pPrChange w:id="395" w:author="WTORKY" w:date="2025-10-01T21:22:00Z" w16du:dateUtc="2025-10-01T18:22:00Z">
          <w:pPr>
            <w:pStyle w:val="BB2023Body"/>
            <w:spacing w:line="276" w:lineRule="auto"/>
            <w:ind w:left="900" w:firstLine="90"/>
          </w:pPr>
        </w:pPrChange>
      </w:pPr>
      <w:ins w:id="396" w:author="Mohamed Abdel-Hakam" w:date="2025-09-29T17:58:00Z">
        <w:r w:rsidRPr="00193719">
          <w:rPr>
            <w:rFonts w:ascii="Sinkin Sans 400 Regular" w:hAnsi="Sinkin Sans 400 Regular"/>
            <w:bCs/>
            <w:spacing w:val="-4"/>
          </w:rPr>
          <w:t>Global inflation is expected to continue its downward trajectory, from an annual average of 5.9% in 2024 to 4.2% in 2025, as a result of lower commodity prices,</w:t>
        </w:r>
      </w:ins>
      <w:ins w:id="397" w:author="Mohamed Abdel-Hakam" w:date="2025-09-29T18:11:00Z">
        <w:r w:rsidR="00AF10D1">
          <w:rPr>
            <w:rStyle w:val="FootnoteReference"/>
            <w:rFonts w:ascii="Sinkin Sans 400 Regular" w:hAnsi="Sinkin Sans 400 Regular"/>
            <w:bCs/>
            <w:spacing w:val="-4"/>
          </w:rPr>
          <w:footnoteReference w:id="4"/>
        </w:r>
      </w:ins>
      <w:ins w:id="403" w:author="Mohamed Abdel-Hakam" w:date="2025-09-29T17:58:00Z">
        <w:r w:rsidRPr="00193719">
          <w:rPr>
            <w:rFonts w:ascii="Sinkin Sans 400 Regular" w:hAnsi="Sinkin Sans 400 Regular"/>
            <w:bCs/>
            <w:spacing w:val="-4"/>
          </w:rPr>
          <w:t xml:space="preserve"> and relative decline of energy prices following increased oil production outside the OPEC+ alliance and weak global demand. However, risks still surround the paths of inflation and growth, especially if geopolitical tensions, rising trade protectionism, and climate change shocks persist.</w:t>
        </w:r>
      </w:ins>
      <w:ins w:id="404" w:author="Mohamed Abdel-Hakam" w:date="2025-09-29T18:13:00Z">
        <w:r w:rsidR="00C87772">
          <w:rPr>
            <w:rStyle w:val="FootnoteReference"/>
            <w:rFonts w:ascii="Sinkin Sans 400 Regular" w:hAnsi="Sinkin Sans 400 Regular"/>
            <w:bCs/>
            <w:spacing w:val="-4"/>
          </w:rPr>
          <w:footnoteReference w:id="5"/>
        </w:r>
      </w:ins>
      <w:ins w:id="412" w:author="Mohamed Abdel-Hakam" w:date="2025-09-29T17:58:00Z">
        <w:r w:rsidRPr="00193719">
          <w:rPr>
            <w:rFonts w:ascii="Sinkin Sans 400 Regular" w:hAnsi="Sinkin Sans 400 Regular"/>
            <w:bCs/>
            <w:spacing w:val="-4"/>
          </w:rPr>
          <w:t xml:space="preserve">  Accordingly, central banks in both advanced and emerging economies have adopted a cautious approach to monetary policy.</w:t>
        </w:r>
      </w:ins>
      <w:ins w:id="413" w:author="Mohamed Abdel-Hakam" w:date="2025-09-29T18:14:00Z">
        <w:r w:rsidR="00401BCC">
          <w:rPr>
            <w:rStyle w:val="FootnoteReference"/>
            <w:rFonts w:ascii="Sinkin Sans 400 Regular" w:hAnsi="Sinkin Sans 400 Regular"/>
            <w:bCs/>
            <w:spacing w:val="-4"/>
          </w:rPr>
          <w:footnoteReference w:id="6"/>
        </w:r>
      </w:ins>
      <w:ins w:id="419" w:author="Mohamed Abdel-Hakam" w:date="2025-09-29T17:58:00Z">
        <w:r w:rsidRPr="00193719">
          <w:rPr>
            <w:rFonts w:ascii="Sinkin Sans 400 Regular" w:hAnsi="Sinkin Sans 400 Regular"/>
            <w:bCs/>
            <w:spacing w:val="-4"/>
          </w:rPr>
          <w:t xml:space="preserve"> </w:t>
        </w:r>
      </w:ins>
    </w:p>
    <w:p w14:paraId="5082ADC5" w14:textId="3109EFD8" w:rsidR="00304442" w:rsidRPr="00304442" w:rsidDel="00193719" w:rsidRDefault="00193719" w:rsidP="00193719">
      <w:pPr>
        <w:pStyle w:val="BB2023Body"/>
        <w:spacing w:line="276" w:lineRule="auto"/>
        <w:ind w:left="360"/>
        <w:rPr>
          <w:del w:id="420" w:author="Mohamed Abdel-Hakam" w:date="2025-09-29T17:58:00Z"/>
          <w:rFonts w:ascii="Sinkin Sans 400 Regular" w:hAnsi="Sinkin Sans 400 Regular"/>
          <w:bCs/>
          <w:spacing w:val="-4"/>
        </w:rPr>
      </w:pPr>
      <w:ins w:id="421" w:author="Mohamed Abdel-Hakam" w:date="2025-09-29T17:58:00Z">
        <w:r w:rsidRPr="00193719">
          <w:rPr>
            <w:rFonts w:ascii="Sinkin Sans 400 Regular" w:hAnsi="Sinkin Sans 400 Regular"/>
            <w:bCs/>
            <w:spacing w:val="-4"/>
          </w:rPr>
          <w:t>The composite Purchasing Managers' Index (PMI) continued to grow for the sixth month in a row, recording 51.7 points in June 2025, driven by growth in manufacturing production and slower growth in services activity. Thus, the index for the second quarter of 2025 is expected to be approximately 51.2 points, representing a decline of about 0.6 points compared to the previous quarter and around 1.8 points compared to the corresponding quarter in 2024. Although the index surpassed the neutral level, confidence in the manufacturing and services sectors declined, and labor demand saw a significant decline, reflecting global economic pressures.</w:t>
        </w:r>
      </w:ins>
      <w:ins w:id="422" w:author="Mohamed Abdel-Hakam" w:date="2025-09-29T18:16:00Z">
        <w:r w:rsidR="005D215D">
          <w:rPr>
            <w:rStyle w:val="FootnoteReference"/>
            <w:rFonts w:ascii="Sinkin Sans 400 Regular" w:hAnsi="Sinkin Sans 400 Regular"/>
            <w:bCs/>
            <w:spacing w:val="-4"/>
          </w:rPr>
          <w:footnoteReference w:id="7"/>
        </w:r>
      </w:ins>
      <w:ins w:id="432" w:author="Mohamed Abdel-Hakam" w:date="2025-09-29T17:58:00Z">
        <w:r w:rsidRPr="00193719">
          <w:rPr>
            <w:rFonts w:ascii="Sinkin Sans 400 Regular" w:hAnsi="Sinkin Sans 400 Regular"/>
            <w:bCs/>
            <w:spacing w:val="-4"/>
          </w:rPr>
          <w:t xml:space="preserve">  </w:t>
        </w:r>
      </w:ins>
      <w:del w:id="433" w:author="Mohamed Abdel-Hakam" w:date="2025-09-29T17:58:00Z">
        <w:r w:rsidR="00304442" w:rsidRPr="00304442" w:rsidDel="00193719">
          <w:rPr>
            <w:rFonts w:ascii="Sinkin Sans 400 Regular" w:hAnsi="Sinkin Sans 400 Regular"/>
            <w:bCs/>
            <w:spacing w:val="-4"/>
          </w:rPr>
          <w:delText xml:space="preserve">Following previous forecasts that the global economy would stabilize at a slow growth rate of around 3%, the trade war, sparked by US trade policies since April 2025 and its subsequent repercussions, has stoked expectations of a decline in global economic growth in the near term to a range of 2.3-2.8 percent in 2025. The World Trade Organization expects the risks of mutual protectionist policies will lead to a decline in global trade growth of about 1.5%. Despite pausing the implementation of US tariffs, uncertainty and risks remain at their highest levels, and thus regional growth forecasts are experiencing a decline, as growth in advanced economies is expected to slow to 1.4%, a decrease of 0.5 percentage point compared to the January 2025 estimate, as a result of expectations that US economic growth will decline to around 1.8%—a decrease of one percentage point. Growth in the eurozone is also expected to decline by about 0.2 </w:delText>
        </w:r>
      </w:del>
      <w:ins w:id="434" w:author="Andre Michel" w:date="2025-07-09T16:15:00Z">
        <w:del w:id="435" w:author="Mohamed Abdel-Hakam" w:date="2025-09-29T17:58:00Z">
          <w:r w:rsidR="00EB47F7" w:rsidDel="00193719">
            <w:rPr>
              <w:rFonts w:ascii="Sinkin Sans 400 Regular" w:hAnsi="Sinkin Sans 400 Regular"/>
              <w:bCs/>
              <w:spacing w:val="-4"/>
            </w:rPr>
            <w:delText xml:space="preserve">of a </w:delText>
          </w:r>
        </w:del>
      </w:ins>
      <w:del w:id="436" w:author="Mohamed Abdel-Hakam" w:date="2025-09-29T17:58:00Z">
        <w:r w:rsidR="00304442" w:rsidRPr="00304442" w:rsidDel="00193719">
          <w:rPr>
            <w:rFonts w:ascii="Sinkin Sans 400 Regular" w:hAnsi="Sinkin Sans 400 Regular"/>
            <w:bCs/>
            <w:spacing w:val="-4"/>
          </w:rPr>
          <w:delText xml:space="preserve">percentage point to 0.8%. In emerging markets and developing economies, growth is expected to decline by about 0.4 </w:delText>
        </w:r>
      </w:del>
      <w:ins w:id="437" w:author="Andre Michel" w:date="2025-07-09T16:15:00Z">
        <w:del w:id="438" w:author="Mohamed Abdel-Hakam" w:date="2025-09-29T17:58:00Z">
          <w:r w:rsidR="00EB47F7" w:rsidDel="00193719">
            <w:rPr>
              <w:rFonts w:ascii="Sinkin Sans 400 Regular" w:hAnsi="Sinkin Sans 400 Regular"/>
              <w:bCs/>
              <w:spacing w:val="-4"/>
            </w:rPr>
            <w:delText xml:space="preserve">of a </w:delText>
          </w:r>
        </w:del>
      </w:ins>
      <w:del w:id="439" w:author="Mohamed Abdel-Hakam" w:date="2025-09-29T17:58:00Z">
        <w:r w:rsidR="00304442" w:rsidRPr="00304442" w:rsidDel="00193719">
          <w:rPr>
            <w:rFonts w:ascii="Sinkin Sans 400 Regular" w:hAnsi="Sinkin Sans 400 Regular"/>
            <w:bCs/>
            <w:spacing w:val="-4"/>
          </w:rPr>
          <w:delText>percentage point to 3.7% in 2025, due to the expected negative impact on growth in Asian countries.</w:delText>
        </w:r>
      </w:del>
    </w:p>
    <w:p w14:paraId="40512D77" w14:textId="12DEF716" w:rsidR="00304442" w:rsidRPr="00304442" w:rsidDel="00193719" w:rsidRDefault="00304442" w:rsidP="00304442">
      <w:pPr>
        <w:pStyle w:val="BB2023Body"/>
        <w:spacing w:line="276" w:lineRule="auto"/>
        <w:ind w:left="360"/>
        <w:rPr>
          <w:del w:id="440" w:author="Mohamed Abdel-Hakam" w:date="2025-09-29T17:58:00Z"/>
          <w:rFonts w:ascii="Sinkin Sans 400 Regular" w:hAnsi="Sinkin Sans 400 Regular"/>
          <w:bCs/>
          <w:spacing w:val="-4"/>
        </w:rPr>
      </w:pPr>
      <w:del w:id="441" w:author="Mohamed Abdel-Hakam" w:date="2025-09-29T17:58:00Z">
        <w:r w:rsidRPr="00304442" w:rsidDel="00193719">
          <w:rPr>
            <w:rFonts w:ascii="Sinkin Sans 400 Regular" w:hAnsi="Sinkin Sans 400 Regular"/>
            <w:bCs/>
            <w:spacing w:val="-4"/>
          </w:rPr>
          <w:delText>Global headline inflation is expected to decline, albeit at a slower rate, to around 4.3% in 2025. Some countries have seen inflation rates overshoot their targets. Domestic food price inflation remains moderately high, exceeding 5% in about 78.9% of low-income countries, 47.8% of lower-middle-income countries, 47% of upper-middle-income countries, and 17.9% of high-income countries.</w:delText>
        </w:r>
        <w:r w:rsidDel="00193719">
          <w:rPr>
            <w:rStyle w:val="FootnoteReference"/>
            <w:rFonts w:ascii="Sinkin Sans 400 Regular" w:hAnsi="Sinkin Sans 400 Regular"/>
            <w:bCs/>
            <w:spacing w:val="-4"/>
          </w:rPr>
          <w:footnoteReference w:id="8"/>
        </w:r>
        <w:r w:rsidRPr="00304442" w:rsidDel="00193719">
          <w:rPr>
            <w:rFonts w:ascii="Sinkin Sans 400 Regular" w:hAnsi="Sinkin Sans 400 Regular"/>
            <w:bCs/>
            <w:spacing w:val="-4"/>
          </w:rPr>
          <w:delText xml:space="preserve"> </w:delText>
        </w:r>
      </w:del>
    </w:p>
    <w:p w14:paraId="515ACB09" w14:textId="79F3A907" w:rsidR="006B7828" w:rsidRPr="006B7828" w:rsidRDefault="00304442" w:rsidP="00304442">
      <w:pPr>
        <w:pStyle w:val="BB2023Body"/>
        <w:spacing w:line="276" w:lineRule="auto"/>
        <w:ind w:left="360"/>
        <w:rPr>
          <w:rFonts w:ascii="Sinkin Sans 400 Regular" w:hAnsi="Sinkin Sans 400 Regular"/>
          <w:bCs/>
          <w:spacing w:val="-6"/>
        </w:rPr>
      </w:pPr>
      <w:del w:id="444" w:author="Mohamed Abdel-Hakam" w:date="2025-09-29T17:58:00Z">
        <w:r w:rsidRPr="00304442" w:rsidDel="00193719">
          <w:rPr>
            <w:rFonts w:ascii="Sinkin Sans 400 Regular" w:hAnsi="Sinkin Sans 400 Regular"/>
            <w:bCs/>
            <w:spacing w:val="-4"/>
          </w:rPr>
          <w:delText>The Global Composite Purchasing Managers' Index (PMI) registered 52.1 in March 2025, reflecting an improvement in the service sector's performance, while manufacturing activity continues to slow due to the escalating trade war. Although the index exceeded the neutral level in the first quarter of 2025, it is lower than the previous quarter by 0.6 points and by 0.3 points compared to the corresponding quarter of the previous year (2024), reflecting the slowdown in new orders and lack of recovery in industrial production.</w:delText>
        </w:r>
        <w:r w:rsidR="00C9696F" w:rsidDel="00193719">
          <w:rPr>
            <w:rStyle w:val="FootnoteReference"/>
            <w:rFonts w:ascii="Sinkin Sans 400 Regular" w:hAnsi="Sinkin Sans 400 Regular"/>
            <w:bCs/>
            <w:spacing w:val="-4"/>
          </w:rPr>
          <w:footnoteReference w:id="9"/>
        </w:r>
      </w:del>
    </w:p>
    <w:p w14:paraId="232BEB24" w14:textId="2BD7DCF6" w:rsidR="006B7828" w:rsidRPr="001F418D" w:rsidRDefault="001F418D" w:rsidP="006B7828">
      <w:pPr>
        <w:pStyle w:val="BB2023Body"/>
        <w:spacing w:line="276" w:lineRule="auto"/>
        <w:ind w:left="360"/>
        <w:rPr>
          <w:rFonts w:ascii="Sinkin Sans 400 Regular" w:hAnsi="Sinkin Sans 400 Regular"/>
          <w:bCs/>
          <w:spacing w:val="-6"/>
          <w:rPrChange w:id="447" w:author="Mohamed Abdel-Hakam" w:date="2025-09-29T17:58:00Z">
            <w:rPr>
              <w:rFonts w:ascii="Sinkin Sans 400 Regular" w:hAnsi="Sinkin Sans 400 Regular"/>
              <w:b/>
              <w:spacing w:val="-6"/>
            </w:rPr>
          </w:rPrChange>
        </w:rPr>
      </w:pPr>
      <w:ins w:id="448" w:author="Mohamed Abdel-Hakam" w:date="2025-09-29T17:58:00Z">
        <w:r w:rsidRPr="006309EB">
          <w:rPr>
            <w:rFonts w:ascii="Sinkin Sans 400 Regular" w:hAnsi="Sinkin Sans 400 Regular"/>
            <w:b/>
            <w:spacing w:val="-6"/>
          </w:rPr>
          <w:t>Locally:</w:t>
        </w:r>
        <w:r w:rsidRPr="001F418D">
          <w:rPr>
            <w:rFonts w:ascii="Sinkin Sans 400 Regular" w:hAnsi="Sinkin Sans 400 Regular"/>
            <w:bCs/>
            <w:spacing w:val="-6"/>
            <w:rPrChange w:id="449" w:author="Mohamed Abdel-Hakam" w:date="2025-09-29T17:58:00Z">
              <w:rPr>
                <w:rFonts w:ascii="Sinkin Sans 400 Regular" w:hAnsi="Sinkin Sans 400 Regular"/>
                <w:b/>
                <w:spacing w:val="-6"/>
              </w:rPr>
            </w:rPrChange>
          </w:rPr>
          <w:t xml:space="preserve"> There are signs of macroeconomic stability during the first half of 2025 due to improved tourism, Ras El-</w:t>
        </w:r>
        <w:proofErr w:type="spellStart"/>
        <w:r w:rsidRPr="001F418D">
          <w:rPr>
            <w:rFonts w:ascii="Sinkin Sans 400 Regular" w:hAnsi="Sinkin Sans 400 Regular"/>
            <w:bCs/>
            <w:spacing w:val="-6"/>
            <w:rPrChange w:id="450" w:author="Mohamed Abdel-Hakam" w:date="2025-09-29T17:58:00Z">
              <w:rPr>
                <w:rFonts w:ascii="Sinkin Sans 400 Regular" w:hAnsi="Sinkin Sans 400 Regular"/>
                <w:b/>
                <w:spacing w:val="-6"/>
              </w:rPr>
            </w:rPrChange>
          </w:rPr>
          <w:t>Hekma</w:t>
        </w:r>
        <w:proofErr w:type="spellEnd"/>
        <w:r w:rsidRPr="001F418D">
          <w:rPr>
            <w:rFonts w:ascii="Sinkin Sans 400 Regular" w:hAnsi="Sinkin Sans 400 Regular"/>
            <w:bCs/>
            <w:spacing w:val="-6"/>
            <w:rPrChange w:id="451" w:author="Mohamed Abdel-Hakam" w:date="2025-09-29T17:58:00Z">
              <w:rPr>
                <w:rFonts w:ascii="Sinkin Sans 400 Regular" w:hAnsi="Sinkin Sans 400 Regular"/>
                <w:b/>
                <w:spacing w:val="-6"/>
              </w:rPr>
            </w:rPrChange>
          </w:rPr>
          <w:t xml:space="preserve"> investments, and a narrowing foreign exchange gap. However, completing structural reforms is essential to maximize benefits from macroeconomic stability and enhance the resilience of the Egyptian economy in the face of crises.</w:t>
        </w:r>
      </w:ins>
      <w:del w:id="452" w:author="Mohamed Abdel-Hakam" w:date="2025-09-29T17:58:00Z">
        <w:r w:rsidR="00C47461" w:rsidRPr="001F418D" w:rsidDel="001F418D">
          <w:rPr>
            <w:rFonts w:ascii="Sinkin Sans 400 Regular" w:hAnsi="Sinkin Sans 400 Regular"/>
            <w:bCs/>
            <w:spacing w:val="-6"/>
            <w:rPrChange w:id="453" w:author="Mohamed Abdel-Hakam" w:date="2025-09-29T17:58:00Z">
              <w:rPr>
                <w:rFonts w:ascii="Sinkin Sans 400 Regular" w:hAnsi="Sinkin Sans 400 Regular"/>
                <w:b/>
                <w:spacing w:val="-6"/>
              </w:rPr>
            </w:rPrChange>
          </w:rPr>
          <w:delText>Domestically: The International Monetary Fund (IMF) approved a $2.5 billion disbursement, stressing the need to complete the structural and institutional reforms necessary to stimulate the private sector and increase transparency and governance.</w:delText>
        </w:r>
      </w:del>
    </w:p>
    <w:p w14:paraId="3E8FFACC" w14:textId="77777777" w:rsidR="00380BF9" w:rsidRPr="00380BF9" w:rsidRDefault="00380BF9" w:rsidP="00380BF9">
      <w:pPr>
        <w:pStyle w:val="BB2023Body"/>
        <w:spacing w:line="276" w:lineRule="auto"/>
        <w:ind w:left="360"/>
        <w:rPr>
          <w:ins w:id="454" w:author="Mohamed Abdel-Hakam" w:date="2025-09-29T18:07:00Z"/>
          <w:rFonts w:ascii="Sinkin Sans 400 Regular" w:hAnsi="Sinkin Sans 400 Regular"/>
          <w:bCs/>
          <w:spacing w:val="-8"/>
        </w:rPr>
      </w:pPr>
      <w:ins w:id="455" w:author="Mohamed Abdel-Hakam" w:date="2025-09-29T18:07:00Z">
        <w:r w:rsidRPr="00380BF9">
          <w:rPr>
            <w:rFonts w:ascii="Sinkin Sans 400 Regular" w:hAnsi="Sinkin Sans 400 Regular"/>
            <w:bCs/>
            <w:spacing w:val="-8"/>
          </w:rPr>
          <w:t>The fourth review by the International Monetary Fund (IMF) has been concluded, under which a $1.2 billion tranche would be disbursed to complete the economic reform program. The Fund expects economic growth to continue at around 3.6% by end of 2024/25, driven by improved foreign direct investment in the North Coast and the mining and manufacturing sectors. It also expects inflation to decline, net foreign exchange reserves to improve, and debt-to-GDP ratio to decline, driven by investments in Ras El-</w:t>
        </w:r>
        <w:proofErr w:type="spellStart"/>
        <w:r w:rsidRPr="00380BF9">
          <w:rPr>
            <w:rFonts w:ascii="Sinkin Sans 400 Regular" w:hAnsi="Sinkin Sans 400 Regular"/>
            <w:bCs/>
            <w:spacing w:val="-8"/>
          </w:rPr>
          <w:t>Hekma</w:t>
        </w:r>
        <w:proofErr w:type="spellEnd"/>
        <w:r w:rsidRPr="00380BF9">
          <w:rPr>
            <w:rFonts w:ascii="Sinkin Sans 400 Regular" w:hAnsi="Sinkin Sans 400 Regular"/>
            <w:bCs/>
            <w:spacing w:val="-8"/>
          </w:rPr>
          <w:t xml:space="preserve">. However, the debt burden remains high, narrowing the fiscal space for targeted social spending. </w:t>
        </w:r>
      </w:ins>
    </w:p>
    <w:p w14:paraId="34953A21" w14:textId="77777777" w:rsidR="00380BF9" w:rsidRDefault="00380BF9" w:rsidP="00380BF9">
      <w:pPr>
        <w:pStyle w:val="BB2023Body"/>
        <w:spacing w:line="276" w:lineRule="auto"/>
        <w:ind w:left="360"/>
        <w:rPr>
          <w:ins w:id="456" w:author="WTORKY" w:date="2025-10-01T21:22:00Z" w16du:dateUtc="2025-10-01T18:22:00Z"/>
          <w:rFonts w:ascii="Sinkin Sans 400 Regular" w:hAnsi="Sinkin Sans 400 Regular"/>
          <w:bCs/>
          <w:spacing w:val="-8"/>
        </w:rPr>
      </w:pPr>
      <w:ins w:id="457" w:author="Mohamed Abdel-Hakam" w:date="2025-09-29T18:07:00Z">
        <w:r w:rsidRPr="00380BF9">
          <w:rPr>
            <w:rFonts w:ascii="Sinkin Sans 400 Regular" w:hAnsi="Sinkin Sans 400 Regular"/>
            <w:bCs/>
            <w:spacing w:val="-8"/>
          </w:rPr>
          <w:t xml:space="preserve">To build on economic stability and enhance resilience in the face of global challenges, the Fund stressed the need to complete structural reforms. Most importantly, the state must rapidly withdraw from non-strategic activities, complete the removal of energy subsidies, improve governance and oversight of off-budget entities, and continue to avail a business environment that ensures fair competition between the state and the private sector. Finally, there is a need to integrate climate change efforts into strategic plans. </w:t>
        </w:r>
      </w:ins>
    </w:p>
    <w:p w14:paraId="399CFFA8" w14:textId="77777777" w:rsidR="00B619B2" w:rsidRPr="00380BF9" w:rsidRDefault="00B619B2" w:rsidP="00380BF9">
      <w:pPr>
        <w:pStyle w:val="BB2023Body"/>
        <w:spacing w:line="276" w:lineRule="auto"/>
        <w:ind w:left="360"/>
        <w:rPr>
          <w:ins w:id="458" w:author="Mohamed Abdel-Hakam" w:date="2025-09-29T18:07:00Z"/>
          <w:rFonts w:ascii="Sinkin Sans 400 Regular" w:hAnsi="Sinkin Sans 400 Regular"/>
          <w:bCs/>
          <w:spacing w:val="-8"/>
        </w:rPr>
      </w:pPr>
    </w:p>
    <w:p w14:paraId="1B4A5F79" w14:textId="1A668D37" w:rsidR="00C47461" w:rsidDel="00380BF9" w:rsidRDefault="00B619B2" w:rsidP="00126B3B">
      <w:pPr>
        <w:pStyle w:val="BB2023Body"/>
        <w:spacing w:line="276" w:lineRule="auto"/>
        <w:ind w:left="1080" w:hanging="270"/>
        <w:rPr>
          <w:del w:id="459" w:author="Mohamed Abdel-Hakam" w:date="2025-09-29T18:07:00Z"/>
          <w:rFonts w:ascii="Sinkin Sans 400 Regular" w:hAnsi="Sinkin Sans 400 Regular"/>
          <w:bCs/>
          <w:spacing w:val="-8"/>
        </w:rPr>
        <w:pPrChange w:id="460" w:author="WTORKY" w:date="2025-10-01T20:49:00Z" w16du:dateUtc="2025-10-01T17:49:00Z">
          <w:pPr>
            <w:pStyle w:val="BB2023Body"/>
            <w:spacing w:line="276" w:lineRule="auto"/>
            <w:ind w:left="540" w:hanging="180"/>
          </w:pPr>
        </w:pPrChange>
      </w:pPr>
      <w:ins w:id="461" w:author="WTORKY" w:date="2025-10-01T21:26:00Z" w16du:dateUtc="2025-10-01T18:26:00Z">
        <w:r>
          <w:lastRenderedPageBreak/>
          <w:drawing>
            <wp:anchor distT="0" distB="0" distL="114300" distR="114300" simplePos="0" relativeHeight="252064920" behindDoc="1" locked="0" layoutInCell="1" allowOverlap="1" wp14:anchorId="4A50269B" wp14:editId="54E4A283">
              <wp:simplePos x="0" y="0"/>
              <wp:positionH relativeFrom="page">
                <wp:align>left</wp:align>
              </wp:positionH>
              <wp:positionV relativeFrom="paragraph">
                <wp:posOffset>-533290</wp:posOffset>
              </wp:positionV>
              <wp:extent cx="7236460" cy="9821545"/>
              <wp:effectExtent l="0" t="0" r="2540" b="8255"/>
              <wp:wrapNone/>
              <wp:docPr id="349133556" name="Picture 34913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flipH="1">
                        <a:off x="0" y="0"/>
                        <a:ext cx="7236460" cy="9821545"/>
                      </a:xfrm>
                      <a:prstGeom prst="rect">
                        <a:avLst/>
                      </a:prstGeom>
                      <a:noFill/>
                    </pic:spPr>
                  </pic:pic>
                </a:graphicData>
              </a:graphic>
            </wp:anchor>
          </w:drawing>
        </w:r>
      </w:ins>
      <w:del w:id="462" w:author="WTORKY" w:date="2025-10-01T21:26:00Z" w16du:dateUtc="2025-10-01T18:26:00Z">
        <w:r w:rsidR="00A94191" w:rsidRPr="0061375E" w:rsidDel="00B619B2">
          <w:rPr>
            <w:noProof/>
            <w:color w:val="00B0F0"/>
            <w:spacing w:val="-8"/>
            <w:highlight w:val="yellow"/>
          </w:rPr>
          <w:drawing>
            <wp:anchor distT="0" distB="0" distL="114300" distR="114300" simplePos="0" relativeHeight="251657261" behindDoc="1" locked="0" layoutInCell="1" allowOverlap="1" wp14:anchorId="243BBD77" wp14:editId="04BB6A96">
              <wp:simplePos x="0" y="0"/>
              <wp:positionH relativeFrom="page">
                <wp:posOffset>-1</wp:posOffset>
              </wp:positionH>
              <wp:positionV relativeFrom="paragraph">
                <wp:posOffset>-680829</wp:posOffset>
              </wp:positionV>
              <wp:extent cx="7236231" cy="10942678"/>
              <wp:effectExtent l="0" t="0" r="3175" b="0"/>
              <wp:wrapNone/>
              <wp:docPr id="1685030428" name="Picture 168503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flipH="1">
                        <a:off x="0" y="0"/>
                        <a:ext cx="7242727" cy="10952502"/>
                      </a:xfrm>
                      <a:prstGeom prst="rect">
                        <a:avLst/>
                      </a:prstGeom>
                      <a:noFill/>
                    </pic:spPr>
                  </pic:pic>
                </a:graphicData>
              </a:graphic>
              <wp14:sizeRelV relativeFrom="margin">
                <wp14:pctHeight>0</wp14:pctHeight>
              </wp14:sizeRelV>
            </wp:anchor>
          </w:drawing>
        </w:r>
      </w:del>
      <w:ins w:id="463" w:author="Mohamed Abdel-Hakam" w:date="2025-09-29T18:19:00Z">
        <w:r w:rsidR="004A3CD2" w:rsidRPr="004A3CD2">
          <w:t xml:space="preserve"> </w:t>
        </w:r>
        <w:r w:rsidR="004A3CD2" w:rsidRPr="004A3CD2">
          <w:rPr>
            <w:rFonts w:ascii="Sinkin Sans 400 Regular" w:hAnsi="Sinkin Sans 400 Regular"/>
            <w:bCs/>
            <w:spacing w:val="-8"/>
          </w:rPr>
          <w:t xml:space="preserve">The following section includes a brief overview of developments in the most important macroeconomic indicators, based on the latest data available up to the date of this report. </w:t>
        </w:r>
      </w:ins>
      <w:ins w:id="464" w:author="Mohamed Abdel-Hakam" w:date="2025-09-29T18:07:00Z">
        <w:r w:rsidR="00380BF9" w:rsidRPr="00380BF9">
          <w:rPr>
            <w:rFonts w:ascii="Sinkin Sans 400 Regular" w:hAnsi="Sinkin Sans 400 Regular"/>
            <w:bCs/>
            <w:spacing w:val="-8"/>
          </w:rPr>
          <w:t xml:space="preserve"> </w:t>
        </w:r>
      </w:ins>
      <w:del w:id="465" w:author="Mohamed Abdel-Hakam" w:date="2025-09-29T18:07:00Z">
        <w:r w:rsidR="00C47461" w:rsidRPr="00C47461" w:rsidDel="00380BF9">
          <w:rPr>
            <w:rFonts w:ascii="Sinkin Sans 400 Regular" w:hAnsi="Sinkin Sans 400 Regular"/>
            <w:bCs/>
            <w:spacing w:val="-8"/>
          </w:rPr>
          <w:delText>The International Monetary Fund completed its fourth review of Egypt's economic reform program in March 2025. It approved additional financing of $2.5 billion, emphasizing the need to commit to implementing the financial and structural reform agenda aimed at expanding private sector participation in the economy, boosting public revenues, and enhancing transparency and governance.</w:delText>
        </w:r>
      </w:del>
    </w:p>
    <w:p w14:paraId="06B85174" w14:textId="77777777" w:rsidR="00380BF9" w:rsidRPr="00C47461" w:rsidRDefault="00380BF9" w:rsidP="00126B3B">
      <w:pPr>
        <w:pStyle w:val="BB2023Body"/>
        <w:spacing w:line="276" w:lineRule="auto"/>
        <w:ind w:left="1080" w:hanging="270"/>
        <w:rPr>
          <w:ins w:id="466" w:author="Mohamed Abdel-Hakam" w:date="2025-09-29T18:07:00Z"/>
          <w:rFonts w:ascii="Sinkin Sans 400 Regular" w:hAnsi="Sinkin Sans 400 Regular"/>
          <w:bCs/>
          <w:spacing w:val="-8"/>
        </w:rPr>
        <w:pPrChange w:id="467" w:author="WTORKY" w:date="2025-10-01T20:49:00Z" w16du:dateUtc="2025-10-01T17:49:00Z">
          <w:pPr>
            <w:pStyle w:val="BB2023Body"/>
            <w:spacing w:line="276" w:lineRule="auto"/>
            <w:ind w:left="360"/>
          </w:pPr>
        </w:pPrChange>
      </w:pPr>
    </w:p>
    <w:p w14:paraId="0F3D73A3" w14:textId="1996FC33" w:rsidR="00C47461" w:rsidRPr="00C47461" w:rsidDel="00380BF9" w:rsidRDefault="00C47461" w:rsidP="00C47461">
      <w:pPr>
        <w:pStyle w:val="BB2023Body"/>
        <w:spacing w:line="276" w:lineRule="auto"/>
        <w:ind w:left="360"/>
        <w:rPr>
          <w:del w:id="468" w:author="Mohamed Abdel-Hakam" w:date="2025-09-29T18:07:00Z"/>
          <w:rFonts w:ascii="Sinkin Sans 400 Regular" w:hAnsi="Sinkin Sans 400 Regular"/>
          <w:bCs/>
          <w:spacing w:val="-8"/>
        </w:rPr>
      </w:pPr>
      <w:del w:id="469" w:author="Mohamed Abdel-Hakam" w:date="2025-09-29T18:07:00Z">
        <w:r w:rsidRPr="00C47461" w:rsidDel="00380BF9">
          <w:rPr>
            <w:rFonts w:ascii="Sinkin Sans 400 Regular" w:hAnsi="Sinkin Sans 400 Regular"/>
            <w:bCs/>
            <w:spacing w:val="-8"/>
          </w:rPr>
          <w:delText>Before the escalating trade war's impact on the Egyptian economy unraveled, economic growth continued on an upward trajectory in the second quarter of fiscal year 2024/25, driven by improved performance in the service sectors, with the exception of the Suez Canal, while manufacturing industries recorded positive growth.</w:delText>
        </w:r>
      </w:del>
    </w:p>
    <w:p w14:paraId="094C40F8" w14:textId="0DC7A19F" w:rsidR="006B7828" w:rsidRPr="0075342F" w:rsidDel="00380BF9" w:rsidRDefault="00C47461" w:rsidP="00C47461">
      <w:pPr>
        <w:pStyle w:val="BB2023Body"/>
        <w:spacing w:line="276" w:lineRule="auto"/>
        <w:ind w:left="360"/>
        <w:rPr>
          <w:del w:id="470" w:author="Mohamed Abdel-Hakam" w:date="2025-09-29T18:07:00Z"/>
          <w:rFonts w:asciiTheme="majorHAnsi" w:hAnsiTheme="majorHAnsi"/>
          <w:b/>
          <w:spacing w:val="-4"/>
        </w:rPr>
      </w:pPr>
      <w:del w:id="471" w:author="Mohamed Abdel-Hakam" w:date="2025-09-29T18:07:00Z">
        <w:r w:rsidRPr="00C47461" w:rsidDel="00380BF9">
          <w:rPr>
            <w:rFonts w:ascii="Sinkin Sans 400 Regular" w:hAnsi="Sinkin Sans 400 Regular"/>
            <w:bCs/>
            <w:spacing w:val="-8"/>
          </w:rPr>
          <w:delText>The following section includes the most important developments and published data for the most important macro indicators of the Egyptian economy up to the date of publication of this report.</w:delText>
        </w:r>
      </w:del>
    </w:p>
    <w:p w14:paraId="6B9E5AF2" w14:textId="77777777" w:rsidR="00C47461" w:rsidRDefault="00C47461" w:rsidP="00126B3B">
      <w:pPr>
        <w:pStyle w:val="BB2023Body"/>
        <w:spacing w:line="276" w:lineRule="auto"/>
        <w:ind w:left="990" w:hanging="180"/>
        <w:rPr>
          <w:rFonts w:ascii="Sinkin Sans 800 Black" w:hAnsi="Sinkin Sans 800 Black"/>
          <w:bCs/>
          <w:spacing w:val="-4"/>
          <w:szCs w:val="16"/>
        </w:rPr>
        <w:pPrChange w:id="472" w:author="WTORKY" w:date="2025-10-01T20:49:00Z" w16du:dateUtc="2025-10-01T17:49:00Z">
          <w:pPr>
            <w:pStyle w:val="BB2023Body"/>
            <w:spacing w:line="276" w:lineRule="auto"/>
            <w:ind w:left="540" w:hanging="180"/>
          </w:pPr>
        </w:pPrChange>
      </w:pPr>
      <w:r w:rsidRPr="00C47461">
        <w:rPr>
          <w:rFonts w:ascii="Sinkin Sans 800 Black" w:hAnsi="Sinkin Sans 800 Black"/>
          <w:bCs/>
          <w:spacing w:val="-4"/>
          <w:szCs w:val="16"/>
        </w:rPr>
        <w:t xml:space="preserve">I. GDP Growth </w:t>
      </w:r>
    </w:p>
    <w:p w14:paraId="31D863FB" w14:textId="34166982" w:rsidR="00583747" w:rsidRPr="00C47461" w:rsidRDefault="004A3CD2" w:rsidP="004D091B">
      <w:pPr>
        <w:pStyle w:val="BB2023Body"/>
        <w:numPr>
          <w:ilvl w:val="0"/>
          <w:numId w:val="29"/>
        </w:numPr>
        <w:spacing w:line="276" w:lineRule="auto"/>
        <w:ind w:hanging="270"/>
        <w:rPr>
          <w:rFonts w:ascii="Sinkin Sans 400 Regular" w:hAnsi="Sinkin Sans 400 Regular"/>
          <w:bCs/>
          <w:spacing w:val="-8"/>
          <w:szCs w:val="16"/>
        </w:rPr>
        <w:pPrChange w:id="473" w:author="WTORKY" w:date="2025-10-01T20:49:00Z" w16du:dateUtc="2025-10-01T17:49:00Z">
          <w:pPr>
            <w:pStyle w:val="BB2023Body"/>
            <w:numPr>
              <w:numId w:val="29"/>
            </w:numPr>
            <w:spacing w:line="276" w:lineRule="auto"/>
            <w:ind w:left="1080" w:hanging="180"/>
          </w:pPr>
        </w:pPrChange>
      </w:pPr>
      <w:ins w:id="474" w:author="Mohamed Abdel-Hakam" w:date="2025-09-29T18:20:00Z">
        <w:r w:rsidRPr="004A3CD2">
          <w:rPr>
            <w:rFonts w:ascii="Sinkin Sans 400 Regular" w:hAnsi="Sinkin Sans 400 Regular"/>
            <w:bCs/>
            <w:spacing w:val="-8"/>
            <w:szCs w:val="16"/>
          </w:rPr>
          <w:t>GDP grew at a rate of 4.7% in the third quarter of fiscal year 2024/2025 (January - March 2025), representing an increase of approximately 11% compared to the previous quarter and 115% compared to the corresponding quarter of the previous fiscal year (2023/2024). This increase is due to the positive contribution of net exports to growth, which offset the slight decline in the contribution of household consumption, in addition to the recovery of growth in non-oil manufacturing, tourism, and communications and information technology. Growth was inhibited by the continued decline in Suez Canal activity due to ongoing geopolitical tensions, as well as the declining performance of the extraction sector.</w:t>
        </w:r>
      </w:ins>
      <w:ins w:id="475" w:author="Mohamed Abdel-Hakam" w:date="2025-09-29T18:26:00Z">
        <w:del w:id="476" w:author="WTORKY" w:date="2025-10-01T21:23:00Z" w16du:dateUtc="2025-10-01T18:23:00Z">
          <w:r w:rsidDel="00B619B2">
            <w:rPr>
              <w:rStyle w:val="FootnoteReference"/>
              <w:rFonts w:ascii="Sinkin Sans 400 Regular" w:hAnsi="Sinkin Sans 400 Regular"/>
              <w:bCs/>
              <w:spacing w:val="-8"/>
              <w:szCs w:val="16"/>
            </w:rPr>
            <w:footnoteReference w:id="10"/>
          </w:r>
        </w:del>
      </w:ins>
      <w:ins w:id="488" w:author="WTORKY" w:date="2025-10-01T21:23:00Z" w16du:dateUtc="2025-10-01T18:23:00Z">
        <w:r w:rsidR="00B619B2">
          <w:rPr>
            <w:rStyle w:val="FootnoteReference"/>
            <w:rFonts w:ascii="Sinkin Sans 400 Regular" w:hAnsi="Sinkin Sans 400 Regular"/>
            <w:bCs/>
            <w:spacing w:val="-8"/>
            <w:szCs w:val="16"/>
          </w:rPr>
          <w:footnoteReference w:id="11"/>
        </w:r>
      </w:ins>
      <w:ins w:id="491" w:author="Mohamed Abdel-Hakam" w:date="2025-09-29T18:20:00Z">
        <w:r w:rsidRPr="004A3CD2">
          <w:rPr>
            <w:rFonts w:ascii="Sinkin Sans 400 Regular" w:hAnsi="Sinkin Sans 400 Regular"/>
            <w:bCs/>
            <w:spacing w:val="-8"/>
            <w:szCs w:val="16"/>
          </w:rPr>
          <w:t xml:space="preserve"> </w:t>
        </w:r>
      </w:ins>
      <w:del w:id="492" w:author="Mohamed Abdel-Hakam" w:date="2025-09-29T18:20:00Z">
        <w:r w:rsidR="00C47461" w:rsidRPr="00C47461" w:rsidDel="004A3CD2">
          <w:rPr>
            <w:rFonts w:ascii="Sinkin Sans 400 Regular" w:hAnsi="Sinkin Sans 400 Regular"/>
            <w:bCs/>
            <w:spacing w:val="-8"/>
            <w:szCs w:val="16"/>
          </w:rPr>
          <w:delText xml:space="preserve">GDP growth recorded around 4.3% in the second quarter of 2024/25 (October-December 2024), exceeding growth in the previous quarter and the same quarter of the previous fiscal year. This improvement is due to the continued favorable performance of most service sectors, with the exception of the Suez Canal, which is experiencing continued decline due to geopolitical tensions in the region. This improvement was also contributed to </w:delText>
        </w:r>
      </w:del>
      <w:ins w:id="493" w:author="Andre Michel" w:date="2025-07-09T16:34:00Z">
        <w:del w:id="494" w:author="Mohamed Abdel-Hakam" w:date="2025-09-29T18:20:00Z">
          <w:r w:rsidR="000D0263" w:rsidDel="004A3CD2">
            <w:rPr>
              <w:rFonts w:ascii="Sinkin Sans 400 Regular" w:hAnsi="Sinkin Sans 400 Regular"/>
              <w:bCs/>
              <w:spacing w:val="-8"/>
              <w:szCs w:val="16"/>
            </w:rPr>
            <w:delText xml:space="preserve">aided </w:delText>
          </w:r>
        </w:del>
      </w:ins>
      <w:del w:id="495" w:author="Mohamed Abdel-Hakam" w:date="2025-09-29T18:20:00Z">
        <w:r w:rsidR="00C47461" w:rsidRPr="00C47461" w:rsidDel="004A3CD2">
          <w:rPr>
            <w:rFonts w:ascii="Sinkin Sans 400 Regular" w:hAnsi="Sinkin Sans 400 Regular"/>
            <w:bCs/>
            <w:spacing w:val="-8"/>
            <w:szCs w:val="16"/>
          </w:rPr>
          <w:delText>by the non-petroleum manufacturing sector recording positive growth for the third consecutive quarter against negative growth for the same quarter of the previous fiscal year, coupled with an increase in private investment to over 50% of total investments implemented during the second quarter of 2024/2025, along with growth in commodity and service exports, resulting in a positive contribution of net exports to growth for the first time since Q1 2023/2024.</w:delText>
        </w:r>
      </w:del>
      <w:del w:id="496" w:author="Mohamed Abdel-Hakam" w:date="2025-09-29T18:08:00Z">
        <w:r w:rsidR="004D2C03" w:rsidDel="00380BF9">
          <w:rPr>
            <w:rStyle w:val="FootnoteReference"/>
            <w:rFonts w:ascii="Sinkin Sans 400 Regular" w:hAnsi="Sinkin Sans 400 Regular"/>
            <w:bCs/>
            <w:spacing w:val="-8"/>
            <w:szCs w:val="16"/>
          </w:rPr>
          <w:footnoteReference w:id="12"/>
        </w:r>
      </w:del>
    </w:p>
    <w:p w14:paraId="4896163E" w14:textId="14FBA3DA" w:rsidR="0043733A" w:rsidRPr="008F0273" w:rsidRDefault="009E28EE" w:rsidP="004B335F">
      <w:pPr>
        <w:pStyle w:val="BB2023Body"/>
        <w:spacing w:line="276" w:lineRule="auto"/>
        <w:ind w:left="810"/>
        <w:rPr>
          <w:rFonts w:asciiTheme="majorHAnsi" w:hAnsiTheme="majorHAnsi"/>
          <w:bCs/>
          <w:color w:val="1FBACF" w:themeColor="accent1"/>
          <w:spacing w:val="-6"/>
        </w:rPr>
      </w:pPr>
      <w:del w:id="499" w:author="WTORKY" w:date="2025-10-01T21:29:00Z" w16du:dateUtc="2025-10-01T18:29:00Z">
        <w:r w:rsidDel="00B619B2">
          <w:rPr>
            <w:noProof/>
          </w:rPr>
          <w:drawing>
            <wp:anchor distT="0" distB="0" distL="114300" distR="114300" simplePos="0" relativeHeight="251949208" behindDoc="0" locked="0" layoutInCell="1" allowOverlap="1" wp14:anchorId="6526A5A9" wp14:editId="14C99CDE">
              <wp:simplePos x="0" y="0"/>
              <wp:positionH relativeFrom="column">
                <wp:posOffset>514350</wp:posOffset>
              </wp:positionH>
              <wp:positionV relativeFrom="paragraph">
                <wp:posOffset>186690</wp:posOffset>
              </wp:positionV>
              <wp:extent cx="6000750" cy="2095500"/>
              <wp:effectExtent l="0" t="0" r="0" b="0"/>
              <wp:wrapNone/>
              <wp:docPr id="2142940710" name="Chart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del>
      <w:r w:rsidR="0043733A" w:rsidRPr="008F0273">
        <w:rPr>
          <w:rFonts w:asciiTheme="majorHAnsi" w:hAnsiTheme="majorHAnsi"/>
          <w:bCs/>
          <w:color w:val="1FBACF" w:themeColor="accent1"/>
          <w:spacing w:val="-6"/>
        </w:rPr>
        <w:t>Figure 1: Real GDP Growth (2015/2016 – Q</w:t>
      </w:r>
      <w:r>
        <w:rPr>
          <w:rFonts w:asciiTheme="majorHAnsi" w:hAnsiTheme="majorHAnsi"/>
          <w:bCs/>
          <w:color w:val="1FBACF" w:themeColor="accent1"/>
          <w:spacing w:val="-6"/>
        </w:rPr>
        <w:t>2</w:t>
      </w:r>
      <w:r w:rsidR="0043733A" w:rsidRPr="008F0273">
        <w:rPr>
          <w:rFonts w:asciiTheme="majorHAnsi" w:hAnsiTheme="majorHAnsi"/>
          <w:bCs/>
          <w:color w:val="1FBACF" w:themeColor="accent1"/>
          <w:spacing w:val="-6"/>
        </w:rPr>
        <w:t xml:space="preserve"> 202</w:t>
      </w:r>
      <w:r>
        <w:rPr>
          <w:rFonts w:asciiTheme="majorHAnsi" w:hAnsiTheme="majorHAnsi"/>
          <w:bCs/>
          <w:color w:val="1FBACF" w:themeColor="accent1"/>
          <w:spacing w:val="-6"/>
        </w:rPr>
        <w:t>4</w:t>
      </w:r>
      <w:r w:rsidR="0043733A" w:rsidRPr="008F0273">
        <w:rPr>
          <w:rFonts w:asciiTheme="majorHAnsi" w:hAnsiTheme="majorHAnsi"/>
          <w:bCs/>
          <w:color w:val="1FBACF" w:themeColor="accent1"/>
          <w:spacing w:val="-6"/>
        </w:rPr>
        <w:t>/202</w:t>
      </w:r>
      <w:r>
        <w:rPr>
          <w:rFonts w:asciiTheme="majorHAnsi" w:hAnsiTheme="majorHAnsi"/>
          <w:bCs/>
          <w:color w:val="1FBACF" w:themeColor="accent1"/>
          <w:spacing w:val="-6"/>
        </w:rPr>
        <w:t>5</w:t>
      </w:r>
      <w:r w:rsidR="0043733A" w:rsidRPr="008F0273">
        <w:rPr>
          <w:rFonts w:asciiTheme="majorHAnsi" w:hAnsiTheme="majorHAnsi"/>
          <w:bCs/>
          <w:color w:val="1FBACF" w:themeColor="accent1"/>
          <w:spacing w:val="-6"/>
        </w:rPr>
        <w:t>)</w:t>
      </w:r>
      <w:r w:rsidR="00A61F8A" w:rsidRPr="00A61F8A">
        <w:rPr>
          <w:noProof/>
        </w:rPr>
        <w:t xml:space="preserve"> </w:t>
      </w:r>
    </w:p>
    <w:p w14:paraId="154D111C" w14:textId="068972A2" w:rsidR="0043733A" w:rsidRPr="000D4EF2" w:rsidRDefault="00B619B2" w:rsidP="000D4EF2">
      <w:pPr>
        <w:pStyle w:val="BB2023Body"/>
        <w:spacing w:line="276" w:lineRule="auto"/>
        <w:ind w:left="360"/>
        <w:rPr>
          <w:rFonts w:asciiTheme="majorHAnsi" w:hAnsiTheme="majorHAnsi"/>
          <w:bCs/>
          <w:szCs w:val="16"/>
        </w:rPr>
      </w:pPr>
      <w:ins w:id="500" w:author="WTORKY" w:date="2025-10-01T21:29:00Z" w16du:dateUtc="2025-10-01T18:29:00Z">
        <w:r>
          <w:rPr>
            <w:noProof/>
          </w:rPr>
          <w:drawing>
            <wp:inline distT="0" distB="0" distL="0" distR="0" wp14:anchorId="61FF6CCB" wp14:editId="10365BA6">
              <wp:extent cx="6000750" cy="2121408"/>
              <wp:effectExtent l="0" t="0" r="0" b="0"/>
              <wp:docPr id="330592781" name="Chart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ins>
    </w:p>
    <w:p w14:paraId="176BB1B4" w14:textId="72FAF909" w:rsidR="00C20B3F" w:rsidRPr="00DF7F6F" w:rsidDel="00B619B2" w:rsidRDefault="00C20B3F" w:rsidP="003B3BCA">
      <w:pPr>
        <w:pStyle w:val="BB2023Body"/>
        <w:spacing w:line="276" w:lineRule="auto"/>
        <w:ind w:left="360"/>
        <w:rPr>
          <w:del w:id="501" w:author="WTORKY" w:date="2025-10-01T21:29:00Z" w16du:dateUtc="2025-10-01T18:29:00Z"/>
          <w:rFonts w:asciiTheme="majorHAnsi" w:hAnsiTheme="majorHAnsi"/>
          <w:b/>
          <w:color w:val="9C9213" w:themeColor="accent4" w:themeShade="BF"/>
          <w:szCs w:val="16"/>
        </w:rPr>
      </w:pPr>
    </w:p>
    <w:p w14:paraId="69C216D8" w14:textId="2130B4EC" w:rsidR="00051EA2" w:rsidRPr="00DF7F6F" w:rsidDel="00B619B2" w:rsidRDefault="00051EA2" w:rsidP="003B3BCA">
      <w:pPr>
        <w:pStyle w:val="BB2023Body"/>
        <w:spacing w:line="276" w:lineRule="auto"/>
        <w:ind w:left="360"/>
        <w:rPr>
          <w:del w:id="502" w:author="WTORKY" w:date="2025-10-01T21:29:00Z" w16du:dateUtc="2025-10-01T18:29:00Z"/>
          <w:rFonts w:asciiTheme="majorHAnsi" w:hAnsiTheme="majorHAnsi"/>
          <w:b/>
          <w:color w:val="9C9213" w:themeColor="accent4" w:themeShade="BF"/>
          <w:szCs w:val="16"/>
        </w:rPr>
      </w:pPr>
    </w:p>
    <w:p w14:paraId="15FC4FEF" w14:textId="649995E0" w:rsidR="00F70650" w:rsidDel="00B619B2" w:rsidRDefault="00F70650">
      <w:pPr>
        <w:pStyle w:val="BB2023Body"/>
        <w:spacing w:line="276" w:lineRule="auto"/>
        <w:ind w:left="720"/>
        <w:rPr>
          <w:del w:id="503" w:author="WTORKY" w:date="2025-10-01T21:29:00Z" w16du:dateUtc="2025-10-01T18:29:00Z"/>
          <w:rFonts w:asciiTheme="majorHAnsi" w:hAnsiTheme="majorHAnsi"/>
          <w:bCs/>
          <w:color w:val="9C9213" w:themeColor="accent4" w:themeShade="BF"/>
          <w:spacing w:val="-6"/>
        </w:rPr>
      </w:pPr>
    </w:p>
    <w:p w14:paraId="51AB7C54" w14:textId="7317B1E6" w:rsidR="0043733A" w:rsidDel="00B619B2" w:rsidRDefault="0043733A" w:rsidP="0043733A">
      <w:pPr>
        <w:pStyle w:val="BB2023Body"/>
        <w:spacing w:line="276" w:lineRule="auto"/>
        <w:ind w:left="720"/>
        <w:rPr>
          <w:del w:id="504" w:author="WTORKY" w:date="2025-10-01T21:29:00Z" w16du:dateUtc="2025-10-01T18:29:00Z"/>
          <w:rFonts w:asciiTheme="majorHAnsi" w:hAnsiTheme="majorHAnsi"/>
          <w:bCs/>
          <w:color w:val="9C9213" w:themeColor="accent4" w:themeShade="BF"/>
          <w:spacing w:val="-6"/>
        </w:rPr>
      </w:pPr>
    </w:p>
    <w:p w14:paraId="7279766F" w14:textId="6F10CA99" w:rsidR="0043733A" w:rsidDel="00B619B2" w:rsidRDefault="0043733A" w:rsidP="0043733A">
      <w:pPr>
        <w:pStyle w:val="BB2023Body"/>
        <w:spacing w:line="276" w:lineRule="auto"/>
        <w:ind w:left="360"/>
        <w:rPr>
          <w:del w:id="505" w:author="WTORKY" w:date="2025-10-01T21:29:00Z" w16du:dateUtc="2025-10-01T18:29:00Z"/>
          <w:rFonts w:eastAsia="Times New Roman" w:cstheme="majorBidi"/>
          <w:i/>
          <w:iCs/>
          <w:spacing w:val="-4"/>
          <w:sz w:val="14"/>
          <w:szCs w:val="14"/>
        </w:rPr>
      </w:pPr>
    </w:p>
    <w:p w14:paraId="0439CF17" w14:textId="72394E22" w:rsidR="00A61F8A" w:rsidDel="00B619B2" w:rsidRDefault="00A61F8A" w:rsidP="0043733A">
      <w:pPr>
        <w:pStyle w:val="BB2023Body"/>
        <w:spacing w:line="276" w:lineRule="auto"/>
        <w:ind w:left="360"/>
        <w:rPr>
          <w:del w:id="506" w:author="WTORKY" w:date="2025-10-01T21:29:00Z" w16du:dateUtc="2025-10-01T18:29:00Z"/>
          <w:rFonts w:eastAsia="Times New Roman" w:cstheme="majorBidi"/>
          <w:i/>
          <w:iCs/>
          <w:spacing w:val="-4"/>
          <w:sz w:val="14"/>
          <w:szCs w:val="14"/>
        </w:rPr>
      </w:pPr>
    </w:p>
    <w:p w14:paraId="6CAAC07E" w14:textId="1B77669D" w:rsidR="004B335F" w:rsidDel="00B619B2" w:rsidRDefault="004B335F" w:rsidP="0043733A">
      <w:pPr>
        <w:pStyle w:val="BB2023Body"/>
        <w:spacing w:line="276" w:lineRule="auto"/>
        <w:ind w:left="360"/>
        <w:rPr>
          <w:del w:id="507" w:author="WTORKY" w:date="2025-10-01T21:29:00Z" w16du:dateUtc="2025-10-01T18:29:00Z"/>
          <w:rFonts w:eastAsia="Times New Roman" w:cstheme="majorBidi"/>
          <w:i/>
          <w:iCs/>
          <w:spacing w:val="-4"/>
          <w:sz w:val="14"/>
          <w:szCs w:val="14"/>
        </w:rPr>
      </w:pPr>
    </w:p>
    <w:p w14:paraId="0B6E12A5" w14:textId="5344AD2C" w:rsidR="00B31448" w:rsidRPr="00B31448" w:rsidRDefault="00B31448" w:rsidP="00B619B2">
      <w:pPr>
        <w:pStyle w:val="BB2023Body"/>
        <w:spacing w:line="276" w:lineRule="auto"/>
        <w:ind w:left="0"/>
        <w:rPr>
          <w:rFonts w:eastAsia="Times New Roman" w:cstheme="majorBidi"/>
          <w:color w:val="9C9213" w:themeColor="accent4" w:themeShade="BF"/>
          <w:spacing w:val="-4"/>
          <w:szCs w:val="16"/>
        </w:rPr>
        <w:pPrChange w:id="508" w:author="WTORKY" w:date="2025-10-01T21:30:00Z" w16du:dateUtc="2025-10-01T18:30:00Z">
          <w:pPr>
            <w:pStyle w:val="BB2023Body"/>
            <w:spacing w:line="276" w:lineRule="auto"/>
            <w:ind w:left="180"/>
          </w:pPr>
        </w:pPrChange>
      </w:pPr>
      <w:r w:rsidRPr="00B31448">
        <w:rPr>
          <w:rFonts w:eastAsia="Times New Roman" w:cstheme="majorBidi"/>
          <w:i/>
          <w:iCs/>
          <w:spacing w:val="-4"/>
          <w:sz w:val="14"/>
          <w:szCs w:val="14"/>
        </w:rPr>
        <w:t>Source: Ministry of Planning and Economic Development</w:t>
      </w:r>
    </w:p>
    <w:p w14:paraId="283ECEB0" w14:textId="77777777" w:rsidR="00B619B2" w:rsidRDefault="00B619B2" w:rsidP="00EB36A0">
      <w:pPr>
        <w:pStyle w:val="BB2023Body"/>
        <w:spacing w:line="276" w:lineRule="auto"/>
        <w:ind w:left="0"/>
        <w:rPr>
          <w:ins w:id="509" w:author="WTORKY" w:date="2025-10-01T21:26:00Z" w16du:dateUtc="2025-10-01T18:26:00Z"/>
          <w:rFonts w:ascii="Sinkin Sans 800 Black" w:eastAsia="Times New Roman" w:hAnsi="Sinkin Sans 800 Black" w:cstheme="majorBidi"/>
          <w:szCs w:val="16"/>
        </w:rPr>
      </w:pPr>
    </w:p>
    <w:p w14:paraId="53F1CAC5" w14:textId="1EFE98F6" w:rsidR="002C5721" w:rsidRPr="002C5721" w:rsidRDefault="002C5721" w:rsidP="00EB36A0">
      <w:pPr>
        <w:pStyle w:val="BB2023Body"/>
        <w:spacing w:line="276" w:lineRule="auto"/>
        <w:ind w:left="0"/>
        <w:rPr>
          <w:rFonts w:eastAsia="Times New Roman" w:cstheme="majorBidi"/>
          <w:szCs w:val="16"/>
        </w:rPr>
      </w:pPr>
      <w:r w:rsidRPr="002C5721">
        <w:rPr>
          <w:rFonts w:ascii="Sinkin Sans 800 Black" w:eastAsia="Times New Roman" w:hAnsi="Sinkin Sans 800 Black" w:cstheme="majorBidi"/>
          <w:szCs w:val="16"/>
        </w:rPr>
        <w:t>II. Inflation</w:t>
      </w:r>
    </w:p>
    <w:p w14:paraId="5C4FD0B1" w14:textId="6CC14BF3" w:rsidR="001660C2" w:rsidRDefault="001660C2" w:rsidP="001660C2">
      <w:pPr>
        <w:pStyle w:val="BB2023Body"/>
        <w:numPr>
          <w:ilvl w:val="0"/>
          <w:numId w:val="29"/>
        </w:numPr>
        <w:spacing w:line="276" w:lineRule="auto"/>
        <w:ind w:hanging="270"/>
        <w:rPr>
          <w:ins w:id="510" w:author="WTORKY" w:date="2025-10-02T00:00:00Z" w16du:dateUtc="2025-10-01T21:00:00Z"/>
          <w:rFonts w:ascii="Sinkin Sans 400 Regular" w:hAnsi="Sinkin Sans 400 Regular"/>
          <w:bCs/>
          <w:spacing w:val="-8"/>
          <w:szCs w:val="16"/>
        </w:rPr>
      </w:pPr>
      <w:moveToRangeStart w:id="511" w:author="WTORKY" w:date="2025-10-02T00:00:00Z" w:name="move210255624"/>
      <w:moveTo w:id="512" w:author="WTORKY" w:date="2025-10-02T00:00:00Z" w16du:dateUtc="2025-10-01T21:00:00Z">
        <w:r w:rsidRPr="0017654A">
          <w:rPr>
            <w:rFonts w:ascii="Sinkin Sans 400 Regular" w:hAnsi="Sinkin Sans 400 Regular"/>
            <w:bCs/>
            <w:spacing w:val="-8"/>
            <w:szCs w:val="16"/>
          </w:rPr>
          <w:t>Following the increased average annual headline inflation rate for the entire republic over the previous three months, it declined to 14.4% in June, compared to about 16.5% in May 2025. This reflects the fading impact of the shocks resulting from the fuel price hike in April 2025,</w:t>
        </w:r>
        <w:r w:rsidRPr="0017654A">
          <w:rPr>
            <w:rFonts w:ascii="Sinkin Sans 400 Regular" w:hAnsi="Sinkin Sans 400 Regular"/>
            <w:bCs/>
            <w:spacing w:val="-8"/>
            <w:vertAlign w:val="superscript"/>
          </w:rPr>
          <w:footnoteReference w:id="13"/>
        </w:r>
        <w:r w:rsidRPr="0017654A">
          <w:rPr>
            <w:rFonts w:ascii="Sinkin Sans 400 Regular" w:hAnsi="Sinkin Sans 400 Regular"/>
            <w:bCs/>
            <w:spacing w:val="-8"/>
            <w:szCs w:val="16"/>
          </w:rPr>
          <w:t xml:space="preserve"> which increased the cost of land transportation, services and consumer goods, especially pharmaceutical products. It also mirrors the fading effect of the seasonal increase in demand for food commodities after the end of Ramadan and the holidays (Central Agency for Public Mobilization and Statistics, 2025).</w:t>
        </w:r>
      </w:moveTo>
      <w:moveToRangeEnd w:id="511"/>
    </w:p>
    <w:p w14:paraId="07D8A546" w14:textId="5A8908AA" w:rsidR="004A3CD2" w:rsidDel="001660C2" w:rsidRDefault="001660C2" w:rsidP="001660C2">
      <w:pPr>
        <w:pStyle w:val="BB2023Body"/>
        <w:spacing w:line="276" w:lineRule="auto"/>
        <w:ind w:left="720"/>
        <w:rPr>
          <w:moveFrom w:id="515" w:author="WTORKY" w:date="2025-10-02T00:00:00Z" w16du:dateUtc="2025-10-01T21:00:00Z"/>
          <w:rFonts w:ascii="Sinkin Sans 400 Regular" w:hAnsi="Sinkin Sans 400 Regular"/>
          <w:bCs/>
          <w:spacing w:val="-8"/>
          <w:szCs w:val="16"/>
        </w:rPr>
        <w:pPrChange w:id="516" w:author="WTORKY" w:date="2025-10-02T00:00:00Z" w16du:dateUtc="2025-10-01T21:00:00Z">
          <w:pPr>
            <w:pStyle w:val="BB2023Body"/>
            <w:numPr>
              <w:numId w:val="29"/>
            </w:numPr>
            <w:spacing w:line="276" w:lineRule="auto"/>
            <w:ind w:left="1080" w:hanging="270"/>
          </w:pPr>
        </w:pPrChange>
      </w:pPr>
      <w:ins w:id="517" w:author="WTORKY" w:date="2025-10-02T00:00:00Z" w16du:dateUtc="2025-10-01T21:00:00Z">
        <w:r w:rsidRPr="00FD120A">
          <w:rPr>
            <w:rFonts w:ascii="Sinkin Sans 400 Regular" w:hAnsi="Sinkin Sans 400 Regular"/>
            <w:bCs/>
            <w:spacing w:val="-8"/>
            <w:szCs w:val="16"/>
          </w:rPr>
          <w:t xml:space="preserve">To sustain the downward trend in inflation, the Monetary Policy Committee of the Central Bank of Egypt decided, in its meeting on Thursday, July 10, 2025, to maintain the overnight deposit and lending rates, and the rate of the Central Bank's main operation, at 24.00%, 25.00%, and 24.50%, respectively. It also decided to keep the credit and discount rate at 24.50%. </w:t>
        </w:r>
      </w:ins>
      <w:moveFromRangeStart w:id="518" w:author="WTORKY" w:date="2025-10-02T00:00:00Z" w:name="move210255624"/>
      <w:moveFrom w:id="519" w:author="WTORKY" w:date="2025-10-02T00:00:00Z" w16du:dateUtc="2025-10-01T21:00:00Z">
        <w:ins w:id="520" w:author="Mohamed Abdel-Hakam" w:date="2025-09-29T18:22:00Z">
          <w:r w:rsidR="004A3CD2" w:rsidRPr="004D091B" w:rsidDel="001660C2">
            <w:rPr>
              <w:rFonts w:ascii="Sinkin Sans 400 Regular" w:hAnsi="Sinkin Sans 400 Regular"/>
              <w:bCs/>
              <w:spacing w:val="-8"/>
              <w:szCs w:val="16"/>
              <w:rPrChange w:id="521" w:author="WTORKY" w:date="2025-10-01T20:49:00Z" w16du:dateUtc="2025-10-01T17:49:00Z">
                <w:rPr>
                  <w:rFonts w:eastAsia="Times New Roman" w:cstheme="majorBidi"/>
                  <w:szCs w:val="16"/>
                </w:rPr>
              </w:rPrChange>
            </w:rPr>
            <w:t>Following the increased average annual headline inflation rate for the entire republic over the previous three months, it declined to 14.4% in June, compared to about 16.5% in May 2025. This reflects the fading impact of the shocks resulting from the fuel price hike in April 2025,</w:t>
          </w:r>
        </w:ins>
        <w:ins w:id="522" w:author="Mohamed Abdel-Hakam" w:date="2025-09-29T18:27:00Z">
          <w:r w:rsidR="00A96944" w:rsidRPr="004D091B" w:rsidDel="001660C2">
            <w:rPr>
              <w:rFonts w:ascii="Sinkin Sans 400 Regular" w:hAnsi="Sinkin Sans 400 Regular"/>
              <w:bCs/>
              <w:spacing w:val="-8"/>
              <w:vertAlign w:val="superscript"/>
              <w:rPrChange w:id="523" w:author="WTORKY" w:date="2025-10-01T20:50:00Z" w16du:dateUtc="2025-10-01T17:50:00Z">
                <w:rPr>
                  <w:rStyle w:val="FootnoteReference"/>
                  <w:rFonts w:eastAsia="Times New Roman" w:cstheme="majorBidi"/>
                  <w:szCs w:val="16"/>
                </w:rPr>
              </w:rPrChange>
            </w:rPr>
            <w:footnoteReference w:id="14"/>
          </w:r>
        </w:ins>
        <w:ins w:id="534" w:author="Mohamed Abdel-Hakam" w:date="2025-09-29T18:22:00Z">
          <w:r w:rsidR="004A3CD2" w:rsidRPr="004D091B" w:rsidDel="001660C2">
            <w:rPr>
              <w:rFonts w:ascii="Sinkin Sans 400 Regular" w:hAnsi="Sinkin Sans 400 Regular"/>
              <w:bCs/>
              <w:spacing w:val="-8"/>
              <w:szCs w:val="16"/>
              <w:rPrChange w:id="535" w:author="WTORKY" w:date="2025-10-01T20:49:00Z" w16du:dateUtc="2025-10-01T17:49:00Z">
                <w:rPr>
                  <w:rFonts w:eastAsia="Times New Roman" w:cstheme="majorBidi"/>
                  <w:szCs w:val="16"/>
                </w:rPr>
              </w:rPrChange>
            </w:rPr>
            <w:t xml:space="preserve"> which increased the cost of land transportation, services and consumer goods, especially pharmaceutical products. It also mirrors the fading effect of the seasonal increase in demand for food commodities after the end of Ramadan and the holidays (Central Agency for Public Mobilization and Statistics, 2025). </w:t>
          </w:r>
        </w:ins>
      </w:moveFrom>
    </w:p>
    <w:moveFromRangeEnd w:id="518"/>
    <w:p w14:paraId="1BF8F142" w14:textId="67704EB9" w:rsidR="002C5721" w:rsidRPr="001660C2" w:rsidDel="001660C2" w:rsidRDefault="004A3CD2" w:rsidP="001660C2">
      <w:pPr>
        <w:pStyle w:val="BB2023Body"/>
        <w:numPr>
          <w:ilvl w:val="0"/>
          <w:numId w:val="29"/>
        </w:numPr>
        <w:spacing w:line="276" w:lineRule="auto"/>
        <w:ind w:hanging="270"/>
        <w:rPr>
          <w:del w:id="536" w:author="WTORKY" w:date="2025-10-02T00:00:00Z" w16du:dateUtc="2025-10-01T21:00:00Z"/>
          <w:rFonts w:ascii="Sinkin Sans 400 Regular" w:hAnsi="Sinkin Sans 400 Regular"/>
          <w:bCs/>
          <w:spacing w:val="-8"/>
          <w:szCs w:val="16"/>
          <w:rPrChange w:id="537" w:author="WTORKY" w:date="2025-10-02T00:00:00Z" w16du:dateUtc="2025-10-01T21:00:00Z">
            <w:rPr>
              <w:del w:id="538" w:author="WTORKY" w:date="2025-10-02T00:00:00Z" w16du:dateUtc="2025-10-01T21:00:00Z"/>
              <w:rFonts w:eastAsia="Times New Roman" w:cstheme="majorBidi"/>
              <w:szCs w:val="16"/>
            </w:rPr>
          </w:rPrChange>
        </w:rPr>
        <w:pPrChange w:id="539" w:author="WTORKY" w:date="2025-10-02T00:00:00Z" w16du:dateUtc="2025-10-01T21:00:00Z">
          <w:pPr>
            <w:pStyle w:val="BB2023Body"/>
            <w:numPr>
              <w:numId w:val="30"/>
            </w:numPr>
            <w:spacing w:line="276" w:lineRule="auto"/>
            <w:ind w:left="540" w:hanging="180"/>
          </w:pPr>
        </w:pPrChange>
      </w:pPr>
      <w:ins w:id="540" w:author="Mohamed Abdel-Hakam" w:date="2025-09-29T18:22:00Z">
        <w:del w:id="541" w:author="WTORKY" w:date="2025-10-02T00:00:00Z" w16du:dateUtc="2025-10-01T21:00:00Z">
          <w:r w:rsidRPr="001660C2" w:rsidDel="001660C2">
            <w:rPr>
              <w:rFonts w:ascii="Sinkin Sans 400 Regular" w:hAnsi="Sinkin Sans 400 Regular"/>
              <w:bCs/>
              <w:spacing w:val="-8"/>
              <w:szCs w:val="16"/>
              <w:rPrChange w:id="542" w:author="WTORKY" w:date="2025-10-02T00:00:00Z" w16du:dateUtc="2025-10-01T21:00:00Z">
                <w:rPr>
                  <w:rFonts w:eastAsia="Times New Roman" w:cstheme="majorBidi"/>
                  <w:szCs w:val="16"/>
                </w:rPr>
              </w:rPrChange>
            </w:rPr>
            <w:delText xml:space="preserve">To sustain the downward trend in inflation, the Monetary Policy Committee of the Central Bank of Egypt decided, in its meeting on Thursday, July 10, 2025, to maintain the overnight deposit and lending rates, and the rate of the Central Bank's main operation, at 24.00%, 25.00%, and 24.50%, respectively. It also decided to keep the credit and discount rate at 24.50%. </w:delText>
          </w:r>
        </w:del>
      </w:ins>
      <w:del w:id="543" w:author="WTORKY" w:date="2025-10-02T00:00:00Z" w16du:dateUtc="2025-10-01T21:00:00Z">
        <w:r w:rsidR="002C5721" w:rsidRPr="001660C2" w:rsidDel="001660C2">
          <w:rPr>
            <w:rFonts w:ascii="Sinkin Sans 400 Regular" w:hAnsi="Sinkin Sans 400 Regular"/>
            <w:bCs/>
            <w:spacing w:val="-8"/>
            <w:szCs w:val="16"/>
            <w:vertAlign w:val="superscript"/>
            <w:rPrChange w:id="544" w:author="WTORKY" w:date="2025-10-02T00:00:00Z" w16du:dateUtc="2025-10-01T21:00:00Z">
              <w:rPr>
                <w:rFonts w:eastAsia="Times New Roman" w:cstheme="majorBidi"/>
                <w:szCs w:val="16"/>
              </w:rPr>
            </w:rPrChange>
          </w:rPr>
          <w:delText>While annual headline inflation continued to decline, slowing from 26.5% in October 2024 to 12.8% in February 2025, it rose again in March 2025 to 13.6%, driven by a significant increase in consumer prices across all expenditure groups, especially transportation, health care, and beverages, compared to consumer prices in March 2024.</w:delText>
        </w:r>
        <w:r w:rsidR="002C5721" w:rsidRPr="004D091B" w:rsidDel="001660C2">
          <w:rPr>
            <w:rFonts w:ascii="Sinkin Sans 400 Regular" w:hAnsi="Sinkin Sans 400 Regular"/>
            <w:bCs/>
            <w:spacing w:val="-8"/>
            <w:vertAlign w:val="superscript"/>
            <w:rPrChange w:id="545" w:author="WTORKY" w:date="2025-10-01T20:49:00Z" w16du:dateUtc="2025-10-01T17:49:00Z">
              <w:rPr>
                <w:rStyle w:val="FootnoteReference"/>
                <w:rFonts w:eastAsia="Times New Roman" w:cstheme="majorBidi"/>
                <w:szCs w:val="16"/>
              </w:rPr>
            </w:rPrChange>
          </w:rPr>
          <w:footnoteReference w:id="15"/>
        </w:r>
        <w:r w:rsidR="002C5721" w:rsidRPr="001660C2" w:rsidDel="001660C2">
          <w:rPr>
            <w:rFonts w:ascii="Sinkin Sans 400 Regular" w:hAnsi="Sinkin Sans 400 Regular"/>
            <w:bCs/>
            <w:spacing w:val="-8"/>
            <w:szCs w:val="16"/>
            <w:vertAlign w:val="superscript"/>
            <w:rPrChange w:id="548" w:author="WTORKY" w:date="2025-10-02T00:00:00Z" w16du:dateUtc="2025-10-01T21:00:00Z">
              <w:rPr>
                <w:rFonts w:eastAsia="Times New Roman" w:cstheme="majorBidi"/>
                <w:szCs w:val="16"/>
              </w:rPr>
            </w:rPrChange>
          </w:rPr>
          <w:delText xml:space="preserve">  </w:delText>
        </w:r>
      </w:del>
    </w:p>
    <w:p w14:paraId="2897B239" w14:textId="5F571B8C" w:rsidR="007A07D3" w:rsidDel="001660C2" w:rsidRDefault="002C5721" w:rsidP="001660C2">
      <w:pPr>
        <w:pStyle w:val="BB2023Body"/>
        <w:spacing w:line="276" w:lineRule="auto"/>
        <w:ind w:left="1080" w:hanging="270"/>
        <w:rPr>
          <w:del w:id="549" w:author="WTORKY" w:date="2025-10-01T21:30:00Z" w16du:dateUtc="2025-10-01T18:30:00Z"/>
          <w:rFonts w:ascii="Sinkin Sans 400 Regular" w:hAnsi="Sinkin Sans 400 Regular"/>
          <w:bCs/>
          <w:spacing w:val="-8"/>
          <w:szCs w:val="16"/>
          <w:vertAlign w:val="superscript"/>
        </w:rPr>
        <w:pPrChange w:id="550" w:author="WTORKY" w:date="2025-10-02T00:00:00Z" w16du:dateUtc="2025-10-01T21:00:00Z">
          <w:pPr>
            <w:pStyle w:val="BB2023Body"/>
            <w:spacing w:line="276" w:lineRule="auto"/>
            <w:ind w:left="0"/>
          </w:pPr>
        </w:pPrChange>
      </w:pPr>
      <w:del w:id="551" w:author="Mohamed Abdel-Hakam" w:date="2025-09-29T18:22:00Z">
        <w:r w:rsidRPr="004D091B" w:rsidDel="004A3CD2">
          <w:rPr>
            <w:rFonts w:ascii="Sinkin Sans 400 Regular" w:hAnsi="Sinkin Sans 400 Regular"/>
            <w:bCs/>
            <w:spacing w:val="-8"/>
            <w:szCs w:val="16"/>
            <w:vertAlign w:val="superscript"/>
            <w:rPrChange w:id="552" w:author="WTORKY" w:date="2025-10-01T20:49:00Z" w16du:dateUtc="2025-10-01T17:49:00Z">
              <w:rPr>
                <w:rFonts w:eastAsia="Times New Roman" w:cstheme="majorBidi"/>
                <w:szCs w:val="16"/>
              </w:rPr>
            </w:rPrChange>
          </w:rPr>
          <w:delText>In light of anchored inflation expectations and to support inflation's downward trajectory, in the medium term, the Central Bank of Egypt's Monetary Policy Committee (MPC) decided in its last meeting of April 2025 to reduce its policy interest rates. The overnight deposit and lending rates, as well as the central bank's main operation rate, were reduced to 25%, 26%, and 25.5%, respectively. It also decided to reduce the credit and discount rate to 25.</w:delText>
        </w:r>
      </w:del>
      <w:ins w:id="553" w:author="Mohamed Abdel-Hakam" w:date="2025-09-29T18:28:00Z">
        <w:r w:rsidR="00982519" w:rsidRPr="004D091B">
          <w:rPr>
            <w:rFonts w:ascii="Sinkin Sans 400 Regular" w:hAnsi="Sinkin Sans 400 Regular"/>
            <w:bCs/>
            <w:spacing w:val="-8"/>
            <w:vertAlign w:val="superscript"/>
            <w:rPrChange w:id="554" w:author="WTORKY" w:date="2025-10-01T20:49:00Z" w16du:dateUtc="2025-10-01T17:49:00Z">
              <w:rPr>
                <w:rStyle w:val="FootnoteReference"/>
                <w:rFonts w:eastAsia="Times New Roman" w:cstheme="majorBidi"/>
                <w:szCs w:val="16"/>
              </w:rPr>
            </w:rPrChange>
          </w:rPr>
          <w:footnoteReference w:id="16"/>
        </w:r>
      </w:ins>
      <w:del w:id="561" w:author="Mohamed Abdel-Hakam" w:date="2025-09-29T18:22:00Z">
        <w:r w:rsidRPr="004D091B" w:rsidDel="004A3CD2">
          <w:rPr>
            <w:rFonts w:ascii="Sinkin Sans 400 Regular" w:hAnsi="Sinkin Sans 400 Regular"/>
            <w:bCs/>
            <w:spacing w:val="-8"/>
            <w:szCs w:val="16"/>
            <w:rPrChange w:id="562" w:author="WTORKY" w:date="2025-10-01T20:49:00Z" w16du:dateUtc="2025-10-01T17:49:00Z">
              <w:rPr>
                <w:rFonts w:eastAsia="Times New Roman" w:cstheme="majorBidi"/>
                <w:szCs w:val="16"/>
              </w:rPr>
            </w:rPrChange>
          </w:rPr>
          <w:delText>5%</w:delText>
        </w:r>
      </w:del>
      <w:del w:id="563" w:author="Mohamed Abdel-Hakam" w:date="2025-09-29T18:28:00Z">
        <w:r w:rsidRPr="004D091B" w:rsidDel="00982519">
          <w:rPr>
            <w:rFonts w:ascii="Sinkin Sans 400 Regular" w:hAnsi="Sinkin Sans 400 Regular"/>
            <w:bCs/>
            <w:spacing w:val="-8"/>
            <w:szCs w:val="16"/>
            <w:rPrChange w:id="564" w:author="WTORKY" w:date="2025-10-01T20:49:00Z" w16du:dateUtc="2025-10-01T17:49:00Z">
              <w:rPr>
                <w:rFonts w:eastAsia="Times New Roman" w:cstheme="majorBidi"/>
                <w:szCs w:val="16"/>
              </w:rPr>
            </w:rPrChange>
          </w:rPr>
          <w:delText>.</w:delText>
        </w:r>
      </w:del>
      <w:del w:id="565" w:author="Mohamed Abdel-Hakam" w:date="2025-09-29T18:08:00Z">
        <w:r w:rsidR="008E5BDA" w:rsidRPr="004D091B" w:rsidDel="00380BF9">
          <w:rPr>
            <w:rFonts w:ascii="Sinkin Sans 400 Regular" w:hAnsi="Sinkin Sans 400 Regular"/>
            <w:bCs/>
            <w:spacing w:val="-8"/>
            <w:rPrChange w:id="566" w:author="WTORKY" w:date="2025-10-01T20:49:00Z" w16du:dateUtc="2025-10-01T17:49:00Z">
              <w:rPr>
                <w:rStyle w:val="FootnoteReference"/>
                <w:rFonts w:eastAsia="Times New Roman" w:cstheme="majorBidi"/>
                <w:szCs w:val="16"/>
              </w:rPr>
            </w:rPrChange>
          </w:rPr>
          <w:footnoteReference w:id="17"/>
        </w:r>
      </w:del>
    </w:p>
    <w:p w14:paraId="5C25BA6C" w14:textId="77777777" w:rsidR="001660C2" w:rsidRDefault="001660C2" w:rsidP="001660C2">
      <w:pPr>
        <w:pStyle w:val="BB2023Body"/>
        <w:spacing w:line="276" w:lineRule="auto"/>
        <w:ind w:left="1080" w:hanging="270"/>
        <w:rPr>
          <w:ins w:id="569" w:author="WTORKY" w:date="2025-10-01T23:59:00Z" w16du:dateUtc="2025-10-01T20:59:00Z"/>
          <w:rFonts w:ascii="Sinkin Sans 400 Regular" w:hAnsi="Sinkin Sans 400 Regular"/>
          <w:bCs/>
          <w:spacing w:val="-8"/>
          <w:szCs w:val="16"/>
          <w:vertAlign w:val="superscript"/>
        </w:rPr>
        <w:pPrChange w:id="570" w:author="WTORKY" w:date="2025-10-02T00:00:00Z" w16du:dateUtc="2025-10-01T21:00:00Z">
          <w:pPr>
            <w:pStyle w:val="BB2023Body"/>
            <w:spacing w:line="276" w:lineRule="auto"/>
          </w:pPr>
        </w:pPrChange>
      </w:pPr>
    </w:p>
    <w:p w14:paraId="589CAAD6" w14:textId="77777777" w:rsidR="001660C2" w:rsidRPr="004D091B" w:rsidRDefault="001660C2" w:rsidP="001660C2">
      <w:pPr>
        <w:pStyle w:val="BB2023Body"/>
        <w:spacing w:line="276" w:lineRule="auto"/>
        <w:rPr>
          <w:ins w:id="571" w:author="WTORKY" w:date="2025-10-01T23:59:00Z" w16du:dateUtc="2025-10-01T20:59:00Z"/>
          <w:rFonts w:ascii="Sinkin Sans 400 Regular" w:hAnsi="Sinkin Sans 400 Regular"/>
          <w:bCs/>
          <w:spacing w:val="-8"/>
          <w:szCs w:val="16"/>
          <w:rPrChange w:id="572" w:author="WTORKY" w:date="2025-10-01T20:49:00Z" w16du:dateUtc="2025-10-01T17:49:00Z">
            <w:rPr>
              <w:ins w:id="573" w:author="WTORKY" w:date="2025-10-01T23:59:00Z" w16du:dateUtc="2025-10-01T20:59:00Z"/>
              <w:rFonts w:eastAsia="Times New Roman" w:cstheme="majorBidi"/>
              <w:szCs w:val="16"/>
            </w:rPr>
          </w:rPrChange>
        </w:rPr>
        <w:pPrChange w:id="574" w:author="WTORKY" w:date="2025-10-01T23:59:00Z" w16du:dateUtc="2025-10-01T20:59:00Z">
          <w:pPr>
            <w:pStyle w:val="BB2023Body"/>
            <w:numPr>
              <w:numId w:val="30"/>
            </w:numPr>
            <w:spacing w:line="276" w:lineRule="auto"/>
            <w:ind w:left="540" w:hanging="180"/>
          </w:pPr>
        </w:pPrChange>
      </w:pPr>
    </w:p>
    <w:p w14:paraId="1EA8AAB3" w14:textId="7042621A" w:rsidR="004D091B" w:rsidRDefault="004D091B" w:rsidP="0061375E">
      <w:pPr>
        <w:pStyle w:val="BB2023Body"/>
        <w:spacing w:line="276" w:lineRule="auto"/>
        <w:ind w:left="0"/>
        <w:rPr>
          <w:ins w:id="575" w:author="WTORKY" w:date="2025-10-01T20:50:00Z" w16du:dateUtc="2025-10-01T17:50:00Z"/>
          <w:rFonts w:asciiTheme="majorHAnsi" w:hAnsiTheme="majorHAnsi"/>
          <w:bCs/>
          <w:color w:val="1FBACF" w:themeColor="accent1"/>
          <w:spacing w:val="-4"/>
        </w:rPr>
      </w:pPr>
    </w:p>
    <w:p w14:paraId="13D2B170" w14:textId="22774919" w:rsidR="00154C17" w:rsidRDefault="003C2B83" w:rsidP="003C2B83">
      <w:pPr>
        <w:pStyle w:val="BB2023Body"/>
        <w:spacing w:line="276" w:lineRule="auto"/>
        <w:ind w:left="810"/>
        <w:rPr>
          <w:ins w:id="576" w:author="WTORKY" w:date="2025-10-01T21:27:00Z" w16du:dateUtc="2025-10-01T18:27:00Z"/>
          <w:rFonts w:asciiTheme="majorHAnsi" w:hAnsiTheme="majorHAnsi"/>
          <w:bCs/>
          <w:color w:val="1FBACF" w:themeColor="accent1"/>
          <w:spacing w:val="-4"/>
        </w:rPr>
        <w:pPrChange w:id="577" w:author="WTORKY" w:date="2025-10-01T21:35:00Z" w16du:dateUtc="2025-10-01T18:35:00Z">
          <w:pPr>
            <w:pStyle w:val="BB2023Body"/>
            <w:spacing w:line="276" w:lineRule="auto"/>
            <w:ind w:left="900"/>
          </w:pPr>
        </w:pPrChange>
      </w:pPr>
      <w:ins w:id="578" w:author="WTORKY" w:date="2025-10-01T21:32:00Z" w16du:dateUtc="2025-10-01T18:32:00Z">
        <w:r>
          <w:rPr>
            <w:noProof/>
          </w:rPr>
          <w:lastRenderedPageBreak/>
          <w:drawing>
            <wp:anchor distT="0" distB="0" distL="114300" distR="114300" simplePos="0" relativeHeight="252069016" behindDoc="0" locked="0" layoutInCell="1" allowOverlap="1" wp14:anchorId="6ED3C290" wp14:editId="4B358AD8">
              <wp:simplePos x="0" y="0"/>
              <wp:positionH relativeFrom="margin">
                <wp:posOffset>512698</wp:posOffset>
              </wp:positionH>
              <wp:positionV relativeFrom="paragraph">
                <wp:posOffset>193583</wp:posOffset>
              </wp:positionV>
              <wp:extent cx="5798248" cy="1838960"/>
              <wp:effectExtent l="0" t="0" r="12065" b="0"/>
              <wp:wrapNone/>
              <wp:docPr id="1411660206" name="Chart 1">
                <a:extLst xmlns:a="http://schemas.openxmlformats.org/drawingml/2006/main">
                  <a:ext uri="{FF2B5EF4-FFF2-40B4-BE49-F238E27FC236}">
                    <a16:creationId xmlns:a16="http://schemas.microsoft.com/office/drawing/2014/main" id="{00000000-0008-0000-01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ins>
      <w:del w:id="579" w:author="WTORKY" w:date="2025-10-01T21:32:00Z" w16du:dateUtc="2025-10-01T18:32:00Z">
        <w:r w:rsidR="00B619B2" w:rsidRPr="004D091B" w:rsidDel="003C2B83">
          <w:rPr>
            <w:rFonts w:ascii="Sinkin Sans 400 Regular" w:hAnsi="Sinkin Sans 400 Regular"/>
            <w:bCs/>
            <w:spacing w:val="-8"/>
            <w:szCs w:val="16"/>
            <w:rPrChange w:id="580" w:author="WTORKY" w:date="2025-10-01T20:49:00Z" w16du:dateUtc="2025-10-01T17:49:00Z">
              <w:rPr>
                <w:noProof/>
              </w:rPr>
            </w:rPrChange>
          </w:rPr>
          <w:drawing>
            <wp:anchor distT="0" distB="0" distL="114300" distR="114300" simplePos="0" relativeHeight="251950232" behindDoc="0" locked="0" layoutInCell="1" allowOverlap="1" wp14:anchorId="790CE956" wp14:editId="1BA088D1">
              <wp:simplePos x="0" y="0"/>
              <wp:positionH relativeFrom="margin">
                <wp:align>right</wp:align>
              </wp:positionH>
              <wp:positionV relativeFrom="paragraph">
                <wp:posOffset>236613</wp:posOffset>
              </wp:positionV>
              <wp:extent cx="6000750" cy="1765300"/>
              <wp:effectExtent l="0" t="0" r="0" b="6350"/>
              <wp:wrapNone/>
              <wp:docPr id="1668639073" name="Chart 1">
                <a:extLst xmlns:a="http://schemas.openxmlformats.org/drawingml/2006/main">
                  <a:ext uri="{FF2B5EF4-FFF2-40B4-BE49-F238E27FC236}">
                    <a16:creationId xmlns:a16="http://schemas.microsoft.com/office/drawing/2014/main" id="{00000000-0008-0000-01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V relativeFrom="margin">
                <wp14:pctHeight>0</wp14:pctHeight>
              </wp14:sizeRelV>
            </wp:anchor>
          </w:drawing>
        </w:r>
      </w:del>
      <w:ins w:id="581" w:author="WTORKY" w:date="2025-10-01T21:27:00Z" w16du:dateUtc="2025-10-01T18:27:00Z">
        <w:r w:rsidR="00B619B2">
          <w:drawing>
            <wp:anchor distT="0" distB="0" distL="114300" distR="114300" simplePos="0" relativeHeight="252066968" behindDoc="1" locked="0" layoutInCell="1" allowOverlap="1" wp14:anchorId="58F1D1F3" wp14:editId="5992A890">
              <wp:simplePos x="0" y="0"/>
              <wp:positionH relativeFrom="page">
                <wp:align>left</wp:align>
              </wp:positionH>
              <wp:positionV relativeFrom="paragraph">
                <wp:posOffset>-560269</wp:posOffset>
              </wp:positionV>
              <wp:extent cx="7236460" cy="9821545"/>
              <wp:effectExtent l="0" t="0" r="2540" b="8255"/>
              <wp:wrapNone/>
              <wp:docPr id="1053846562" name="Picture 105384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flipH="1">
                        <a:off x="0" y="0"/>
                        <a:ext cx="7236460" cy="9821545"/>
                      </a:xfrm>
                      <a:prstGeom prst="rect">
                        <a:avLst/>
                      </a:prstGeom>
                      <a:noFill/>
                    </pic:spPr>
                  </pic:pic>
                </a:graphicData>
              </a:graphic>
            </wp:anchor>
          </w:drawing>
        </w:r>
      </w:ins>
      <w:del w:id="582" w:author="WTORKY" w:date="2025-10-01T21:27:00Z" w16du:dateUtc="2025-10-01T18:27:00Z">
        <w:r w:rsidR="00B619B2" w:rsidRPr="002B09D7" w:rsidDel="00B619B2">
          <w:rPr>
            <w:noProof/>
            <w:color w:val="00B0F0"/>
            <w:highlight w:val="yellow"/>
          </w:rPr>
          <w:drawing>
            <wp:anchor distT="0" distB="0" distL="114300" distR="114300" simplePos="0" relativeHeight="251657282" behindDoc="1" locked="0" layoutInCell="1" allowOverlap="1" wp14:anchorId="01632167" wp14:editId="65D74679">
              <wp:simplePos x="0" y="0"/>
              <wp:positionH relativeFrom="page">
                <wp:align>left</wp:align>
              </wp:positionH>
              <wp:positionV relativeFrom="paragraph">
                <wp:posOffset>-519547</wp:posOffset>
              </wp:positionV>
              <wp:extent cx="7236257" cy="11185138"/>
              <wp:effectExtent l="0" t="0" r="3175" b="0"/>
              <wp:wrapNone/>
              <wp:docPr id="1140926911" name="Picture 114092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flipH="1">
                        <a:off x="0" y="0"/>
                        <a:ext cx="7236257" cy="11185138"/>
                      </a:xfrm>
                      <a:prstGeom prst="rect">
                        <a:avLst/>
                      </a:prstGeom>
                      <a:noFill/>
                    </pic:spPr>
                  </pic:pic>
                </a:graphicData>
              </a:graphic>
              <wp14:sizeRelV relativeFrom="margin">
                <wp14:pctHeight>0</wp14:pctHeight>
              </wp14:sizeRelV>
            </wp:anchor>
          </w:drawing>
        </w:r>
      </w:del>
      <w:r w:rsidR="0043733A" w:rsidRPr="006012F7">
        <w:rPr>
          <w:rFonts w:asciiTheme="majorHAnsi" w:hAnsiTheme="majorHAnsi"/>
          <w:bCs/>
          <w:color w:val="1FBACF" w:themeColor="accent1"/>
          <w:spacing w:val="-4"/>
        </w:rPr>
        <w:t>Figure 2: Inflation and Key Interest Rates</w:t>
      </w:r>
    </w:p>
    <w:p w14:paraId="4E6B780E" w14:textId="3787A2F4" w:rsidR="00B619B2" w:rsidRDefault="00B619B2" w:rsidP="00B619B2">
      <w:pPr>
        <w:pStyle w:val="BB2023Body"/>
        <w:spacing w:line="276" w:lineRule="auto"/>
        <w:ind w:left="900"/>
        <w:rPr>
          <w:ins w:id="583" w:author="WTORKY" w:date="2025-10-01T21:27:00Z" w16du:dateUtc="2025-10-01T18:27:00Z"/>
          <w:rFonts w:asciiTheme="majorHAnsi" w:hAnsiTheme="majorHAnsi"/>
          <w:bCs/>
          <w:color w:val="1FBACF" w:themeColor="accent1"/>
          <w:spacing w:val="-4"/>
        </w:rPr>
      </w:pPr>
    </w:p>
    <w:p w14:paraId="75E5A9BB" w14:textId="77777777" w:rsidR="00B619B2" w:rsidRDefault="00B619B2" w:rsidP="00B619B2">
      <w:pPr>
        <w:pStyle w:val="BB2023Body"/>
        <w:spacing w:line="276" w:lineRule="auto"/>
        <w:ind w:left="900"/>
        <w:rPr>
          <w:ins w:id="584" w:author="WTORKY" w:date="2025-10-01T21:27:00Z" w16du:dateUtc="2025-10-01T18:27:00Z"/>
          <w:rFonts w:asciiTheme="majorHAnsi" w:hAnsiTheme="majorHAnsi"/>
          <w:bCs/>
          <w:color w:val="1FBACF" w:themeColor="accent1"/>
          <w:spacing w:val="-4"/>
        </w:rPr>
      </w:pPr>
    </w:p>
    <w:p w14:paraId="46307714" w14:textId="77777777" w:rsidR="00B619B2" w:rsidRDefault="00B619B2" w:rsidP="00B619B2">
      <w:pPr>
        <w:pStyle w:val="BB2023Body"/>
        <w:spacing w:line="276" w:lineRule="auto"/>
        <w:ind w:left="900"/>
        <w:rPr>
          <w:ins w:id="585" w:author="WTORKY" w:date="2025-10-01T21:27:00Z" w16du:dateUtc="2025-10-01T18:27:00Z"/>
          <w:rFonts w:asciiTheme="majorHAnsi" w:hAnsiTheme="majorHAnsi"/>
          <w:bCs/>
          <w:color w:val="1FBACF" w:themeColor="accent1"/>
          <w:spacing w:val="-4"/>
        </w:rPr>
      </w:pPr>
    </w:p>
    <w:p w14:paraId="2A928C9E" w14:textId="77777777" w:rsidR="00B619B2" w:rsidRDefault="00B619B2" w:rsidP="00B619B2">
      <w:pPr>
        <w:pStyle w:val="BB2023Body"/>
        <w:spacing w:line="276" w:lineRule="auto"/>
        <w:ind w:left="900"/>
        <w:rPr>
          <w:ins w:id="586" w:author="WTORKY" w:date="2025-10-01T21:27:00Z" w16du:dateUtc="2025-10-01T18:27:00Z"/>
          <w:rFonts w:asciiTheme="majorHAnsi" w:hAnsiTheme="majorHAnsi"/>
          <w:bCs/>
          <w:color w:val="1FBACF" w:themeColor="accent1"/>
          <w:spacing w:val="-4"/>
        </w:rPr>
      </w:pPr>
    </w:p>
    <w:p w14:paraId="2D69F08A" w14:textId="77777777" w:rsidR="00B619B2" w:rsidRDefault="00B619B2" w:rsidP="00B619B2">
      <w:pPr>
        <w:pStyle w:val="BB2023Body"/>
        <w:spacing w:line="276" w:lineRule="auto"/>
        <w:ind w:left="900"/>
        <w:rPr>
          <w:rFonts w:asciiTheme="majorHAnsi" w:hAnsiTheme="majorHAnsi"/>
          <w:bCs/>
          <w:color w:val="1FBACF" w:themeColor="accent1"/>
          <w:spacing w:val="-4"/>
        </w:rPr>
        <w:pPrChange w:id="587" w:author="WTORKY" w:date="2025-10-01T21:27:00Z" w16du:dateUtc="2025-10-01T18:27:00Z">
          <w:pPr>
            <w:pStyle w:val="BB2023Body"/>
            <w:spacing w:line="276" w:lineRule="auto"/>
            <w:ind w:left="0"/>
          </w:pPr>
        </w:pPrChange>
      </w:pPr>
    </w:p>
    <w:p w14:paraId="34B3B0FE" w14:textId="6410A61B" w:rsidR="0043733A" w:rsidRDefault="0043733A" w:rsidP="00345741">
      <w:pPr>
        <w:pStyle w:val="BB2023Body"/>
        <w:spacing w:line="276" w:lineRule="auto"/>
        <w:ind w:left="720"/>
        <w:rPr>
          <w:rFonts w:asciiTheme="majorHAnsi" w:hAnsiTheme="majorHAnsi"/>
          <w:bCs/>
          <w:color w:val="1FBACF" w:themeColor="accent1"/>
          <w:spacing w:val="-4"/>
        </w:rPr>
      </w:pPr>
    </w:p>
    <w:p w14:paraId="5FF7DF6B" w14:textId="3637D3C0" w:rsidR="0043733A" w:rsidRDefault="0043733A" w:rsidP="00345741">
      <w:pPr>
        <w:pStyle w:val="BB2023Body"/>
        <w:spacing w:line="276" w:lineRule="auto"/>
        <w:ind w:left="720"/>
        <w:rPr>
          <w:rFonts w:asciiTheme="majorHAnsi" w:hAnsiTheme="majorHAnsi"/>
          <w:bCs/>
          <w:color w:val="1FBACF" w:themeColor="accent1"/>
          <w:spacing w:val="-4"/>
        </w:rPr>
      </w:pPr>
    </w:p>
    <w:p w14:paraId="6815F6B5" w14:textId="54C7C435" w:rsidR="0043733A" w:rsidDel="008515FA" w:rsidRDefault="0043733A" w:rsidP="0061375E">
      <w:pPr>
        <w:pStyle w:val="BB2023Body"/>
        <w:spacing w:line="276" w:lineRule="auto"/>
        <w:ind w:left="0"/>
        <w:rPr>
          <w:del w:id="588" w:author="Mohamed Abdel-Hakam" w:date="2025-09-29T18:29:00Z"/>
          <w:rFonts w:asciiTheme="majorHAnsi" w:hAnsiTheme="majorHAnsi"/>
          <w:bCs/>
          <w:color w:val="1FBACF" w:themeColor="accent1"/>
          <w:spacing w:val="-4"/>
        </w:rPr>
      </w:pPr>
    </w:p>
    <w:p w14:paraId="5A79EDA0" w14:textId="415DF9DA" w:rsidR="0043733A" w:rsidRPr="00345741" w:rsidDel="008515FA" w:rsidRDefault="0043733A">
      <w:pPr>
        <w:pStyle w:val="BB2023Body"/>
        <w:spacing w:line="276" w:lineRule="auto"/>
        <w:ind w:left="720"/>
        <w:rPr>
          <w:del w:id="589" w:author="Mohamed Abdel-Hakam" w:date="2025-09-29T18:29:00Z"/>
          <w:rFonts w:asciiTheme="majorHAnsi" w:hAnsiTheme="majorHAnsi"/>
          <w:bCs/>
          <w:color w:val="00B0F0"/>
          <w:spacing w:val="-4"/>
        </w:rPr>
      </w:pPr>
    </w:p>
    <w:p w14:paraId="352A187E" w14:textId="40F0BFD3" w:rsidR="0004652E" w:rsidDel="008515FA" w:rsidRDefault="0004652E" w:rsidP="00F70650">
      <w:pPr>
        <w:pStyle w:val="BB2023Body"/>
        <w:spacing w:line="276" w:lineRule="auto"/>
        <w:ind w:left="630"/>
        <w:rPr>
          <w:del w:id="590" w:author="Mohamed Abdel-Hakam" w:date="2025-09-29T18:29:00Z"/>
          <w:rFonts w:asciiTheme="majorHAnsi" w:hAnsiTheme="majorHAnsi"/>
          <w:bCs/>
          <w:color w:val="9C9213" w:themeColor="accent4" w:themeShade="BF"/>
          <w:spacing w:val="-4"/>
        </w:rPr>
      </w:pPr>
    </w:p>
    <w:p w14:paraId="43E251E2" w14:textId="66881753" w:rsidR="00C97751" w:rsidRPr="00DF7F6F" w:rsidDel="008515FA" w:rsidRDefault="00C97751" w:rsidP="00F70650">
      <w:pPr>
        <w:pStyle w:val="BB2023Body"/>
        <w:spacing w:line="276" w:lineRule="auto"/>
        <w:ind w:left="630"/>
        <w:rPr>
          <w:del w:id="591" w:author="Mohamed Abdel-Hakam" w:date="2025-09-29T18:29:00Z"/>
          <w:rFonts w:asciiTheme="majorHAnsi" w:hAnsiTheme="majorHAnsi"/>
          <w:bCs/>
          <w:color w:val="9C9213" w:themeColor="accent4" w:themeShade="BF"/>
          <w:spacing w:val="-4"/>
        </w:rPr>
      </w:pPr>
    </w:p>
    <w:p w14:paraId="3C12E6A8" w14:textId="512CD7B8" w:rsidR="004009F3" w:rsidDel="008515FA" w:rsidRDefault="004009F3">
      <w:pPr>
        <w:pStyle w:val="BB2023Body"/>
        <w:spacing w:line="276" w:lineRule="auto"/>
        <w:ind w:left="630"/>
        <w:rPr>
          <w:del w:id="592" w:author="Mohamed Abdel-Hakam" w:date="2025-09-29T18:29:00Z"/>
          <w:rFonts w:eastAsia="Times New Roman" w:cstheme="majorBidi"/>
          <w:i/>
          <w:iCs/>
          <w:spacing w:val="-4"/>
          <w:sz w:val="14"/>
          <w:szCs w:val="18"/>
        </w:rPr>
        <w:pPrChange w:id="593" w:author="Mohamed Abdel-Hakam" w:date="2025-09-29T18:29:00Z">
          <w:pPr>
            <w:pStyle w:val="BB2023Body"/>
            <w:spacing w:line="276" w:lineRule="auto"/>
            <w:ind w:left="360"/>
          </w:pPr>
        </w:pPrChange>
      </w:pPr>
    </w:p>
    <w:p w14:paraId="7175273D" w14:textId="212D4D54" w:rsidR="00064232" w:rsidRDefault="009271CC" w:rsidP="003C2B83">
      <w:pPr>
        <w:pStyle w:val="BB2023Body"/>
        <w:spacing w:after="0" w:line="240" w:lineRule="auto"/>
        <w:ind w:left="630"/>
        <w:rPr>
          <w:ins w:id="594" w:author="Mohamed Abdel-Hakam" w:date="2025-09-29T18:30:00Z"/>
          <w:rFonts w:eastAsia="Times New Roman" w:cstheme="majorBidi"/>
          <w:i/>
          <w:iCs/>
          <w:spacing w:val="-4"/>
          <w:sz w:val="14"/>
          <w:szCs w:val="18"/>
        </w:rPr>
        <w:pPrChange w:id="595" w:author="WTORKY" w:date="2025-10-01T21:35:00Z" w16du:dateUtc="2025-10-01T18:35:00Z">
          <w:pPr>
            <w:pStyle w:val="BB2023Body"/>
            <w:spacing w:after="0" w:line="240" w:lineRule="auto"/>
            <w:ind w:left="0"/>
          </w:pPr>
        </w:pPrChange>
      </w:pPr>
      <w:r w:rsidRPr="009271CC">
        <w:rPr>
          <w:rFonts w:eastAsia="Times New Roman" w:cstheme="majorBidi"/>
          <w:i/>
          <w:iCs/>
          <w:spacing w:val="-4"/>
          <w:sz w:val="14"/>
          <w:szCs w:val="18"/>
        </w:rPr>
        <w:t xml:space="preserve">Sources: Central Bank of Egypt, Monthly Statistical Bulletin; Press release on the exceptional meeting of the Monetary Policy Committee on March 6, 2024; CAPMAS, Monthly Bulletin of Consumer Price </w:t>
      </w:r>
      <w:r w:rsidR="00DC1A6B">
        <w:rPr>
          <w:rFonts w:eastAsia="Times New Roman" w:cstheme="majorBidi"/>
          <w:i/>
          <w:iCs/>
          <w:spacing w:val="-4"/>
          <w:sz w:val="14"/>
          <w:szCs w:val="18"/>
        </w:rPr>
        <w:t>Indices</w:t>
      </w:r>
      <w:r w:rsidRPr="009271CC">
        <w:rPr>
          <w:rFonts w:eastAsia="Times New Roman" w:cstheme="majorBidi"/>
          <w:i/>
          <w:iCs/>
          <w:spacing w:val="-4"/>
          <w:sz w:val="14"/>
          <w:szCs w:val="18"/>
        </w:rPr>
        <w:t>, various issues.</w:t>
      </w:r>
    </w:p>
    <w:p w14:paraId="59366D41" w14:textId="77777777" w:rsidR="006B3882" w:rsidRDefault="006B3882" w:rsidP="0061375E">
      <w:pPr>
        <w:pStyle w:val="BB2023Body"/>
        <w:spacing w:after="0" w:line="240" w:lineRule="auto"/>
        <w:ind w:left="0"/>
        <w:rPr>
          <w:rFonts w:eastAsia="Times New Roman" w:cstheme="majorBidi"/>
          <w:i/>
          <w:iCs/>
          <w:spacing w:val="-4"/>
          <w:sz w:val="14"/>
          <w:szCs w:val="18"/>
        </w:rPr>
      </w:pPr>
    </w:p>
    <w:p w14:paraId="22A4C231" w14:textId="75F38D04" w:rsidR="007A7EB2" w:rsidRPr="00315373" w:rsidRDefault="00583747" w:rsidP="00583747">
      <w:pPr>
        <w:pStyle w:val="BB2023Body"/>
        <w:spacing w:line="276" w:lineRule="auto"/>
        <w:ind w:left="630"/>
        <w:rPr>
          <w:rFonts w:asciiTheme="majorHAnsi" w:hAnsiTheme="majorHAnsi"/>
          <w:b/>
        </w:rPr>
      </w:pPr>
      <w:del w:id="596" w:author="WTORKY" w:date="2025-10-01T21:35:00Z" w16du:dateUtc="2025-10-01T18:35:00Z">
        <w:r w:rsidRPr="00583747" w:rsidDel="003C2B83">
          <w:delText xml:space="preserve"> </w:delText>
        </w:r>
      </w:del>
      <w:r w:rsidRPr="00583747">
        <w:rPr>
          <w:rFonts w:asciiTheme="majorHAnsi" w:hAnsiTheme="majorHAnsi"/>
          <w:b/>
        </w:rPr>
        <w:t>III.  Foreign transactions</w:t>
      </w:r>
      <w:r w:rsidR="005D5E86" w:rsidRPr="00315373">
        <w:rPr>
          <w:rFonts w:asciiTheme="majorHAnsi" w:hAnsiTheme="majorHAnsi"/>
          <w:b/>
        </w:rPr>
        <w:t xml:space="preserve"> </w:t>
      </w:r>
    </w:p>
    <w:p w14:paraId="7A273AA6" w14:textId="77777777" w:rsidR="006B3882" w:rsidRPr="003C2B83" w:rsidRDefault="006B3882" w:rsidP="006B3882">
      <w:pPr>
        <w:pStyle w:val="BB2023Body"/>
        <w:spacing w:line="276" w:lineRule="auto"/>
        <w:ind w:left="630"/>
        <w:rPr>
          <w:ins w:id="597" w:author="Mohamed Abdel-Hakam" w:date="2025-09-29T18:30:00Z"/>
          <w:rFonts w:eastAsia="Times New Roman" w:cstheme="majorBidi"/>
          <w:szCs w:val="16"/>
          <w:rPrChange w:id="598" w:author="WTORKY" w:date="2025-10-01T21:34:00Z" w16du:dateUtc="2025-10-01T18:34:00Z">
            <w:rPr>
              <w:ins w:id="599" w:author="Mohamed Abdel-Hakam" w:date="2025-09-29T18:30:00Z"/>
              <w:rFonts w:eastAsia="Times New Roman" w:cstheme="majorBidi"/>
              <w:spacing w:val="-2"/>
              <w:szCs w:val="16"/>
            </w:rPr>
          </w:rPrChange>
        </w:rPr>
      </w:pPr>
      <w:ins w:id="600" w:author="Mohamed Abdel-Hakam" w:date="2025-09-29T18:30:00Z">
        <w:r w:rsidRPr="003C2B83">
          <w:rPr>
            <w:rFonts w:eastAsia="Times New Roman" w:cstheme="majorBidi"/>
            <w:b/>
            <w:bCs/>
            <w:szCs w:val="16"/>
            <w:rPrChange w:id="601" w:author="WTORKY" w:date="2025-10-01T21:34:00Z" w16du:dateUtc="2025-10-01T18:34:00Z">
              <w:rPr>
                <w:rFonts w:eastAsia="Times New Roman" w:cstheme="majorBidi"/>
                <w:spacing w:val="-2"/>
                <w:szCs w:val="16"/>
              </w:rPr>
            </w:rPrChange>
          </w:rPr>
          <w:t>Balance of payments:</w:t>
        </w:r>
        <w:r w:rsidRPr="003C2B83">
          <w:rPr>
            <w:rFonts w:eastAsia="Times New Roman" w:cstheme="majorBidi"/>
            <w:szCs w:val="16"/>
            <w:rPrChange w:id="602" w:author="WTORKY" w:date="2025-10-01T21:34:00Z" w16du:dateUtc="2025-10-01T18:34:00Z">
              <w:rPr>
                <w:rFonts w:eastAsia="Times New Roman" w:cstheme="majorBidi"/>
                <w:spacing w:val="-2"/>
                <w:szCs w:val="16"/>
              </w:rPr>
            </w:rPrChange>
          </w:rPr>
          <w:t xml:space="preserve"> The July-March period of fiscal year 2024/25 saw the balance of payments shift from an overall surplus of approximately $4.1 billion to an overall deficit of $1.9 billion. This is due to a decline in net capital inflows and financial transactions to $7.7 billion during the mentioned period, compared to $20 billion during the period July-March 2023/2024, thanks to investments in Ras-El-</w:t>
        </w:r>
        <w:proofErr w:type="spellStart"/>
        <w:r w:rsidRPr="003C2B83">
          <w:rPr>
            <w:rFonts w:eastAsia="Times New Roman" w:cstheme="majorBidi"/>
            <w:szCs w:val="16"/>
            <w:rPrChange w:id="603" w:author="WTORKY" w:date="2025-10-01T21:34:00Z" w16du:dateUtc="2025-10-01T18:34:00Z">
              <w:rPr>
                <w:rFonts w:eastAsia="Times New Roman" w:cstheme="majorBidi"/>
                <w:spacing w:val="-2"/>
                <w:szCs w:val="16"/>
              </w:rPr>
            </w:rPrChange>
          </w:rPr>
          <w:t>Hekma</w:t>
        </w:r>
        <w:proofErr w:type="spellEnd"/>
        <w:r w:rsidRPr="003C2B83">
          <w:rPr>
            <w:rFonts w:eastAsia="Times New Roman" w:cstheme="majorBidi"/>
            <w:szCs w:val="16"/>
            <w:rPrChange w:id="604" w:author="WTORKY" w:date="2025-10-01T21:34:00Z" w16du:dateUtc="2025-10-01T18:34:00Z">
              <w:rPr>
                <w:rFonts w:eastAsia="Times New Roman" w:cstheme="majorBidi"/>
                <w:spacing w:val="-2"/>
                <w:szCs w:val="16"/>
              </w:rPr>
            </w:rPrChange>
          </w:rPr>
          <w:t xml:space="preserve">. </w:t>
        </w:r>
      </w:ins>
    </w:p>
    <w:p w14:paraId="4E01DAAE" w14:textId="77777777" w:rsidR="006B3882" w:rsidRPr="006B3882" w:rsidRDefault="006B3882" w:rsidP="006B3882">
      <w:pPr>
        <w:pStyle w:val="BB2023Body"/>
        <w:spacing w:line="276" w:lineRule="auto"/>
        <w:ind w:left="630"/>
        <w:rPr>
          <w:ins w:id="605" w:author="Mohamed Abdel-Hakam" w:date="2025-09-29T18:30:00Z"/>
          <w:rFonts w:eastAsia="Times New Roman" w:cstheme="majorBidi"/>
          <w:spacing w:val="-2"/>
          <w:szCs w:val="16"/>
        </w:rPr>
      </w:pPr>
      <w:ins w:id="606" w:author="Mohamed Abdel-Hakam" w:date="2025-09-29T18:30:00Z">
        <w:r w:rsidRPr="006B3882">
          <w:rPr>
            <w:rFonts w:eastAsia="Times New Roman" w:cstheme="majorBidi"/>
            <w:spacing w:val="-2"/>
            <w:szCs w:val="16"/>
          </w:rPr>
          <w:t>The current account deficit declined by 22.6% to approximately $13.2 billion during July-March 2024/25, compared to $17.1 billion during the same period of the previous fiscal year, due to an 82.7% increase in remittances from Egyptians working abroad, reaching $26.4 billion, and growth by 23.0% in tourism revenues, recording $12.5 billion. The significant increase in non-oil commodity exports contributed to a 56.9% increase, reaching $25.6 billion.</w:t>
        </w:r>
      </w:ins>
    </w:p>
    <w:p w14:paraId="382F201A" w14:textId="6DE961B5" w:rsidR="006B3882" w:rsidRPr="006B3882" w:rsidRDefault="006B3882" w:rsidP="006B3882">
      <w:pPr>
        <w:pStyle w:val="BB2023Body"/>
        <w:spacing w:line="276" w:lineRule="auto"/>
        <w:ind w:left="630"/>
        <w:rPr>
          <w:ins w:id="607" w:author="Mohamed Abdel-Hakam" w:date="2025-09-29T18:30:00Z"/>
          <w:rFonts w:eastAsia="Times New Roman" w:cstheme="majorBidi"/>
          <w:spacing w:val="-2"/>
          <w:szCs w:val="16"/>
        </w:rPr>
      </w:pPr>
      <w:ins w:id="608" w:author="Mohamed Abdel-Hakam" w:date="2025-09-29T18:30:00Z">
        <w:r w:rsidRPr="006B3882">
          <w:rPr>
            <w:rFonts w:eastAsia="Times New Roman" w:cstheme="majorBidi"/>
            <w:spacing w:val="-2"/>
            <w:szCs w:val="16"/>
          </w:rPr>
          <w:t>The improvement in the current account was offset by the increased deficit in the petroleum trade balance due to the rise in petroleum imports to about $10.3 billion, and non-petroleum imports to $28 billion, as well as the decline in Suez Canal revenues by 54.1% to reach $2.6 billion only (Central Bank of Egypt, 2025).</w:t>
        </w:r>
      </w:ins>
      <w:ins w:id="609" w:author="Mohamed Abdel-Hakam" w:date="2025-09-29T18:34:00Z">
        <w:r w:rsidR="004656E5">
          <w:rPr>
            <w:rStyle w:val="FootnoteReference"/>
            <w:rFonts w:eastAsia="Times New Roman" w:cstheme="majorBidi"/>
            <w:spacing w:val="-2"/>
            <w:szCs w:val="16"/>
          </w:rPr>
          <w:footnoteReference w:id="18"/>
        </w:r>
      </w:ins>
      <w:ins w:id="617" w:author="Mohamed Abdel-Hakam" w:date="2025-09-29T18:30:00Z">
        <w:r w:rsidRPr="006B3882">
          <w:rPr>
            <w:rFonts w:eastAsia="Times New Roman" w:cstheme="majorBidi"/>
            <w:spacing w:val="-2"/>
            <w:szCs w:val="16"/>
          </w:rPr>
          <w:t xml:space="preserve">   </w:t>
        </w:r>
      </w:ins>
    </w:p>
    <w:p w14:paraId="02EF4597" w14:textId="79139A76" w:rsidR="006B3882" w:rsidRPr="006B3882" w:rsidRDefault="006B3882" w:rsidP="006B3882">
      <w:pPr>
        <w:pStyle w:val="BB2023Body"/>
        <w:spacing w:line="276" w:lineRule="auto"/>
        <w:ind w:left="630"/>
        <w:rPr>
          <w:ins w:id="618" w:author="Mohamed Abdel-Hakam" w:date="2025-09-29T18:30:00Z"/>
          <w:rFonts w:eastAsia="Times New Roman" w:cstheme="majorBidi"/>
          <w:spacing w:val="-2"/>
          <w:szCs w:val="16"/>
        </w:rPr>
      </w:pPr>
      <w:ins w:id="619" w:author="Mohamed Abdel-Hakam" w:date="2025-09-29T18:30:00Z">
        <w:r w:rsidRPr="004656E5">
          <w:rPr>
            <w:rFonts w:eastAsia="Times New Roman" w:cstheme="majorBidi"/>
            <w:b/>
            <w:bCs/>
            <w:spacing w:val="-2"/>
            <w:szCs w:val="16"/>
            <w:rPrChange w:id="620" w:author="Mohamed Abdel-Hakam" w:date="2025-09-29T18:32:00Z">
              <w:rPr>
                <w:rFonts w:eastAsia="Times New Roman" w:cstheme="majorBidi"/>
                <w:spacing w:val="-2"/>
                <w:szCs w:val="16"/>
              </w:rPr>
            </w:rPrChange>
          </w:rPr>
          <w:t>Net foreign assets:</w:t>
        </w:r>
        <w:r w:rsidRPr="006B3882">
          <w:rPr>
            <w:rFonts w:eastAsia="Times New Roman" w:cstheme="majorBidi"/>
            <w:spacing w:val="-2"/>
            <w:szCs w:val="16"/>
          </w:rPr>
          <w:t xml:space="preserve"> Net foreign assets of the banking sector (both central bank and commercial banks) rose by approximately $1.2 billion to $14.7 billion in May 2025, compared to $13.6 billion in April 2025. This increase was driven by an improvement in net foreign assets at commercial banks, reaching their highest level since February 2021 (Cabinet, 2025).</w:t>
        </w:r>
      </w:ins>
      <w:ins w:id="621" w:author="Mohamed Abdel-Hakam" w:date="2025-09-29T18:35:00Z">
        <w:r w:rsidR="00FF13D0">
          <w:rPr>
            <w:rStyle w:val="FootnoteReference"/>
            <w:rFonts w:eastAsia="Times New Roman" w:cstheme="majorBidi"/>
            <w:spacing w:val="-2"/>
            <w:szCs w:val="16"/>
          </w:rPr>
          <w:footnoteReference w:id="19"/>
        </w:r>
      </w:ins>
      <w:ins w:id="627" w:author="Mohamed Abdel-Hakam" w:date="2025-09-29T18:30:00Z">
        <w:r w:rsidRPr="006B3882">
          <w:rPr>
            <w:rFonts w:eastAsia="Times New Roman" w:cstheme="majorBidi"/>
            <w:spacing w:val="-2"/>
            <w:szCs w:val="16"/>
          </w:rPr>
          <w:t xml:space="preserve"> </w:t>
        </w:r>
      </w:ins>
    </w:p>
    <w:p w14:paraId="304D518D" w14:textId="77777777" w:rsidR="006B3882" w:rsidRPr="006B3882" w:rsidRDefault="006B3882" w:rsidP="006B3882">
      <w:pPr>
        <w:pStyle w:val="BB2023Body"/>
        <w:spacing w:line="276" w:lineRule="auto"/>
        <w:ind w:left="630"/>
        <w:rPr>
          <w:ins w:id="628" w:author="Mohamed Abdel-Hakam" w:date="2025-09-29T18:30:00Z"/>
          <w:rFonts w:eastAsia="Times New Roman" w:cstheme="majorBidi"/>
          <w:spacing w:val="-2"/>
          <w:szCs w:val="16"/>
        </w:rPr>
      </w:pPr>
      <w:ins w:id="629" w:author="Mohamed Abdel-Hakam" w:date="2025-09-29T18:30:00Z">
        <w:r w:rsidRPr="006B3882">
          <w:rPr>
            <w:rFonts w:eastAsia="Times New Roman" w:cstheme="majorBidi"/>
            <w:b/>
            <w:bCs/>
            <w:spacing w:val="-2"/>
            <w:szCs w:val="16"/>
            <w:rPrChange w:id="630" w:author="Mohamed Abdel-Hakam" w:date="2025-09-29T18:31:00Z">
              <w:rPr>
                <w:rFonts w:eastAsia="Times New Roman" w:cstheme="majorBidi"/>
                <w:spacing w:val="-2"/>
                <w:szCs w:val="16"/>
              </w:rPr>
            </w:rPrChange>
          </w:rPr>
          <w:t>Net international reserves:</w:t>
        </w:r>
        <w:r w:rsidRPr="006B3882">
          <w:rPr>
            <w:rFonts w:eastAsia="Times New Roman" w:cstheme="majorBidi"/>
            <w:spacing w:val="-2"/>
            <w:szCs w:val="16"/>
          </w:rPr>
          <w:t xml:space="preserve"> Net international reserves grew to $48.7 billion at the end of June 2025, compared to $48.525 billion at the end of May. Thus, average net reserves during the last quarter of fiscal year 2024/2025 (April-June 2025) increased by approximately 2% compared to the previous quarter, and by approximately 9% compared to the corresponding quarter of fiscal year 2023/2024. </w:t>
        </w:r>
      </w:ins>
    </w:p>
    <w:p w14:paraId="5EDFEEE2" w14:textId="08999FD4" w:rsidR="00C10D48" w:rsidRPr="00C10D48" w:rsidDel="006B3882" w:rsidRDefault="006B3882">
      <w:pPr>
        <w:pStyle w:val="BB2023Body"/>
        <w:numPr>
          <w:ilvl w:val="0"/>
          <w:numId w:val="31"/>
        </w:numPr>
        <w:spacing w:line="276" w:lineRule="auto"/>
        <w:ind w:left="630" w:hanging="180"/>
        <w:rPr>
          <w:del w:id="631" w:author="Mohamed Abdel-Hakam" w:date="2025-09-29T18:30:00Z"/>
          <w:rFonts w:eastAsia="Times New Roman" w:cstheme="majorBidi"/>
          <w:spacing w:val="-2"/>
          <w:szCs w:val="16"/>
        </w:rPr>
        <w:pPrChange w:id="632" w:author="Mohamed Abdel-Hakam" w:date="2025-09-29T18:32:00Z">
          <w:pPr>
            <w:pStyle w:val="BB2023Body"/>
            <w:numPr>
              <w:numId w:val="31"/>
            </w:numPr>
            <w:spacing w:line="276" w:lineRule="auto"/>
            <w:ind w:left="1170" w:hanging="180"/>
          </w:pPr>
        </w:pPrChange>
      </w:pPr>
      <w:ins w:id="633" w:author="Mohamed Abdel-Hakam" w:date="2025-09-29T18:30:00Z">
        <w:r w:rsidRPr="006B3882">
          <w:rPr>
            <w:rFonts w:eastAsia="Times New Roman" w:cstheme="majorBidi"/>
            <w:spacing w:val="-2"/>
            <w:szCs w:val="16"/>
          </w:rPr>
          <w:t>The value of the Egyptian pound against the US dollar stabilized during the quarter under study (April-June 2024/2025) at 50.38, representing a recovery of approximately -0.1% for the pound compared to the previous quarter, while representing a decline of approximately 6% compared to its value in the corresponding quarter of fiscal year 2023/2024 (Figure 3).</w:t>
        </w:r>
      </w:ins>
      <w:del w:id="634" w:author="Mohamed Abdel-Hakam" w:date="2025-09-29T18:30:00Z">
        <w:r w:rsidR="00C10D48" w:rsidRPr="00C10D48" w:rsidDel="006B3882">
          <w:rPr>
            <w:rFonts w:eastAsia="Times New Roman" w:cstheme="majorBidi"/>
            <w:spacing w:val="-2"/>
            <w:szCs w:val="16"/>
          </w:rPr>
          <w:delText xml:space="preserve">The balance of payments recorded an overall deficit of approximately $502.6 million during the first half of fiscal year 2024/2025, compared to a deficit of $409.6 million during the same period of the previous fiscal year. This deficit was contributed </w:delText>
        </w:r>
      </w:del>
      <w:ins w:id="635" w:author="Andre Michel" w:date="2025-07-09T16:38:00Z">
        <w:del w:id="636" w:author="Mohamed Abdel-Hakam" w:date="2025-09-29T18:30:00Z">
          <w:r w:rsidR="00196397" w:rsidDel="006B3882">
            <w:rPr>
              <w:rFonts w:eastAsia="Times New Roman" w:cstheme="majorBidi"/>
              <w:spacing w:val="-2"/>
              <w:szCs w:val="16"/>
            </w:rPr>
            <w:delText>exacerbated</w:delText>
          </w:r>
          <w:r w:rsidR="00196397" w:rsidRPr="00C10D48" w:rsidDel="006B3882">
            <w:rPr>
              <w:rFonts w:eastAsia="Times New Roman" w:cstheme="majorBidi"/>
              <w:spacing w:val="-2"/>
              <w:szCs w:val="16"/>
            </w:rPr>
            <w:delText xml:space="preserve"> </w:delText>
          </w:r>
        </w:del>
      </w:ins>
      <w:del w:id="637" w:author="Mohamed Abdel-Hakam" w:date="2025-09-29T18:30:00Z">
        <w:r w:rsidR="00C10D48" w:rsidRPr="00C10D48" w:rsidDel="006B3882">
          <w:rPr>
            <w:rFonts w:eastAsia="Times New Roman" w:cstheme="majorBidi"/>
            <w:spacing w:val="-2"/>
            <w:szCs w:val="16"/>
          </w:rPr>
          <w:delText>by the current account recording a deficit of $11.1 billion, compared to approximately $9.6 billion during the same period last year. This can be attributed to the trade deficit rising to $27.5 billion, and the services balance surplus declining by 21.2% to $7.2 billion, reflecting a 62.3% decline in Suez Canal revenues, reaching $1.8 billion, compared to approximately $4.8 billion during the same period last year, due to geopolitical tensions in the region.</w:delText>
        </w:r>
        <w:r w:rsidR="00C10D48" w:rsidDel="006B3882">
          <w:rPr>
            <w:rStyle w:val="FootnoteReference"/>
            <w:rFonts w:eastAsia="Times New Roman" w:cstheme="majorBidi"/>
            <w:spacing w:val="-2"/>
            <w:szCs w:val="16"/>
          </w:rPr>
          <w:footnoteReference w:id="20"/>
        </w:r>
        <w:r w:rsidR="00C10D48" w:rsidRPr="00C10D48" w:rsidDel="006B3882">
          <w:rPr>
            <w:rFonts w:eastAsia="Times New Roman" w:cstheme="majorBidi"/>
            <w:spacing w:val="-2"/>
            <w:szCs w:val="16"/>
          </w:rPr>
          <w:delText xml:space="preserve"> </w:delText>
        </w:r>
      </w:del>
    </w:p>
    <w:p w14:paraId="4FDC3548" w14:textId="3F81D0A5" w:rsidR="00C10D48" w:rsidRPr="00C10D48" w:rsidDel="006B3882" w:rsidRDefault="00C10D48">
      <w:pPr>
        <w:pStyle w:val="BB2023Body"/>
        <w:spacing w:line="276" w:lineRule="auto"/>
        <w:ind w:left="630"/>
        <w:rPr>
          <w:del w:id="640" w:author="Mohamed Abdel-Hakam" w:date="2025-09-29T18:30:00Z"/>
          <w:rFonts w:eastAsia="Times New Roman" w:cstheme="majorBidi"/>
          <w:spacing w:val="-2"/>
          <w:szCs w:val="16"/>
        </w:rPr>
        <w:pPrChange w:id="641" w:author="Mohamed Abdel-Hakam" w:date="2025-09-29T18:32:00Z">
          <w:pPr>
            <w:pStyle w:val="BB2023Body"/>
            <w:spacing w:line="276" w:lineRule="auto"/>
            <w:ind w:left="1170"/>
          </w:pPr>
        </w:pPrChange>
      </w:pPr>
      <w:del w:id="642" w:author="Mohamed Abdel-Hakam" w:date="2025-09-29T18:30:00Z">
        <w:r w:rsidRPr="00C10D48" w:rsidDel="006B3882">
          <w:rPr>
            <w:rFonts w:eastAsia="Times New Roman" w:cstheme="majorBidi"/>
            <w:spacing w:val="-2"/>
            <w:szCs w:val="16"/>
          </w:rPr>
          <w:delText xml:space="preserve">This deficit was offset by an 80.7% increase in remittances from Egyptians working abroad, reaching approximately $17.1 billion compared to approximately $9.4 billion during the same period of the previous year, in addition to a 12.4% increase in revenue from the tourism sector, reaching $8.7 billion compared to approximately $7.8 billion. </w:delText>
        </w:r>
      </w:del>
    </w:p>
    <w:p w14:paraId="4DF4FB8C" w14:textId="2546DD6C" w:rsidR="00C10D48" w:rsidRPr="00C10D48" w:rsidDel="006B3882" w:rsidRDefault="00C10D48">
      <w:pPr>
        <w:pStyle w:val="BB2023Body"/>
        <w:spacing w:line="276" w:lineRule="auto"/>
        <w:ind w:left="630"/>
        <w:rPr>
          <w:del w:id="643" w:author="Mohamed Abdel-Hakam" w:date="2025-09-29T18:30:00Z"/>
          <w:rFonts w:eastAsia="Times New Roman" w:cstheme="majorBidi"/>
          <w:spacing w:val="-2"/>
          <w:szCs w:val="16"/>
        </w:rPr>
        <w:pPrChange w:id="644" w:author="Mohamed Abdel-Hakam" w:date="2025-09-29T18:32:00Z">
          <w:pPr>
            <w:pStyle w:val="BB2023Body"/>
            <w:spacing w:line="276" w:lineRule="auto"/>
            <w:ind w:left="1170"/>
          </w:pPr>
        </w:pPrChange>
      </w:pPr>
      <w:del w:id="645" w:author="Mohamed Abdel-Hakam" w:date="2025-09-29T18:30:00Z">
        <w:r w:rsidRPr="00C10D48" w:rsidDel="006B3882">
          <w:rPr>
            <w:rFonts w:eastAsia="Times New Roman" w:cstheme="majorBidi"/>
            <w:spacing w:val="-2"/>
            <w:szCs w:val="16"/>
          </w:rPr>
          <w:delText>On the other hand, capital and financial transactions recorded a net inflow of approximately $7.9 billion, compared to approximately $8.4 billion during the same period of the previous year. Foreign direct investment recorded a net inflow of approximately $6 billion, and the deficit in the investment income balance declined by 17.2%, recording approximately $7.9 billion, compared to approximately $9.6 billion (Central Bank of Egypt, 2025)</w:delText>
        </w:r>
      </w:del>
      <w:del w:id="646" w:author="Mohamed Abdel-Hakam" w:date="2025-09-29T18:23:00Z">
        <w:r w:rsidRPr="00C10D48" w:rsidDel="004A3CD2">
          <w:rPr>
            <w:rFonts w:eastAsia="Times New Roman" w:cstheme="majorBidi"/>
            <w:spacing w:val="-2"/>
            <w:szCs w:val="16"/>
          </w:rPr>
          <w:delText>.</w:delText>
        </w:r>
        <w:r w:rsidR="00205DF3" w:rsidDel="004A3CD2">
          <w:rPr>
            <w:rStyle w:val="FootnoteReference"/>
            <w:rFonts w:eastAsia="Times New Roman" w:cstheme="majorBidi"/>
            <w:spacing w:val="-2"/>
            <w:szCs w:val="16"/>
          </w:rPr>
          <w:footnoteReference w:id="21"/>
        </w:r>
        <w:r w:rsidRPr="00C10D48" w:rsidDel="004A3CD2">
          <w:rPr>
            <w:rFonts w:eastAsia="Times New Roman" w:cstheme="majorBidi"/>
            <w:spacing w:val="-2"/>
            <w:szCs w:val="16"/>
          </w:rPr>
          <w:delText xml:space="preserve"> </w:delText>
        </w:r>
      </w:del>
      <w:del w:id="649" w:author="Mohamed Abdel-Hakam" w:date="2025-09-29T18:30:00Z">
        <w:r w:rsidRPr="00C10D48" w:rsidDel="006B3882">
          <w:rPr>
            <w:rFonts w:eastAsia="Times New Roman" w:cstheme="majorBidi"/>
            <w:spacing w:val="-2"/>
            <w:szCs w:val="16"/>
          </w:rPr>
          <w:delText xml:space="preserve"> </w:delText>
        </w:r>
      </w:del>
    </w:p>
    <w:p w14:paraId="4A631562" w14:textId="4CEBA326" w:rsidR="00C10D48" w:rsidRPr="00C10D48" w:rsidDel="006B3882" w:rsidRDefault="00C10D48">
      <w:pPr>
        <w:pStyle w:val="BB2023Body"/>
        <w:numPr>
          <w:ilvl w:val="0"/>
          <w:numId w:val="31"/>
        </w:numPr>
        <w:spacing w:line="276" w:lineRule="auto"/>
        <w:ind w:left="630" w:hanging="180"/>
        <w:rPr>
          <w:del w:id="650" w:author="Mohamed Abdel-Hakam" w:date="2025-09-29T18:30:00Z"/>
          <w:rFonts w:eastAsia="Times New Roman" w:cstheme="majorBidi"/>
          <w:spacing w:val="-2"/>
          <w:szCs w:val="16"/>
        </w:rPr>
        <w:pPrChange w:id="651" w:author="Mohamed Abdel-Hakam" w:date="2025-09-29T18:32:00Z">
          <w:pPr>
            <w:pStyle w:val="BB2023Body"/>
            <w:numPr>
              <w:numId w:val="31"/>
            </w:numPr>
            <w:spacing w:line="276" w:lineRule="auto"/>
            <w:ind w:left="1170" w:hanging="180"/>
          </w:pPr>
        </w:pPrChange>
      </w:pPr>
      <w:del w:id="652" w:author="Mohamed Abdel-Hakam" w:date="2025-09-29T18:30:00Z">
        <w:r w:rsidRPr="008D1335" w:rsidDel="006B3882">
          <w:rPr>
            <w:rFonts w:eastAsia="Times New Roman" w:cstheme="majorBidi"/>
            <w:b/>
            <w:bCs/>
            <w:spacing w:val="-2"/>
            <w:szCs w:val="16"/>
          </w:rPr>
          <w:delText>External debt</w:delText>
        </w:r>
        <w:r w:rsidRPr="00C10D48" w:rsidDel="006B3882">
          <w:rPr>
            <w:rFonts w:eastAsia="Times New Roman" w:cstheme="majorBidi"/>
            <w:spacing w:val="-2"/>
            <w:szCs w:val="16"/>
          </w:rPr>
          <w:delText>: Egypt's external debt reached approximately $155.2 billion in the first quarter of fiscal year 2024/25, representing a 2% increase compared to the previous quarter, although it represents a 6% decline compared to the corresponding quarter.</w:delText>
        </w:r>
      </w:del>
    </w:p>
    <w:p w14:paraId="56381D2D" w14:textId="2E1140C2" w:rsidR="00C10D48" w:rsidRPr="00C10D48" w:rsidDel="006B3882" w:rsidRDefault="00C10D48">
      <w:pPr>
        <w:pStyle w:val="BB2023Body"/>
        <w:spacing w:line="276" w:lineRule="auto"/>
        <w:ind w:left="630"/>
        <w:rPr>
          <w:del w:id="653" w:author="Mohamed Abdel-Hakam" w:date="2025-09-29T18:30:00Z"/>
          <w:rFonts w:eastAsia="Times New Roman" w:cstheme="majorBidi"/>
          <w:spacing w:val="-2"/>
          <w:szCs w:val="16"/>
        </w:rPr>
        <w:pPrChange w:id="654" w:author="Mohamed Abdel-Hakam" w:date="2025-09-29T18:32:00Z">
          <w:pPr>
            <w:pStyle w:val="BB2023Body"/>
            <w:spacing w:line="276" w:lineRule="auto"/>
            <w:ind w:left="1170"/>
          </w:pPr>
        </w:pPrChange>
      </w:pPr>
      <w:del w:id="655" w:author="Mohamed Abdel-Hakam" w:date="2025-09-29T18:30:00Z">
        <w:r w:rsidRPr="00C10D48" w:rsidDel="006B3882">
          <w:rPr>
            <w:rFonts w:eastAsia="Times New Roman" w:cstheme="majorBidi"/>
            <w:spacing w:val="-2"/>
            <w:szCs w:val="16"/>
          </w:rPr>
          <w:delText>Net foreign assets of the banking system continued to achieve positive values for the eighth consecutive month, reaching EGP 760 billion in March 2025, representing a growth of approximately 47% compared to their value in February 2025 and compared to EGP 200 billion in March 2024 (Central Bank of Egypt, 2024).</w:delText>
        </w:r>
      </w:del>
    </w:p>
    <w:p w14:paraId="41C4399D" w14:textId="1B85D019" w:rsidR="00C10D48" w:rsidRPr="00C10D48" w:rsidDel="006B3882" w:rsidRDefault="00C10D48">
      <w:pPr>
        <w:pStyle w:val="BB2023Body"/>
        <w:numPr>
          <w:ilvl w:val="0"/>
          <w:numId w:val="31"/>
        </w:numPr>
        <w:spacing w:line="276" w:lineRule="auto"/>
        <w:ind w:left="630" w:hanging="180"/>
        <w:rPr>
          <w:del w:id="656" w:author="Mohamed Abdel-Hakam" w:date="2025-09-29T18:30:00Z"/>
          <w:rFonts w:eastAsia="Times New Roman" w:cstheme="majorBidi"/>
          <w:spacing w:val="-2"/>
          <w:szCs w:val="16"/>
        </w:rPr>
        <w:pPrChange w:id="657" w:author="Mohamed Abdel-Hakam" w:date="2025-09-29T18:32:00Z">
          <w:pPr>
            <w:pStyle w:val="BB2023Body"/>
            <w:numPr>
              <w:numId w:val="31"/>
            </w:numPr>
            <w:spacing w:line="276" w:lineRule="auto"/>
            <w:ind w:left="1170" w:hanging="180"/>
          </w:pPr>
        </w:pPrChange>
      </w:pPr>
      <w:del w:id="658" w:author="Mohamed Abdel-Hakam" w:date="2025-09-29T18:30:00Z">
        <w:r w:rsidRPr="008D1335" w:rsidDel="006B3882">
          <w:rPr>
            <w:rFonts w:eastAsia="Times New Roman" w:cstheme="majorBidi"/>
            <w:b/>
            <w:bCs/>
            <w:spacing w:val="-2"/>
            <w:szCs w:val="16"/>
          </w:rPr>
          <w:delText>International reserves</w:delText>
        </w:r>
        <w:r w:rsidRPr="00C10D48" w:rsidDel="006B3882">
          <w:rPr>
            <w:rFonts w:eastAsia="Times New Roman" w:cstheme="majorBidi"/>
            <w:spacing w:val="-2"/>
            <w:szCs w:val="16"/>
          </w:rPr>
          <w:delText>: Egypt's net international reserves rose to $48,143.9 billion by the end of April 2025, compared to $47.265 billion by the end of January 2025. This increase was driven by higher export earnings, improved tourism performance, increased remittances from Egyptians working abroad, and the country's receipt of financing from several international financial institutions.</w:delText>
        </w:r>
      </w:del>
      <w:del w:id="659" w:author="Mohamed Abdel-Hakam" w:date="2025-09-29T18:23:00Z">
        <w:r w:rsidR="00CB61C4" w:rsidDel="004A3CD2">
          <w:rPr>
            <w:rStyle w:val="FootnoteReference"/>
            <w:rFonts w:eastAsia="Times New Roman" w:cstheme="majorBidi"/>
            <w:spacing w:val="-2"/>
            <w:szCs w:val="16"/>
          </w:rPr>
          <w:footnoteReference w:id="22"/>
        </w:r>
      </w:del>
      <w:del w:id="662" w:author="Mohamed Abdel-Hakam" w:date="2025-09-29T18:30:00Z">
        <w:r w:rsidRPr="00C10D48" w:rsidDel="006B3882">
          <w:rPr>
            <w:rFonts w:eastAsia="Times New Roman" w:cstheme="majorBidi"/>
            <w:spacing w:val="-2"/>
            <w:szCs w:val="16"/>
          </w:rPr>
          <w:delText xml:space="preserve"> </w:delText>
        </w:r>
      </w:del>
    </w:p>
    <w:p w14:paraId="764E190C" w14:textId="783A9306" w:rsidR="00583747" w:rsidRPr="00C10D48" w:rsidRDefault="00C10D48">
      <w:pPr>
        <w:pStyle w:val="BB2023Body"/>
        <w:spacing w:line="276" w:lineRule="auto"/>
        <w:ind w:left="630"/>
        <w:rPr>
          <w:rFonts w:eastAsia="Times New Roman" w:cstheme="majorBidi"/>
          <w:spacing w:val="-2"/>
          <w:szCs w:val="16"/>
        </w:rPr>
        <w:pPrChange w:id="663" w:author="Mohamed Abdel-Hakam" w:date="2025-09-29T18:32:00Z">
          <w:pPr>
            <w:pStyle w:val="BB2023Body"/>
            <w:spacing w:line="276" w:lineRule="auto"/>
            <w:ind w:left="1080"/>
          </w:pPr>
        </w:pPrChange>
      </w:pPr>
      <w:del w:id="664" w:author="Mohamed Abdel-Hakam" w:date="2025-09-29T18:30:00Z">
        <w:r w:rsidRPr="00C10D48" w:rsidDel="006B3882">
          <w:rPr>
            <w:rFonts w:eastAsia="Times New Roman" w:cstheme="majorBidi"/>
            <w:spacing w:val="-2"/>
            <w:szCs w:val="16"/>
          </w:rPr>
          <w:delText>The Egyptian pound lost 0.41% of its value against the dollar during January-March 2025 compared to the same quarter of last year (Figure 3).</w:delText>
        </w:r>
      </w:del>
    </w:p>
    <w:p w14:paraId="64AA4F67" w14:textId="3D3DDC8F" w:rsidR="00377DBE" w:rsidDel="004656E5" w:rsidRDefault="003C2B83">
      <w:pPr>
        <w:pStyle w:val="BB2023Body"/>
        <w:spacing w:line="276" w:lineRule="auto"/>
        <w:ind w:left="1080"/>
        <w:rPr>
          <w:del w:id="665" w:author="Mohamed Abdel-Hakam" w:date="2025-09-29T18:32:00Z"/>
          <w:rFonts w:eastAsia="Times New Roman" w:cstheme="majorBidi"/>
          <w:spacing w:val="-2"/>
          <w:szCs w:val="16"/>
        </w:rPr>
      </w:pPr>
      <w:ins w:id="666" w:author="WTORKY" w:date="2025-10-01T21:36:00Z" w16du:dateUtc="2025-10-01T18:36:00Z">
        <w:r>
          <w:rPr>
            <w:noProof/>
          </w:rPr>
          <w:lastRenderedPageBreak/>
          <w:drawing>
            <wp:anchor distT="0" distB="0" distL="114300" distR="114300" simplePos="0" relativeHeight="252072088" behindDoc="0" locked="0" layoutInCell="1" allowOverlap="1" wp14:anchorId="19E9E6C5" wp14:editId="5253179C">
              <wp:simplePos x="0" y="0"/>
              <wp:positionH relativeFrom="column">
                <wp:posOffset>174423</wp:posOffset>
              </wp:positionH>
              <wp:positionV relativeFrom="paragraph">
                <wp:posOffset>156585</wp:posOffset>
              </wp:positionV>
              <wp:extent cx="6000750" cy="2584634"/>
              <wp:effectExtent l="0" t="0" r="0" b="0"/>
              <wp:wrapNone/>
              <wp:docPr id="1173349451" name="Chart 1">
                <a:extLst xmlns:a="http://schemas.openxmlformats.org/drawingml/2006/main">
                  <a:ext uri="{FF2B5EF4-FFF2-40B4-BE49-F238E27FC236}">
                    <a16:creationId xmlns:a16="http://schemas.microsoft.com/office/drawing/2014/main" id="{00000000-0008-0000-02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V relativeFrom="margin">
                <wp14:pctHeight>0</wp14:pctHeight>
              </wp14:sizeRelV>
            </wp:anchor>
          </w:drawing>
        </w:r>
      </w:ins>
      <w:ins w:id="667" w:author="WTORKY" w:date="2025-10-01T21:35:00Z" w16du:dateUtc="2025-10-01T18:35:00Z">
        <w:r>
          <w:drawing>
            <wp:anchor distT="0" distB="0" distL="114300" distR="114300" simplePos="0" relativeHeight="252071064" behindDoc="1" locked="0" layoutInCell="1" allowOverlap="1" wp14:anchorId="0B459EFD" wp14:editId="1CBC7995">
              <wp:simplePos x="0" y="0"/>
              <wp:positionH relativeFrom="page">
                <wp:posOffset>5285</wp:posOffset>
              </wp:positionH>
              <wp:positionV relativeFrom="paragraph">
                <wp:posOffset>-496842</wp:posOffset>
              </wp:positionV>
              <wp:extent cx="7236460" cy="9821545"/>
              <wp:effectExtent l="0" t="0" r="2540" b="8255"/>
              <wp:wrapNone/>
              <wp:docPr id="270398969" name="Picture 27039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flipH="1">
                        <a:off x="0" y="0"/>
                        <a:ext cx="7236460" cy="9821545"/>
                      </a:xfrm>
                      <a:prstGeom prst="rect">
                        <a:avLst/>
                      </a:prstGeom>
                      <a:noFill/>
                    </pic:spPr>
                  </pic:pic>
                </a:graphicData>
              </a:graphic>
            </wp:anchor>
          </w:drawing>
        </w:r>
      </w:ins>
    </w:p>
    <w:p w14:paraId="0D49D71F" w14:textId="5FE54F5F" w:rsidR="00377DBE" w:rsidDel="004656E5" w:rsidRDefault="00377DBE">
      <w:pPr>
        <w:pStyle w:val="BB2023Body"/>
        <w:spacing w:line="276" w:lineRule="auto"/>
        <w:ind w:left="1080"/>
        <w:rPr>
          <w:del w:id="668" w:author="Mohamed Abdel-Hakam" w:date="2025-09-29T18:32:00Z"/>
          <w:rFonts w:eastAsia="Times New Roman" w:cstheme="majorBidi"/>
          <w:spacing w:val="-2"/>
          <w:szCs w:val="16"/>
        </w:rPr>
      </w:pPr>
    </w:p>
    <w:p w14:paraId="08088161" w14:textId="00242C15" w:rsidR="00377DBE" w:rsidDel="004656E5" w:rsidRDefault="00377DBE">
      <w:pPr>
        <w:pStyle w:val="BB2023Body"/>
        <w:spacing w:line="276" w:lineRule="auto"/>
        <w:ind w:left="1080"/>
        <w:rPr>
          <w:del w:id="669" w:author="Mohamed Abdel-Hakam" w:date="2025-09-29T18:32:00Z"/>
          <w:rFonts w:eastAsia="Times New Roman" w:cstheme="majorBidi"/>
          <w:spacing w:val="-2"/>
          <w:szCs w:val="16"/>
        </w:rPr>
      </w:pPr>
    </w:p>
    <w:p w14:paraId="054472D8" w14:textId="4F0FF840" w:rsidR="00377DBE" w:rsidDel="004A3CD2" w:rsidRDefault="00377DBE">
      <w:pPr>
        <w:pStyle w:val="BB2023Body"/>
        <w:spacing w:line="276" w:lineRule="auto"/>
        <w:ind w:left="1080"/>
        <w:rPr>
          <w:del w:id="670" w:author="Mohamed Abdel-Hakam" w:date="2025-09-29T18:23:00Z"/>
          <w:rFonts w:eastAsia="Times New Roman" w:cstheme="majorBidi"/>
          <w:spacing w:val="-2"/>
          <w:szCs w:val="16"/>
        </w:rPr>
      </w:pPr>
    </w:p>
    <w:p w14:paraId="5470E323" w14:textId="028437D9" w:rsidR="00377DBE" w:rsidDel="004A3CD2" w:rsidRDefault="00377DBE" w:rsidP="004A3CD2">
      <w:pPr>
        <w:pStyle w:val="BB2023Body"/>
        <w:spacing w:line="276" w:lineRule="auto"/>
        <w:ind w:left="1080"/>
        <w:rPr>
          <w:del w:id="671" w:author="Mohamed Abdel-Hakam" w:date="2025-09-29T18:23:00Z"/>
          <w:rFonts w:eastAsia="Times New Roman" w:cstheme="majorBidi"/>
          <w:spacing w:val="-2"/>
          <w:szCs w:val="16"/>
        </w:rPr>
      </w:pPr>
    </w:p>
    <w:p w14:paraId="55B33606" w14:textId="19A7893B" w:rsidR="00377DBE" w:rsidDel="004A3CD2" w:rsidRDefault="00377DBE">
      <w:pPr>
        <w:pStyle w:val="BB2023Body"/>
        <w:spacing w:line="276" w:lineRule="auto"/>
        <w:ind w:left="1080"/>
        <w:rPr>
          <w:del w:id="672" w:author="Mohamed Abdel-Hakam" w:date="2025-09-29T18:23:00Z"/>
          <w:rFonts w:eastAsia="Times New Roman" w:cstheme="majorBidi"/>
          <w:spacing w:val="-2"/>
          <w:szCs w:val="16"/>
        </w:rPr>
      </w:pPr>
    </w:p>
    <w:p w14:paraId="3CC52BBF" w14:textId="0868266D" w:rsidR="005D5E86" w:rsidRPr="006012F7" w:rsidRDefault="004A2BA2" w:rsidP="0061375E">
      <w:pPr>
        <w:pStyle w:val="BB2023Body"/>
        <w:spacing w:line="276" w:lineRule="auto"/>
        <w:ind w:left="810"/>
        <w:rPr>
          <w:rFonts w:asciiTheme="majorHAnsi" w:eastAsia="Times New Roman" w:hAnsiTheme="majorHAnsi" w:cstheme="majorBidi"/>
          <w:color w:val="1FBACF" w:themeColor="accent1"/>
          <w:szCs w:val="16"/>
        </w:rPr>
      </w:pPr>
      <w:del w:id="673" w:author="WTORKY" w:date="2025-10-01T21:36:00Z" w16du:dateUtc="2025-10-01T18:36:00Z">
        <w:r w:rsidDel="003C2B83">
          <w:rPr>
            <w:noProof/>
          </w:rPr>
          <w:drawing>
            <wp:anchor distT="0" distB="0" distL="114300" distR="114300" simplePos="0" relativeHeight="251951256" behindDoc="0" locked="0" layoutInCell="1" allowOverlap="1" wp14:anchorId="7C5C2DAE" wp14:editId="1E96DC19">
              <wp:simplePos x="0" y="0"/>
              <wp:positionH relativeFrom="column">
                <wp:posOffset>593444</wp:posOffset>
              </wp:positionH>
              <wp:positionV relativeFrom="paragraph">
                <wp:posOffset>185420</wp:posOffset>
              </wp:positionV>
              <wp:extent cx="5487714" cy="2535382"/>
              <wp:effectExtent l="0" t="0" r="0" b="0"/>
              <wp:wrapNone/>
              <wp:docPr id="164786089" name="Chart 1">
                <a:extLst xmlns:a="http://schemas.openxmlformats.org/drawingml/2006/main">
                  <a:ext uri="{FF2B5EF4-FFF2-40B4-BE49-F238E27FC236}">
                    <a16:creationId xmlns:a16="http://schemas.microsoft.com/office/drawing/2014/main" id="{00000000-0008-0000-02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del>
      <w:r w:rsidR="005D5E86" w:rsidRPr="006012F7">
        <w:rPr>
          <w:rFonts w:asciiTheme="majorHAnsi" w:eastAsia="Times New Roman" w:hAnsiTheme="majorHAnsi" w:cstheme="majorBidi"/>
          <w:color w:val="1FBACF" w:themeColor="accent1"/>
          <w:szCs w:val="16"/>
        </w:rPr>
        <w:t>Figure 3: Net International Reserves and Exchange Rate</w:t>
      </w:r>
    </w:p>
    <w:p w14:paraId="0459345E" w14:textId="4257CC1A" w:rsidR="001A3B87" w:rsidRPr="00D74039" w:rsidRDefault="001A3B87" w:rsidP="00D74039">
      <w:pPr>
        <w:pStyle w:val="BB2023Body"/>
        <w:spacing w:after="0"/>
        <w:ind w:left="540"/>
        <w:rPr>
          <w:rFonts w:asciiTheme="majorHAnsi" w:hAnsiTheme="majorHAnsi"/>
          <w:bCs/>
          <w:szCs w:val="16"/>
        </w:rPr>
      </w:pPr>
    </w:p>
    <w:p w14:paraId="3B2B2626" w14:textId="39C54CDC" w:rsidR="005D5E86" w:rsidRDefault="005D5E86" w:rsidP="00D74039">
      <w:pPr>
        <w:pStyle w:val="BB2023Body"/>
        <w:spacing w:after="0"/>
        <w:ind w:left="540"/>
        <w:rPr>
          <w:rFonts w:asciiTheme="majorHAnsi" w:hAnsiTheme="majorHAnsi"/>
          <w:bCs/>
          <w:i/>
          <w:iCs/>
          <w:szCs w:val="16"/>
        </w:rPr>
      </w:pPr>
    </w:p>
    <w:p w14:paraId="5B1F845D" w14:textId="56B50DC7" w:rsidR="005D5E86" w:rsidRDefault="005D5E86" w:rsidP="00D74039">
      <w:pPr>
        <w:pStyle w:val="BB2023Body"/>
        <w:spacing w:after="0"/>
        <w:ind w:left="540"/>
        <w:rPr>
          <w:rFonts w:asciiTheme="majorHAnsi" w:hAnsiTheme="majorHAnsi"/>
          <w:bCs/>
          <w:i/>
          <w:iCs/>
          <w:szCs w:val="16"/>
        </w:rPr>
      </w:pPr>
    </w:p>
    <w:p w14:paraId="3A80D968" w14:textId="49706BE2" w:rsidR="005D5E86" w:rsidRDefault="005D5E86" w:rsidP="00D74039">
      <w:pPr>
        <w:pStyle w:val="BB2023Body"/>
        <w:spacing w:after="0"/>
        <w:ind w:left="540"/>
        <w:rPr>
          <w:rFonts w:asciiTheme="majorHAnsi" w:hAnsiTheme="majorHAnsi"/>
          <w:bCs/>
          <w:i/>
          <w:iCs/>
          <w:szCs w:val="16"/>
        </w:rPr>
      </w:pPr>
    </w:p>
    <w:p w14:paraId="23D0D3BF" w14:textId="0A4CF58C" w:rsidR="005D5E86" w:rsidRDefault="005D5E86" w:rsidP="00D74039">
      <w:pPr>
        <w:pStyle w:val="BB2023Body"/>
        <w:spacing w:after="0"/>
        <w:ind w:left="540"/>
        <w:rPr>
          <w:rFonts w:asciiTheme="majorHAnsi" w:hAnsiTheme="majorHAnsi"/>
          <w:bCs/>
          <w:i/>
          <w:iCs/>
          <w:szCs w:val="16"/>
        </w:rPr>
      </w:pPr>
    </w:p>
    <w:p w14:paraId="54A0535E" w14:textId="12AAE6C7" w:rsidR="005D5E86" w:rsidRDefault="005D5E86" w:rsidP="00D74039">
      <w:pPr>
        <w:pStyle w:val="BB2023Body"/>
        <w:spacing w:after="0"/>
        <w:ind w:left="540"/>
        <w:rPr>
          <w:ins w:id="674" w:author="WTORKY" w:date="2025-10-01T21:35:00Z" w16du:dateUtc="2025-10-01T18:35:00Z"/>
          <w:rFonts w:asciiTheme="majorHAnsi" w:hAnsiTheme="majorHAnsi"/>
          <w:bCs/>
          <w:i/>
          <w:iCs/>
          <w:szCs w:val="16"/>
        </w:rPr>
      </w:pPr>
    </w:p>
    <w:p w14:paraId="4E88B5C6" w14:textId="77777777" w:rsidR="003C2B83" w:rsidRDefault="003C2B83" w:rsidP="00D74039">
      <w:pPr>
        <w:pStyle w:val="BB2023Body"/>
        <w:spacing w:after="0"/>
        <w:ind w:left="540"/>
        <w:rPr>
          <w:ins w:id="675" w:author="WTORKY" w:date="2025-10-01T21:35:00Z" w16du:dateUtc="2025-10-01T18:35:00Z"/>
          <w:rFonts w:asciiTheme="majorHAnsi" w:hAnsiTheme="majorHAnsi"/>
          <w:bCs/>
          <w:i/>
          <w:iCs/>
          <w:szCs w:val="16"/>
        </w:rPr>
      </w:pPr>
    </w:p>
    <w:p w14:paraId="261DA66F" w14:textId="77777777" w:rsidR="003C2B83" w:rsidRDefault="003C2B83" w:rsidP="00D74039">
      <w:pPr>
        <w:pStyle w:val="BB2023Body"/>
        <w:spacing w:after="0"/>
        <w:ind w:left="540"/>
        <w:rPr>
          <w:ins w:id="676" w:author="WTORKY" w:date="2025-10-01T21:36:00Z" w16du:dateUtc="2025-10-01T18:36:00Z"/>
          <w:rFonts w:asciiTheme="majorHAnsi" w:hAnsiTheme="majorHAnsi"/>
          <w:bCs/>
          <w:i/>
          <w:iCs/>
          <w:szCs w:val="16"/>
        </w:rPr>
      </w:pPr>
    </w:p>
    <w:p w14:paraId="73D23C88" w14:textId="77777777" w:rsidR="003C2B83" w:rsidRDefault="003C2B83" w:rsidP="00D74039">
      <w:pPr>
        <w:pStyle w:val="BB2023Body"/>
        <w:spacing w:after="0"/>
        <w:ind w:left="540"/>
        <w:rPr>
          <w:ins w:id="677" w:author="WTORKY" w:date="2025-10-01T21:36:00Z" w16du:dateUtc="2025-10-01T18:36:00Z"/>
          <w:rFonts w:asciiTheme="majorHAnsi" w:hAnsiTheme="majorHAnsi"/>
          <w:bCs/>
          <w:i/>
          <w:iCs/>
          <w:szCs w:val="16"/>
        </w:rPr>
      </w:pPr>
    </w:p>
    <w:p w14:paraId="78FF82EE" w14:textId="77777777" w:rsidR="003C2B83" w:rsidRDefault="003C2B83" w:rsidP="00D74039">
      <w:pPr>
        <w:pStyle w:val="BB2023Body"/>
        <w:spacing w:after="0"/>
        <w:ind w:left="540"/>
        <w:rPr>
          <w:rFonts w:asciiTheme="majorHAnsi" w:hAnsiTheme="majorHAnsi"/>
          <w:bCs/>
          <w:i/>
          <w:iCs/>
          <w:szCs w:val="16"/>
        </w:rPr>
      </w:pPr>
    </w:p>
    <w:p w14:paraId="31CB607E" w14:textId="62E4937D" w:rsidR="005D5E86" w:rsidRDefault="005D5E86" w:rsidP="00D74039">
      <w:pPr>
        <w:pStyle w:val="BB2023Body"/>
        <w:spacing w:after="0"/>
        <w:ind w:left="540"/>
        <w:rPr>
          <w:rFonts w:asciiTheme="majorHAnsi" w:hAnsiTheme="majorHAnsi"/>
          <w:bCs/>
          <w:i/>
          <w:iCs/>
          <w:szCs w:val="16"/>
        </w:rPr>
      </w:pPr>
    </w:p>
    <w:p w14:paraId="0AD61DE2" w14:textId="164E3A15" w:rsidR="005D5E86" w:rsidRDefault="005D5E86" w:rsidP="00D74039">
      <w:pPr>
        <w:pStyle w:val="BB2023Body"/>
        <w:spacing w:after="0"/>
        <w:ind w:left="540"/>
        <w:rPr>
          <w:rFonts w:asciiTheme="majorHAnsi" w:hAnsiTheme="majorHAnsi"/>
          <w:bCs/>
          <w:i/>
          <w:iCs/>
          <w:szCs w:val="16"/>
        </w:rPr>
      </w:pPr>
    </w:p>
    <w:p w14:paraId="1C16BD14" w14:textId="560160DA" w:rsidR="005D5E86" w:rsidRDefault="005D5E86" w:rsidP="00D74039">
      <w:pPr>
        <w:pStyle w:val="BB2023Body"/>
        <w:spacing w:after="0"/>
        <w:ind w:left="540"/>
        <w:rPr>
          <w:rFonts w:asciiTheme="majorHAnsi" w:hAnsiTheme="majorHAnsi"/>
          <w:bCs/>
          <w:i/>
          <w:iCs/>
          <w:szCs w:val="16"/>
        </w:rPr>
      </w:pPr>
    </w:p>
    <w:p w14:paraId="5FF2F90B" w14:textId="1563A38A" w:rsidR="00377DBE" w:rsidDel="00E00A47" w:rsidRDefault="00377DBE" w:rsidP="00D74039">
      <w:pPr>
        <w:pStyle w:val="BB2023Body"/>
        <w:spacing w:after="0"/>
        <w:ind w:left="540"/>
        <w:rPr>
          <w:del w:id="678" w:author="Mohamed Abdel-Hakam" w:date="2025-09-29T18:36:00Z"/>
          <w:rFonts w:asciiTheme="majorHAnsi" w:hAnsiTheme="majorHAnsi"/>
          <w:bCs/>
          <w:i/>
          <w:iCs/>
          <w:szCs w:val="16"/>
        </w:rPr>
      </w:pPr>
    </w:p>
    <w:p w14:paraId="47180A10" w14:textId="3D1197B9" w:rsidR="00377DBE" w:rsidDel="00E00A47" w:rsidRDefault="00377DBE" w:rsidP="00D74039">
      <w:pPr>
        <w:pStyle w:val="BB2023Body"/>
        <w:spacing w:after="0"/>
        <w:ind w:left="540"/>
        <w:rPr>
          <w:del w:id="679" w:author="Mohamed Abdel-Hakam" w:date="2025-09-29T18:36:00Z"/>
          <w:rFonts w:asciiTheme="majorHAnsi" w:hAnsiTheme="majorHAnsi"/>
          <w:bCs/>
          <w:i/>
          <w:iCs/>
          <w:szCs w:val="16"/>
        </w:rPr>
      </w:pPr>
    </w:p>
    <w:p w14:paraId="6E3A75A4" w14:textId="7CA36E23" w:rsidR="00377DBE" w:rsidDel="00E00A47" w:rsidRDefault="00377DBE" w:rsidP="00D74039">
      <w:pPr>
        <w:pStyle w:val="BB2023Body"/>
        <w:spacing w:after="0"/>
        <w:ind w:left="540"/>
        <w:rPr>
          <w:del w:id="680" w:author="Mohamed Abdel-Hakam" w:date="2025-09-29T18:36:00Z"/>
          <w:rFonts w:asciiTheme="majorHAnsi" w:hAnsiTheme="majorHAnsi"/>
          <w:bCs/>
          <w:i/>
          <w:iCs/>
          <w:szCs w:val="16"/>
        </w:rPr>
      </w:pPr>
    </w:p>
    <w:p w14:paraId="00370EC1" w14:textId="0E051512" w:rsidR="00377DBE" w:rsidDel="004656E5" w:rsidRDefault="00377DBE">
      <w:pPr>
        <w:pStyle w:val="BB2023Body"/>
        <w:spacing w:after="0"/>
        <w:ind w:left="1350"/>
        <w:rPr>
          <w:del w:id="681" w:author="Mohamed Abdel-Hakam" w:date="2025-09-29T18:33:00Z"/>
          <w:rFonts w:asciiTheme="majorHAnsi" w:hAnsiTheme="majorHAnsi"/>
          <w:bCs/>
          <w:i/>
          <w:iCs/>
          <w:szCs w:val="16"/>
        </w:rPr>
        <w:pPrChange w:id="682" w:author="Mohamed Abdel-Hakam" w:date="2025-09-29T18:33:00Z">
          <w:pPr>
            <w:pStyle w:val="BB2023Body"/>
            <w:spacing w:after="0"/>
            <w:ind w:left="540"/>
          </w:pPr>
        </w:pPrChange>
      </w:pPr>
    </w:p>
    <w:p w14:paraId="48EC727A" w14:textId="77777777" w:rsidR="003C2B83" w:rsidRDefault="005D5E86" w:rsidP="003C2B83">
      <w:pPr>
        <w:pStyle w:val="BB2023Body"/>
        <w:spacing w:line="276" w:lineRule="auto"/>
        <w:ind w:left="540"/>
        <w:rPr>
          <w:ins w:id="683" w:author="WTORKY" w:date="2025-10-01T21:37:00Z" w16du:dateUtc="2025-10-01T18:37:00Z"/>
          <w:rFonts w:eastAsia="Times New Roman" w:cstheme="majorBidi"/>
          <w:i/>
          <w:iCs/>
          <w:spacing w:val="-4"/>
          <w:sz w:val="14"/>
          <w:szCs w:val="18"/>
        </w:rPr>
        <w:pPrChange w:id="684" w:author="WTORKY" w:date="2025-10-01T21:38:00Z" w16du:dateUtc="2025-10-01T18:38:00Z">
          <w:pPr>
            <w:pStyle w:val="BB2023Body"/>
            <w:spacing w:line="276" w:lineRule="auto"/>
            <w:ind w:left="1440"/>
          </w:pPr>
        </w:pPrChange>
      </w:pPr>
      <w:r w:rsidRPr="006012F7">
        <w:rPr>
          <w:rFonts w:eastAsia="Times New Roman" w:cstheme="majorBidi"/>
          <w:i/>
          <w:iCs/>
          <w:spacing w:val="-4"/>
          <w:sz w:val="14"/>
          <w:szCs w:val="18"/>
        </w:rPr>
        <w:t>Sources: Central Bank of Egypt, Monthly Statistical Bulletin, various issues; Ministry of Finance, Monthly Financial Report, various issues.</w:t>
      </w:r>
    </w:p>
    <w:p w14:paraId="0DD3DBF6" w14:textId="0E03F576" w:rsidR="005D5E86" w:rsidRPr="006012F7" w:rsidRDefault="00F07A37">
      <w:pPr>
        <w:pStyle w:val="BB2023Body"/>
        <w:spacing w:line="276" w:lineRule="auto"/>
        <w:ind w:left="1440"/>
        <w:rPr>
          <w:rFonts w:eastAsia="Times New Roman" w:cstheme="majorBidi"/>
          <w:i/>
          <w:iCs/>
          <w:spacing w:val="-4"/>
          <w:sz w:val="14"/>
          <w:szCs w:val="18"/>
        </w:rPr>
        <w:pPrChange w:id="685" w:author="Mohamed Abdel-Hakam" w:date="2025-09-29T18:33:00Z">
          <w:pPr>
            <w:pStyle w:val="BB2023Body"/>
            <w:spacing w:line="276" w:lineRule="auto"/>
            <w:ind w:left="630"/>
          </w:pPr>
        </w:pPrChange>
      </w:pPr>
      <w:r w:rsidRPr="00F07A37">
        <w:rPr>
          <w:noProof/>
        </w:rPr>
        <w:t xml:space="preserve"> </w:t>
      </w:r>
    </w:p>
    <w:p w14:paraId="0F9C5A03" w14:textId="6072F4A7" w:rsidR="00B636FB" w:rsidDel="004656E5" w:rsidRDefault="004656E5" w:rsidP="00B636FB">
      <w:pPr>
        <w:pStyle w:val="BB2023Body"/>
        <w:spacing w:after="0"/>
        <w:ind w:left="0"/>
        <w:rPr>
          <w:del w:id="686" w:author="Mohamed Abdel-Hakam" w:date="2025-09-29T18:33:00Z"/>
          <w:rFonts w:asciiTheme="majorHAnsi" w:hAnsiTheme="majorHAnsi"/>
          <w:bCs/>
          <w:szCs w:val="16"/>
        </w:rPr>
      </w:pPr>
      <w:del w:id="687" w:author="WTORKY" w:date="2025-10-01T21:35:00Z" w16du:dateUtc="2025-10-01T18:35:00Z">
        <w:r w:rsidRPr="002B09D7" w:rsidDel="003C2B83">
          <w:rPr>
            <w:noProof/>
            <w:color w:val="00B0F0"/>
            <w:highlight w:val="yellow"/>
          </w:rPr>
          <w:drawing>
            <wp:anchor distT="0" distB="0" distL="114300" distR="114300" simplePos="0" relativeHeight="251670680" behindDoc="1" locked="0" layoutInCell="1" allowOverlap="1" wp14:anchorId="3FD2B66C" wp14:editId="35209631">
              <wp:simplePos x="0" y="0"/>
              <wp:positionH relativeFrom="page">
                <wp:posOffset>-55</wp:posOffset>
              </wp:positionH>
              <wp:positionV relativeFrom="paragraph">
                <wp:posOffset>-1054818</wp:posOffset>
              </wp:positionV>
              <wp:extent cx="7331766" cy="11107190"/>
              <wp:effectExtent l="0" t="0" r="2540" b="0"/>
              <wp:wrapNone/>
              <wp:docPr id="1981434114" name="Picture 198143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flipH="1">
                        <a:off x="0" y="0"/>
                        <a:ext cx="7331766" cy="11107190"/>
                      </a:xfrm>
                      <a:prstGeom prst="rect">
                        <a:avLst/>
                      </a:prstGeom>
                      <a:noFill/>
                    </pic:spPr>
                  </pic:pic>
                </a:graphicData>
              </a:graphic>
              <wp14:sizeRelH relativeFrom="margin">
                <wp14:pctWidth>0</wp14:pctWidth>
              </wp14:sizeRelH>
              <wp14:sizeRelV relativeFrom="margin">
                <wp14:pctHeight>0</wp14:pctHeight>
              </wp14:sizeRelV>
            </wp:anchor>
          </w:drawing>
        </w:r>
      </w:del>
    </w:p>
    <w:p w14:paraId="297648FC" w14:textId="7D2C6C86" w:rsidR="003E4194" w:rsidRPr="007A7EB2" w:rsidRDefault="003E4194" w:rsidP="003C2B83">
      <w:pPr>
        <w:pStyle w:val="BB2023Body"/>
        <w:spacing w:after="0"/>
        <w:ind w:left="540"/>
        <w:rPr>
          <w:rFonts w:asciiTheme="majorHAnsi" w:hAnsiTheme="majorHAnsi"/>
          <w:b/>
        </w:rPr>
        <w:pPrChange w:id="688" w:author="WTORKY" w:date="2025-10-01T21:38:00Z" w16du:dateUtc="2025-10-01T18:38:00Z">
          <w:pPr>
            <w:pStyle w:val="BB2023Body"/>
            <w:spacing w:line="276" w:lineRule="auto"/>
            <w:ind w:left="630"/>
          </w:pPr>
        </w:pPrChange>
      </w:pPr>
      <w:r w:rsidRPr="003E4194">
        <w:rPr>
          <w:rFonts w:asciiTheme="majorHAnsi" w:hAnsiTheme="majorHAnsi"/>
          <w:b/>
        </w:rPr>
        <w:t>IV. Public Finance</w:t>
      </w:r>
    </w:p>
    <w:p w14:paraId="541F3460" w14:textId="77777777" w:rsidR="00E00A47" w:rsidRPr="00E00A47" w:rsidRDefault="00E00A47">
      <w:pPr>
        <w:pStyle w:val="BB2023Body"/>
        <w:spacing w:after="0"/>
        <w:ind w:left="720"/>
        <w:rPr>
          <w:ins w:id="689" w:author="Mohamed Abdel-Hakam" w:date="2025-09-29T18:36:00Z"/>
          <w:bCs/>
          <w:szCs w:val="16"/>
        </w:rPr>
        <w:pPrChange w:id="690" w:author="Mohamed Abdel-Hakam" w:date="2025-09-29T18:36:00Z">
          <w:pPr>
            <w:pStyle w:val="BB2023Body"/>
            <w:spacing w:after="0"/>
          </w:pPr>
        </w:pPrChange>
      </w:pPr>
      <w:ins w:id="691" w:author="Mohamed Abdel-Hakam" w:date="2025-09-29T18:36:00Z">
        <w:r w:rsidRPr="00E00A47">
          <w:rPr>
            <w:bCs/>
            <w:szCs w:val="16"/>
          </w:rPr>
          <w:t>The overall deficit in the State's general budget as a percentage of GDP decreased during the period July-May 2024/2025 to -6.9% compared to -7.3% in the corresponding period of the previous fiscal year. This is due to:</w:t>
        </w:r>
      </w:ins>
    </w:p>
    <w:p w14:paraId="4C292163" w14:textId="77777777" w:rsidR="00E00A47" w:rsidRPr="00E00A47" w:rsidRDefault="00E00A47">
      <w:pPr>
        <w:pStyle w:val="BB2023Body"/>
        <w:numPr>
          <w:ilvl w:val="0"/>
          <w:numId w:val="32"/>
        </w:numPr>
        <w:spacing w:after="0"/>
        <w:rPr>
          <w:ins w:id="692" w:author="Mohamed Abdel-Hakam" w:date="2025-09-29T18:36:00Z"/>
          <w:bCs/>
          <w:szCs w:val="16"/>
        </w:rPr>
        <w:pPrChange w:id="693" w:author="Mohamed Abdel-Hakam" w:date="2025-09-29T18:36:00Z">
          <w:pPr>
            <w:pStyle w:val="BB2023Body"/>
            <w:spacing w:after="0"/>
          </w:pPr>
        </w:pPrChange>
      </w:pPr>
      <w:ins w:id="694" w:author="Mohamed Abdel-Hakam" w:date="2025-09-29T18:36:00Z">
        <w:r w:rsidRPr="00E00A47">
          <w:rPr>
            <w:bCs/>
            <w:szCs w:val="16"/>
          </w:rPr>
          <w:t xml:space="preserve">Public revenues rising by 1.3% to EGP 2,246.6 billion, driven by a 36% increase in tax revenues. </w:t>
        </w:r>
      </w:ins>
    </w:p>
    <w:p w14:paraId="60F2BCFD" w14:textId="110969A4" w:rsidR="00E00A47" w:rsidRPr="00E00A47" w:rsidRDefault="00E00A47">
      <w:pPr>
        <w:pStyle w:val="BB2023Body"/>
        <w:numPr>
          <w:ilvl w:val="0"/>
          <w:numId w:val="32"/>
        </w:numPr>
        <w:spacing w:after="0"/>
        <w:rPr>
          <w:ins w:id="695" w:author="Mohamed Abdel-Hakam" w:date="2025-09-29T18:36:00Z"/>
          <w:bCs/>
          <w:szCs w:val="16"/>
        </w:rPr>
        <w:pPrChange w:id="696" w:author="Mohamed Abdel-Hakam" w:date="2025-09-29T18:36:00Z">
          <w:pPr>
            <w:pStyle w:val="BB2023Body"/>
            <w:spacing w:after="0"/>
          </w:pPr>
        </w:pPrChange>
      </w:pPr>
      <w:ins w:id="697" w:author="Mohamed Abdel-Hakam" w:date="2025-09-29T18:36:00Z">
        <w:r w:rsidRPr="00E00A47">
          <w:rPr>
            <w:bCs/>
            <w:szCs w:val="16"/>
          </w:rPr>
          <w:t>Public expenditures increasing by approximately 25.2% to EGP 3,408.7 billion, while public spending continued to be controlled at a ceiling of EGP 1 trillion (Ministry of Finance 2025).</w:t>
        </w:r>
      </w:ins>
      <w:ins w:id="698" w:author="Mohamed Abdel-Hakam" w:date="2025-09-29T18:40:00Z">
        <w:r w:rsidR="00AF284D">
          <w:rPr>
            <w:rStyle w:val="FootnoteReference"/>
            <w:bCs/>
            <w:szCs w:val="16"/>
          </w:rPr>
          <w:footnoteReference w:id="23"/>
        </w:r>
      </w:ins>
      <w:ins w:id="706" w:author="Mohamed Abdel-Hakam" w:date="2025-09-29T18:36:00Z">
        <w:r w:rsidRPr="00E00A47">
          <w:rPr>
            <w:bCs/>
            <w:szCs w:val="16"/>
          </w:rPr>
          <w:t xml:space="preserve"> </w:t>
        </w:r>
      </w:ins>
    </w:p>
    <w:p w14:paraId="5B491092" w14:textId="77777777" w:rsidR="00E00A47" w:rsidRPr="00E00A47" w:rsidRDefault="00E00A47">
      <w:pPr>
        <w:pStyle w:val="BB2023Body"/>
        <w:numPr>
          <w:ilvl w:val="0"/>
          <w:numId w:val="32"/>
        </w:numPr>
        <w:spacing w:after="0"/>
        <w:rPr>
          <w:ins w:id="707" w:author="Mohamed Abdel-Hakam" w:date="2025-09-29T18:36:00Z"/>
          <w:bCs/>
          <w:szCs w:val="16"/>
        </w:rPr>
        <w:pPrChange w:id="708" w:author="Mohamed Abdel-Hakam" w:date="2025-09-29T18:36:00Z">
          <w:pPr>
            <w:pStyle w:val="BB2023Body"/>
            <w:spacing w:after="0"/>
          </w:pPr>
        </w:pPrChange>
      </w:pPr>
      <w:ins w:id="709" w:author="Mohamed Abdel-Hakam" w:date="2025-09-29T18:36:00Z">
        <w:r w:rsidRPr="00E00A47">
          <w:rPr>
            <w:bCs/>
            <w:szCs w:val="16"/>
          </w:rPr>
          <w:t>According to the Ministry of Finance, the debt-to-GDP ratio decreased from 89.4% in June 2024 to 85% in June 2025, as a result of a decline in domestic debt by approximately eight percentage points and external debt by approximately 2.7 percentage points.</w:t>
        </w:r>
      </w:ins>
    </w:p>
    <w:p w14:paraId="0C5CA88E" w14:textId="2976F845" w:rsidR="0075342F" w:rsidDel="00E00A47" w:rsidRDefault="00416272" w:rsidP="0075342F">
      <w:pPr>
        <w:pStyle w:val="BB2023Body"/>
        <w:spacing w:after="0"/>
        <w:rPr>
          <w:del w:id="710" w:author="Mohamed Abdel-Hakam" w:date="2025-09-29T18:36:00Z"/>
          <w:bCs/>
          <w:szCs w:val="16"/>
        </w:rPr>
      </w:pPr>
      <w:del w:id="711" w:author="Mohamed Abdel-Hakam" w:date="2025-09-29T18:36:00Z">
        <w:r w:rsidRPr="00416272" w:rsidDel="00E00A47">
          <w:rPr>
            <w:bCs/>
            <w:szCs w:val="16"/>
          </w:rPr>
          <w:delText>The overall state budget deficit as a percentage of GDP decreased during July-February 2024/2025 to 5.1%, compared to 6.5% in the corresponding period of the previous year. This is due to a 32.8% growth in revenues compared to the same period of the previous fiscal year, reaching EGP 356.4 billion in July-February 2024/25, while expenditures grew by 15.8%, reaching EGP 2,308.6 billion during the same period, as a result of continued financial discipline.</w:delText>
        </w:r>
        <w:r w:rsidDel="00E00A47">
          <w:rPr>
            <w:rStyle w:val="FootnoteReference"/>
            <w:bCs/>
            <w:szCs w:val="16"/>
          </w:rPr>
          <w:footnoteReference w:id="24"/>
        </w:r>
      </w:del>
    </w:p>
    <w:p w14:paraId="004C89CB" w14:textId="77777777" w:rsidR="00E00A47" w:rsidRDefault="00E00A47" w:rsidP="00E00A47">
      <w:pPr>
        <w:pStyle w:val="BB2023Body"/>
        <w:spacing w:after="0"/>
        <w:rPr>
          <w:ins w:id="714" w:author="Mohamed Abdel-Hakam" w:date="2025-09-29T18:37:00Z"/>
          <w:bCs/>
          <w:szCs w:val="16"/>
        </w:rPr>
      </w:pPr>
    </w:p>
    <w:p w14:paraId="29D0EFC8" w14:textId="77777777" w:rsidR="00E00A47" w:rsidRDefault="00E00A47" w:rsidP="00E00A47">
      <w:pPr>
        <w:pStyle w:val="BB2023Body"/>
        <w:spacing w:after="0"/>
        <w:rPr>
          <w:ins w:id="715" w:author="Mohamed Abdel-Hakam" w:date="2025-09-29T18:37:00Z"/>
          <w:bCs/>
          <w:szCs w:val="16"/>
        </w:rPr>
      </w:pPr>
    </w:p>
    <w:p w14:paraId="1F4BBE74" w14:textId="77777777" w:rsidR="00E00A47" w:rsidRDefault="00E00A47" w:rsidP="00E00A47">
      <w:pPr>
        <w:pStyle w:val="BB2023Body"/>
        <w:spacing w:after="0"/>
        <w:rPr>
          <w:ins w:id="716" w:author="Mohamed Abdel-Hakam" w:date="2025-09-29T18:37:00Z"/>
          <w:bCs/>
          <w:szCs w:val="16"/>
        </w:rPr>
      </w:pPr>
    </w:p>
    <w:p w14:paraId="209361F0" w14:textId="77777777" w:rsidR="00E00A47" w:rsidRDefault="00E00A47" w:rsidP="00E00A47">
      <w:pPr>
        <w:pStyle w:val="BB2023Body"/>
        <w:spacing w:after="0"/>
        <w:rPr>
          <w:ins w:id="717" w:author="Mohamed Abdel-Hakam" w:date="2025-09-29T18:37:00Z"/>
          <w:bCs/>
          <w:szCs w:val="16"/>
        </w:rPr>
      </w:pPr>
    </w:p>
    <w:p w14:paraId="2745EE42" w14:textId="77777777" w:rsidR="00E00A47" w:rsidRDefault="00E00A47" w:rsidP="00E00A47">
      <w:pPr>
        <w:pStyle w:val="BB2023Body"/>
        <w:spacing w:after="0"/>
        <w:rPr>
          <w:ins w:id="718" w:author="Mohamed Abdel-Hakam" w:date="2025-09-29T18:37:00Z"/>
          <w:bCs/>
          <w:szCs w:val="16"/>
        </w:rPr>
      </w:pPr>
    </w:p>
    <w:p w14:paraId="5A34B4F1" w14:textId="77777777" w:rsidR="00E00A47" w:rsidRDefault="00E00A47" w:rsidP="00E00A47">
      <w:pPr>
        <w:pStyle w:val="BB2023Body"/>
        <w:spacing w:after="0"/>
        <w:rPr>
          <w:ins w:id="719" w:author="Mohamed Abdel-Hakam" w:date="2025-09-29T18:37:00Z"/>
          <w:bCs/>
          <w:szCs w:val="16"/>
        </w:rPr>
      </w:pPr>
    </w:p>
    <w:p w14:paraId="589A8A17" w14:textId="77777777" w:rsidR="00E00A47" w:rsidRDefault="00E00A47" w:rsidP="00E00A47">
      <w:pPr>
        <w:pStyle w:val="BB2023Body"/>
        <w:spacing w:after="0"/>
        <w:rPr>
          <w:ins w:id="720" w:author="Mohamed Abdel-Hakam" w:date="2025-09-29T18:37:00Z"/>
          <w:bCs/>
          <w:szCs w:val="16"/>
        </w:rPr>
      </w:pPr>
    </w:p>
    <w:p w14:paraId="1953238F" w14:textId="77777777" w:rsidR="00E00A47" w:rsidRDefault="00E00A47" w:rsidP="00E00A47">
      <w:pPr>
        <w:pStyle w:val="BB2023Body"/>
        <w:spacing w:after="0"/>
        <w:rPr>
          <w:ins w:id="721" w:author="Mohamed Abdel-Hakam" w:date="2025-09-29T18:37:00Z"/>
          <w:bCs/>
          <w:szCs w:val="16"/>
        </w:rPr>
      </w:pPr>
    </w:p>
    <w:p w14:paraId="50460759" w14:textId="77777777" w:rsidR="00E00A47" w:rsidRDefault="00E00A47" w:rsidP="00E00A47">
      <w:pPr>
        <w:pStyle w:val="BB2023Body"/>
        <w:spacing w:after="0"/>
        <w:rPr>
          <w:ins w:id="722" w:author="Mohamed Abdel-Hakam" w:date="2025-09-29T18:37:00Z"/>
          <w:bCs/>
          <w:szCs w:val="16"/>
        </w:rPr>
      </w:pPr>
    </w:p>
    <w:p w14:paraId="26F5422E" w14:textId="77777777" w:rsidR="00E00A47" w:rsidRDefault="00E00A47" w:rsidP="00E00A47">
      <w:pPr>
        <w:pStyle w:val="BB2023Body"/>
        <w:spacing w:after="0"/>
        <w:rPr>
          <w:ins w:id="723" w:author="Mohamed Abdel-Hakam" w:date="2025-09-29T18:37:00Z"/>
          <w:bCs/>
          <w:szCs w:val="16"/>
        </w:rPr>
      </w:pPr>
    </w:p>
    <w:p w14:paraId="362451DF" w14:textId="77777777" w:rsidR="00E00A47" w:rsidRDefault="00E00A47" w:rsidP="00E00A47">
      <w:pPr>
        <w:pStyle w:val="BB2023Body"/>
        <w:spacing w:after="0"/>
        <w:rPr>
          <w:ins w:id="724" w:author="Mohamed Abdel-Hakam" w:date="2025-09-29T18:37:00Z"/>
          <w:bCs/>
          <w:szCs w:val="16"/>
        </w:rPr>
      </w:pPr>
    </w:p>
    <w:p w14:paraId="499A2208" w14:textId="77777777" w:rsidR="00E00A47" w:rsidRDefault="00E00A47" w:rsidP="00E00A47">
      <w:pPr>
        <w:pStyle w:val="BB2023Body"/>
        <w:spacing w:after="0"/>
        <w:rPr>
          <w:ins w:id="725" w:author="Mohamed Abdel-Hakam" w:date="2025-09-29T18:37:00Z"/>
          <w:bCs/>
          <w:szCs w:val="16"/>
        </w:rPr>
      </w:pPr>
    </w:p>
    <w:p w14:paraId="5E2399E1" w14:textId="5C7045BE" w:rsidR="00E00A47" w:rsidDel="003C2B83" w:rsidRDefault="00E00A47" w:rsidP="003C2B83">
      <w:pPr>
        <w:pStyle w:val="BB2023Body"/>
        <w:spacing w:after="0"/>
        <w:ind w:left="0"/>
        <w:rPr>
          <w:ins w:id="726" w:author="Mohamed Abdel-Hakam" w:date="2025-09-29T18:37:00Z"/>
          <w:del w:id="727" w:author="WTORKY" w:date="2025-10-01T21:38:00Z" w16du:dateUtc="2025-10-01T18:38:00Z"/>
          <w:bCs/>
          <w:szCs w:val="16"/>
        </w:rPr>
        <w:pPrChange w:id="728" w:author="WTORKY" w:date="2025-10-01T21:38:00Z" w16du:dateUtc="2025-10-01T18:38:00Z">
          <w:pPr>
            <w:pStyle w:val="BB2023Body"/>
            <w:spacing w:after="0"/>
          </w:pPr>
        </w:pPrChange>
      </w:pPr>
    </w:p>
    <w:p w14:paraId="4098099D" w14:textId="7AE053DD" w:rsidR="00E00A47" w:rsidDel="003C2B83" w:rsidRDefault="00E00A47" w:rsidP="00E00A47">
      <w:pPr>
        <w:pStyle w:val="BB2023Body"/>
        <w:spacing w:after="0"/>
        <w:rPr>
          <w:ins w:id="729" w:author="Mohamed Abdel-Hakam" w:date="2025-09-29T18:37:00Z"/>
          <w:del w:id="730" w:author="WTORKY" w:date="2025-10-01T21:38:00Z" w16du:dateUtc="2025-10-01T18:38:00Z"/>
          <w:bCs/>
          <w:szCs w:val="16"/>
        </w:rPr>
      </w:pPr>
    </w:p>
    <w:p w14:paraId="207E129D" w14:textId="7BFBC03C" w:rsidR="00E00A47" w:rsidDel="003C2B83" w:rsidRDefault="00E00A47" w:rsidP="003C2B83">
      <w:pPr>
        <w:pStyle w:val="BB2023Body"/>
        <w:spacing w:after="0"/>
        <w:ind w:left="0"/>
        <w:rPr>
          <w:ins w:id="731" w:author="Mohamed Abdel-Hakam" w:date="2025-09-29T18:37:00Z"/>
          <w:del w:id="732" w:author="WTORKY" w:date="2025-10-01T21:38:00Z" w16du:dateUtc="2025-10-01T18:38:00Z"/>
          <w:bCs/>
          <w:szCs w:val="16"/>
        </w:rPr>
        <w:pPrChange w:id="733" w:author="WTORKY" w:date="2025-10-01T21:38:00Z" w16du:dateUtc="2025-10-01T18:38:00Z">
          <w:pPr>
            <w:pStyle w:val="BB2023Body"/>
            <w:spacing w:after="0"/>
          </w:pPr>
        </w:pPrChange>
      </w:pPr>
    </w:p>
    <w:p w14:paraId="4A6C08CA" w14:textId="0C549283" w:rsidR="00E00A47" w:rsidDel="003C2B83" w:rsidRDefault="00E00A47" w:rsidP="003C2B83">
      <w:pPr>
        <w:pStyle w:val="BB2023Body"/>
        <w:spacing w:after="0"/>
        <w:ind w:left="0"/>
        <w:rPr>
          <w:ins w:id="734" w:author="Mohamed Abdel-Hakam" w:date="2025-09-29T18:37:00Z"/>
          <w:del w:id="735" w:author="WTORKY" w:date="2025-10-01T21:38:00Z" w16du:dateUtc="2025-10-01T18:38:00Z"/>
          <w:bCs/>
          <w:szCs w:val="16"/>
        </w:rPr>
        <w:pPrChange w:id="736" w:author="WTORKY" w:date="2025-10-01T21:38:00Z" w16du:dateUtc="2025-10-01T18:38:00Z">
          <w:pPr>
            <w:pStyle w:val="BB2023Body"/>
            <w:numPr>
              <w:numId w:val="31"/>
            </w:numPr>
            <w:spacing w:after="0"/>
            <w:ind w:left="990" w:hanging="180"/>
          </w:pPr>
        </w:pPrChange>
      </w:pPr>
    </w:p>
    <w:p w14:paraId="45558B52" w14:textId="77EB1AA5" w:rsidR="00416272" w:rsidDel="003C2B83" w:rsidRDefault="00416272" w:rsidP="003C2B83">
      <w:pPr>
        <w:pStyle w:val="BB2023Body"/>
        <w:spacing w:after="0"/>
        <w:ind w:left="0"/>
        <w:rPr>
          <w:del w:id="737" w:author="WTORKY" w:date="2025-10-01T21:38:00Z" w16du:dateUtc="2025-10-01T18:38:00Z"/>
          <w:bCs/>
          <w:szCs w:val="16"/>
        </w:rPr>
        <w:pPrChange w:id="738" w:author="WTORKY" w:date="2025-10-01T21:38:00Z" w16du:dateUtc="2025-10-01T18:38:00Z">
          <w:pPr>
            <w:pStyle w:val="BB2023Body"/>
            <w:spacing w:after="0"/>
          </w:pPr>
        </w:pPrChange>
      </w:pPr>
    </w:p>
    <w:p w14:paraId="7C0DE2FA" w14:textId="19B210D1" w:rsidR="00416272" w:rsidDel="003C2B83" w:rsidRDefault="00416272" w:rsidP="003C2B83">
      <w:pPr>
        <w:pStyle w:val="BB2023Body"/>
        <w:spacing w:after="0"/>
        <w:ind w:left="0"/>
        <w:rPr>
          <w:del w:id="739" w:author="WTORKY" w:date="2025-10-01T21:38:00Z" w16du:dateUtc="2025-10-01T18:38:00Z"/>
          <w:bCs/>
          <w:szCs w:val="16"/>
        </w:rPr>
        <w:pPrChange w:id="740" w:author="WTORKY" w:date="2025-10-01T21:38:00Z" w16du:dateUtc="2025-10-01T18:38:00Z">
          <w:pPr>
            <w:pStyle w:val="BB2023Body"/>
            <w:spacing w:after="0"/>
          </w:pPr>
        </w:pPrChange>
      </w:pPr>
    </w:p>
    <w:p w14:paraId="795F8CBA" w14:textId="725FD3F0" w:rsidR="0075342F" w:rsidDel="003C2B83" w:rsidRDefault="0075342F" w:rsidP="003C2B83">
      <w:pPr>
        <w:pStyle w:val="BB2023Body"/>
        <w:spacing w:after="0"/>
        <w:ind w:left="0"/>
        <w:rPr>
          <w:del w:id="741" w:author="WTORKY" w:date="2025-10-01T21:38:00Z" w16du:dateUtc="2025-10-01T18:38:00Z"/>
          <w:bCs/>
          <w:szCs w:val="16"/>
        </w:rPr>
        <w:pPrChange w:id="742" w:author="WTORKY" w:date="2025-10-01T21:38:00Z" w16du:dateUtc="2025-10-01T18:38:00Z">
          <w:pPr>
            <w:pStyle w:val="BB2023Body"/>
            <w:spacing w:after="0"/>
          </w:pPr>
        </w:pPrChange>
      </w:pPr>
    </w:p>
    <w:p w14:paraId="3A254E8C" w14:textId="199DF063" w:rsidR="00751AEF" w:rsidDel="003C2B83" w:rsidRDefault="00751AEF" w:rsidP="003C2B83">
      <w:pPr>
        <w:pStyle w:val="BB2023Body"/>
        <w:spacing w:after="0"/>
        <w:ind w:left="0"/>
        <w:rPr>
          <w:del w:id="743" w:author="WTORKY" w:date="2025-10-01T21:38:00Z" w16du:dateUtc="2025-10-01T18:38:00Z"/>
          <w:bCs/>
          <w:szCs w:val="16"/>
        </w:rPr>
        <w:pPrChange w:id="744" w:author="WTORKY" w:date="2025-10-01T21:38:00Z" w16du:dateUtc="2025-10-01T18:38:00Z">
          <w:pPr>
            <w:pStyle w:val="BB2023Body"/>
            <w:spacing w:after="0"/>
          </w:pPr>
        </w:pPrChange>
      </w:pPr>
    </w:p>
    <w:p w14:paraId="54368FFC" w14:textId="3C61807D" w:rsidR="0075342F" w:rsidDel="003C2B83" w:rsidRDefault="0075342F" w:rsidP="0075342F">
      <w:pPr>
        <w:pStyle w:val="BB2023Body"/>
        <w:spacing w:after="0"/>
        <w:rPr>
          <w:del w:id="745" w:author="WTORKY" w:date="2025-10-01T21:38:00Z" w16du:dateUtc="2025-10-01T18:38:00Z"/>
          <w:bCs/>
          <w:szCs w:val="16"/>
        </w:rPr>
      </w:pPr>
    </w:p>
    <w:p w14:paraId="176C952F" w14:textId="166507F0" w:rsidR="0075342F" w:rsidDel="003C2B83" w:rsidRDefault="0075342F" w:rsidP="0075342F">
      <w:pPr>
        <w:pStyle w:val="BB2023Body"/>
        <w:spacing w:after="0"/>
        <w:rPr>
          <w:del w:id="746" w:author="WTORKY" w:date="2025-10-01T21:38:00Z" w16du:dateUtc="2025-10-01T18:38:00Z"/>
          <w:bCs/>
          <w:szCs w:val="16"/>
        </w:rPr>
      </w:pPr>
    </w:p>
    <w:p w14:paraId="18765964" w14:textId="79113C0B" w:rsidR="0075342F" w:rsidDel="003C2B83" w:rsidRDefault="0075342F" w:rsidP="003C2B83">
      <w:pPr>
        <w:pStyle w:val="BB2023Body"/>
        <w:spacing w:after="0"/>
        <w:ind w:left="0"/>
        <w:rPr>
          <w:del w:id="747" w:author="WTORKY" w:date="2025-10-01T21:38:00Z" w16du:dateUtc="2025-10-01T18:38:00Z"/>
          <w:bCs/>
          <w:szCs w:val="16"/>
        </w:rPr>
        <w:pPrChange w:id="748" w:author="WTORKY" w:date="2025-10-01T21:38:00Z" w16du:dateUtc="2025-10-01T18:38:00Z">
          <w:pPr>
            <w:pStyle w:val="BB2023Body"/>
            <w:spacing w:after="0"/>
          </w:pPr>
        </w:pPrChange>
      </w:pPr>
    </w:p>
    <w:p w14:paraId="0B314BE2" w14:textId="65ECCA19" w:rsidR="0075342F" w:rsidDel="003C2B83" w:rsidRDefault="0075342F" w:rsidP="003C2B83">
      <w:pPr>
        <w:pStyle w:val="BB2023Body"/>
        <w:spacing w:after="0"/>
        <w:ind w:left="0"/>
        <w:rPr>
          <w:del w:id="749" w:author="WTORKY" w:date="2025-10-01T21:38:00Z" w16du:dateUtc="2025-10-01T18:38:00Z"/>
          <w:bCs/>
          <w:szCs w:val="16"/>
        </w:rPr>
        <w:pPrChange w:id="750" w:author="WTORKY" w:date="2025-10-01T21:38:00Z" w16du:dateUtc="2025-10-01T18:38:00Z">
          <w:pPr>
            <w:pStyle w:val="BB2023Body"/>
            <w:spacing w:after="0"/>
          </w:pPr>
        </w:pPrChange>
      </w:pPr>
    </w:p>
    <w:p w14:paraId="084A6812" w14:textId="2506E03F" w:rsidR="0075342F" w:rsidDel="003C2B83" w:rsidRDefault="0075342F" w:rsidP="0075342F">
      <w:pPr>
        <w:pStyle w:val="BB2023Body"/>
        <w:spacing w:after="0"/>
        <w:rPr>
          <w:del w:id="751" w:author="WTORKY" w:date="2025-10-01T21:38:00Z" w16du:dateUtc="2025-10-01T18:38:00Z"/>
          <w:bCs/>
          <w:szCs w:val="16"/>
        </w:rPr>
      </w:pPr>
    </w:p>
    <w:p w14:paraId="6F81BDB5" w14:textId="6300D273" w:rsidR="0075342F" w:rsidRDefault="0075342F" w:rsidP="0075342F">
      <w:pPr>
        <w:pStyle w:val="BB2023Body"/>
        <w:spacing w:after="0"/>
        <w:rPr>
          <w:bCs/>
          <w:szCs w:val="16"/>
        </w:rPr>
      </w:pPr>
    </w:p>
    <w:p w14:paraId="44AB7D6D" w14:textId="63D33EED" w:rsidR="0075342F" w:rsidRDefault="0075342F" w:rsidP="0075342F">
      <w:pPr>
        <w:pStyle w:val="BB2023Body"/>
        <w:spacing w:after="0"/>
        <w:rPr>
          <w:bCs/>
          <w:szCs w:val="16"/>
        </w:rPr>
      </w:pPr>
    </w:p>
    <w:p w14:paraId="10E24668" w14:textId="77777777" w:rsidR="0075342F" w:rsidRDefault="0075342F" w:rsidP="0075342F">
      <w:pPr>
        <w:pStyle w:val="BB2023Body"/>
        <w:spacing w:after="0"/>
        <w:rPr>
          <w:bCs/>
          <w:szCs w:val="16"/>
        </w:rPr>
      </w:pPr>
    </w:p>
    <w:p w14:paraId="13AED1DF" w14:textId="77777777" w:rsidR="0075342F" w:rsidRPr="00315373" w:rsidRDefault="0075342F" w:rsidP="0061375E">
      <w:pPr>
        <w:pStyle w:val="BB2023Body"/>
        <w:spacing w:after="0"/>
        <w:ind w:left="0"/>
        <w:rPr>
          <w:bCs/>
          <w:szCs w:val="16"/>
        </w:rPr>
      </w:pPr>
    </w:p>
    <w:p w14:paraId="7124DAAC" w14:textId="014F8CA5" w:rsidR="005D5E86" w:rsidRPr="009B7780" w:rsidRDefault="005D5E86" w:rsidP="005D5E86">
      <w:pPr>
        <w:pStyle w:val="BB2023Title1"/>
        <w:ind w:left="0"/>
        <w:rPr>
          <w:color w:val="FF0000"/>
          <w:lang w:val="en-GB"/>
        </w:rPr>
      </w:pPr>
      <w:bookmarkStart w:id="752" w:name="_Toc202719022"/>
      <w:r w:rsidRPr="009B7780">
        <w:rPr>
          <w:lang w:val="en-GB"/>
        </w:rPr>
        <w:lastRenderedPageBreak/>
        <mc:AlternateContent>
          <mc:Choice Requires="wpg">
            <w:drawing>
              <wp:anchor distT="0" distB="0" distL="114300" distR="114300" simplePos="0" relativeHeight="251657263" behindDoc="0" locked="0" layoutInCell="1" allowOverlap="1" wp14:anchorId="7F5DC5C7" wp14:editId="5CC941E5">
                <wp:simplePos x="0" y="0"/>
                <wp:positionH relativeFrom="page">
                  <wp:align>right</wp:align>
                </wp:positionH>
                <wp:positionV relativeFrom="paragraph">
                  <wp:posOffset>-312006</wp:posOffset>
                </wp:positionV>
                <wp:extent cx="1124698" cy="1846262"/>
                <wp:effectExtent l="0" t="0" r="0" b="1905"/>
                <wp:wrapNone/>
                <wp:docPr id="283" name="Group 283"/>
                <wp:cNvGraphicFramePr/>
                <a:graphic xmlns:a="http://schemas.openxmlformats.org/drawingml/2006/main">
                  <a:graphicData uri="http://schemas.microsoft.com/office/word/2010/wordprocessingGroup">
                    <wpg:wgp>
                      <wpg:cNvGrpSpPr/>
                      <wpg:grpSpPr>
                        <a:xfrm>
                          <a:off x="0" y="0"/>
                          <a:ext cx="1124698" cy="1846262"/>
                          <a:chOff x="0" y="0"/>
                          <a:chExt cx="1124698" cy="1846262"/>
                        </a:xfrm>
                      </wpg:grpSpPr>
                      <wpg:grpSp>
                        <wpg:cNvPr id="279" name="Group 279"/>
                        <wpg:cNvGrpSpPr/>
                        <wpg:grpSpPr>
                          <a:xfrm>
                            <a:off x="0" y="0"/>
                            <a:ext cx="1124698" cy="1846262"/>
                            <a:chOff x="0" y="0"/>
                            <a:chExt cx="1124698" cy="1846262"/>
                          </a:xfrm>
                        </wpg:grpSpPr>
                        <wpg:grpSp>
                          <wpg:cNvPr id="41" name="Group 6"/>
                          <wpg:cNvGrpSpPr/>
                          <wpg:grpSpPr>
                            <a:xfrm>
                              <a:off x="0" y="0"/>
                              <a:ext cx="1124698" cy="910589"/>
                              <a:chOff x="1" y="0"/>
                              <a:chExt cx="1125013" cy="910631"/>
                            </a:xfrm>
                          </wpg:grpSpPr>
                          <wpg:grpSp>
                            <wpg:cNvPr id="42" name="Group 42"/>
                            <wpg:cNvGrpSpPr/>
                            <wpg:grpSpPr>
                              <a:xfrm flipH="1">
                                <a:off x="1" y="0"/>
                                <a:ext cx="917142" cy="910631"/>
                                <a:chOff x="-5188" y="0"/>
                                <a:chExt cx="1498418" cy="1487778"/>
                              </a:xfrm>
                            </wpg:grpSpPr>
                            <wps:wsp>
                              <wps:cNvPr id="43" name="Round Same Side Corner Rectangle 5"/>
                              <wps:cNvSpPr/>
                              <wps:spPr>
                                <a:xfrm rot="5400000">
                                  <a:off x="-343947" y="338759"/>
                                  <a:ext cx="1487778" cy="810260"/>
                                </a:xfrm>
                                <a:prstGeom prst="round2SameRect">
                                  <a:avLst>
                                    <a:gd name="adj1" fmla="val 0"/>
                                    <a:gd name="adj2" fmla="val 0"/>
                                  </a:avLst>
                                </a:prstGeom>
                                <a:solidFill>
                                  <a:srgbClr val="29C7FF"/>
                                </a:solidFill>
                                <a:ln>
                                  <a:noFill/>
                                </a:ln>
                              </wps:spPr>
                              <wps:style>
                                <a:lnRef idx="2">
                                  <a:schemeClr val="accent1">
                                    <a:shade val="50000"/>
                                  </a:schemeClr>
                                </a:lnRef>
                                <a:fillRef idx="1">
                                  <a:schemeClr val="accent1"/>
                                </a:fillRef>
                                <a:effectRef idx="0">
                                  <a:schemeClr val="accent1"/>
                                </a:effectRef>
                                <a:fontRef idx="minor">
                                  <a:schemeClr val="lt1"/>
                                </a:fontRef>
                              </wps:style>
                              <wps:bodyPr lIns="0" tIns="0" rIns="0" bIns="0" rtlCol="0" anchor="ctr"/>
                            </wps:wsp>
                            <wps:wsp>
                              <wps:cNvPr id="44" name="Oval 44"/>
                              <wps:cNvSpPr/>
                              <wps:spPr>
                                <a:xfrm>
                                  <a:off x="139990" y="66591"/>
                                  <a:ext cx="1353240" cy="1353242"/>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45" name="Rounded Rectangle 196"/>
                            <wps:cNvSpPr/>
                            <wps:spPr>
                              <a:xfrm rot="5400000" flipH="1">
                                <a:off x="532538" y="318156"/>
                                <a:ext cx="910631" cy="274320"/>
                              </a:xfrm>
                              <a:prstGeom prst="roundRect">
                                <a:avLst>
                                  <a:gd name="adj" fmla="val 0"/>
                                </a:avLst>
                              </a:prstGeom>
                              <a:solidFill>
                                <a:srgbClr val="29C7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4A6EF7" w14:textId="77777777" w:rsidR="00574037" w:rsidRPr="00034FB9" w:rsidRDefault="00574037" w:rsidP="005D5E86">
                                  <w:pPr>
                                    <w:bidi/>
                                    <w:spacing w:after="0" w:line="240" w:lineRule="auto"/>
                                    <w:jc w:val="center"/>
                                    <w:rPr>
                                      <w:rFonts w:asciiTheme="majorHAnsi" w:hAnsiTheme="majorHAnsi" w:cs="Calibri"/>
                                      <w:b/>
                                      <w:bCs/>
                                      <w:color w:val="FFFFFF" w:themeColor="light1"/>
                                      <w:kern w:val="24"/>
                                    </w:rPr>
                                  </w:pPr>
                                  <w:r w:rsidRPr="00034FB9">
                                    <w:rPr>
                                      <w:rFonts w:asciiTheme="majorHAnsi" w:hAnsiTheme="majorHAnsi" w:cs="Calibri"/>
                                      <w:b/>
                                      <w:bCs/>
                                      <w:color w:val="FFFFFF" w:themeColor="light1"/>
                                      <w:kern w:val="24"/>
                                    </w:rPr>
                                    <w:t>Evaluation</w:t>
                                  </w:r>
                                </w:p>
                              </w:txbxContent>
                            </wps:txbx>
                            <wps:bodyPr lIns="0" tIns="0" rIns="0" bIns="0" rtlCol="0" anchor="ctr"/>
                          </wps:wsp>
                        </wpg:grpSp>
                        <wpg:grpSp>
                          <wpg:cNvPr id="46" name="Group 11"/>
                          <wpg:cNvGrpSpPr/>
                          <wpg:grpSpPr>
                            <a:xfrm>
                              <a:off x="4762" y="909637"/>
                              <a:ext cx="1118870" cy="936625"/>
                              <a:chOff x="0" y="910630"/>
                              <a:chExt cx="1118924" cy="936902"/>
                            </a:xfrm>
                          </wpg:grpSpPr>
                          <wpg:grpSp>
                            <wpg:cNvPr id="47" name="Group 47"/>
                            <wpg:cNvGrpSpPr/>
                            <wpg:grpSpPr>
                              <a:xfrm flipH="1">
                                <a:off x="0" y="910632"/>
                                <a:ext cx="913969" cy="936896"/>
                                <a:chOff x="0" y="910632"/>
                                <a:chExt cx="1493231" cy="1530689"/>
                              </a:xfrm>
                            </wpg:grpSpPr>
                            <wps:wsp>
                              <wps:cNvPr id="48" name="Round Same Side Corner Rectangle 215"/>
                              <wps:cNvSpPr/>
                              <wps:spPr>
                                <a:xfrm rot="5400000">
                                  <a:off x="-360215" y="1270847"/>
                                  <a:ext cx="1530689" cy="810259"/>
                                </a:xfrm>
                                <a:prstGeom prst="round2SameRect">
                                  <a:avLst>
                                    <a:gd name="adj1" fmla="val 0"/>
                                    <a:gd name="adj2" fmla="val 0"/>
                                  </a:avLst>
                                </a:prstGeom>
                                <a:solidFill>
                                  <a:srgbClr val="8C8EF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 name="Oval 49"/>
                              <wps:cNvSpPr/>
                              <wps:spPr>
                                <a:xfrm>
                                  <a:off x="139991" y="998678"/>
                                  <a:ext cx="1353240" cy="1353242"/>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0" name="Rounded Rectangle 234"/>
                            <wps:cNvSpPr/>
                            <wps:spPr>
                              <a:xfrm rot="5400000" flipH="1">
                                <a:off x="512490" y="1241098"/>
                                <a:ext cx="936902" cy="275966"/>
                              </a:xfrm>
                              <a:prstGeom prst="roundRect">
                                <a:avLst>
                                  <a:gd name="adj" fmla="val 0"/>
                                </a:avLst>
                              </a:prstGeom>
                              <a:solidFill>
                                <a:srgbClr val="8C8E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8FAB56" w14:textId="77777777" w:rsidR="00574037" w:rsidRPr="00034FB9" w:rsidRDefault="00574037" w:rsidP="005D5E86">
                                  <w:pPr>
                                    <w:bidi/>
                                    <w:spacing w:after="0" w:line="240" w:lineRule="auto"/>
                                    <w:jc w:val="center"/>
                                    <w:rPr>
                                      <w:rFonts w:asciiTheme="majorHAnsi" w:hAnsiTheme="majorHAnsi" w:cs="Calibri"/>
                                      <w:b/>
                                      <w:bCs/>
                                      <w:color w:val="FFFFFF" w:themeColor="light1"/>
                                      <w:kern w:val="24"/>
                                    </w:rPr>
                                  </w:pPr>
                                  <w:r w:rsidRPr="00034FB9">
                                    <w:rPr>
                                      <w:rFonts w:asciiTheme="majorHAnsi" w:hAnsiTheme="majorHAnsi" w:cs="Calibri"/>
                                      <w:b/>
                                      <w:bCs/>
                                      <w:color w:val="FFFFFF" w:themeColor="light1"/>
                                      <w:kern w:val="24"/>
                                    </w:rPr>
                                    <w:t>Outlook</w:t>
                                  </w:r>
                                </w:p>
                              </w:txbxContent>
                            </wps:txbx>
                            <wps:bodyPr rtlCol="0" anchor="ctr"/>
                          </wps:wsp>
                        </wpg:grpSp>
                      </wpg:grpSp>
                      <wpg:grpSp>
                        <wpg:cNvPr id="51" name="Group 96"/>
                        <wpg:cNvGrpSpPr/>
                        <wpg:grpSpPr>
                          <a:xfrm>
                            <a:off x="61912" y="95250"/>
                            <a:ext cx="715010" cy="715010"/>
                            <a:chOff x="46145" y="94372"/>
                            <a:chExt cx="1162430" cy="1162430"/>
                          </a:xfrm>
                        </wpg:grpSpPr>
                        <wps:wsp>
                          <wps:cNvPr id="52" name="Block Arc 52"/>
                          <wps:cNvSpPr/>
                          <wps:spPr>
                            <a:xfrm>
                              <a:off x="168485" y="214412"/>
                              <a:ext cx="917751" cy="899041"/>
                            </a:xfrm>
                            <a:prstGeom prst="blockArc">
                              <a:avLst>
                                <a:gd name="adj1" fmla="val 10801251"/>
                                <a:gd name="adj2" fmla="val 58024"/>
                                <a:gd name="adj3" fmla="val 28394"/>
                              </a:avLst>
                            </a:prstGeom>
                            <a:gradFill flip="none" rotWithShape="1">
                              <a:gsLst>
                                <a:gs pos="85000">
                                  <a:srgbClr val="FF0000"/>
                                </a:gs>
                                <a:gs pos="50000">
                                  <a:srgbClr val="FFFF00"/>
                                </a:gs>
                                <a:gs pos="15000">
                                  <a:srgbClr val="00B05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 name="Oval 53"/>
                          <wps:cNvSpPr/>
                          <wps:spPr>
                            <a:xfrm>
                              <a:off x="46145" y="94372"/>
                              <a:ext cx="1162430" cy="1162430"/>
                            </a:xfrm>
                            <a:prstGeom prst="ellipse">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4" name="Chord 54"/>
                          <wps:cNvSpPr/>
                          <wps:spPr>
                            <a:xfrm>
                              <a:off x="175921" y="224148"/>
                              <a:ext cx="902877" cy="902877"/>
                            </a:xfrm>
                            <a:prstGeom prst="chord">
                              <a:avLst>
                                <a:gd name="adj1" fmla="val 8826780"/>
                                <a:gd name="adj2" fmla="val 1975884"/>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55" name="Group 55"/>
                          <wpg:cNvGrpSpPr/>
                          <wpg:grpSpPr>
                            <a:xfrm rot="782109">
                              <a:off x="529807" y="385023"/>
                              <a:ext cx="203114" cy="451598"/>
                              <a:chOff x="528236" y="392973"/>
                              <a:chExt cx="203114" cy="451598"/>
                            </a:xfrm>
                          </wpg:grpSpPr>
                          <wps:wsp>
                            <wps:cNvPr id="56" name="Oval 56"/>
                            <wps:cNvSpPr/>
                            <wps:spPr>
                              <a:xfrm>
                                <a:off x="599401" y="712622"/>
                                <a:ext cx="131949" cy="131949"/>
                              </a:xfrm>
                              <a:prstGeom prst="ellipse">
                                <a:avLst/>
                              </a:prstGeom>
                              <a:noFill/>
                              <a:ln w="38100">
                                <a:solidFill>
                                  <a:schemeClr val="accent1">
                                    <a:alpha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7" name="Straight Connector 57"/>
                            <wps:cNvCnPr>
                              <a:stCxn id="56" idx="0"/>
                            </wps:cNvCnPr>
                            <wps:spPr>
                              <a:xfrm rot="20817891" flipH="1" flipV="1">
                                <a:off x="528236" y="392973"/>
                                <a:ext cx="100536" cy="335193"/>
                              </a:xfrm>
                              <a:prstGeom prst="line">
                                <a:avLst/>
                              </a:prstGeom>
                              <a:noFill/>
                              <a:ln w="38100" cap="rnd">
                                <a:solidFill>
                                  <a:schemeClr val="accent1">
                                    <a:alpha val="25000"/>
                                  </a:schemeClr>
                                </a:solidFill>
                                <a:round/>
                              </a:ln>
                            </wps:spPr>
                            <wps:style>
                              <a:lnRef idx="2">
                                <a:schemeClr val="accent1">
                                  <a:shade val="50000"/>
                                </a:schemeClr>
                              </a:lnRef>
                              <a:fillRef idx="1">
                                <a:schemeClr val="accent1"/>
                              </a:fillRef>
                              <a:effectRef idx="0">
                                <a:schemeClr val="accent1"/>
                              </a:effectRef>
                              <a:fontRef idx="minor">
                                <a:schemeClr val="lt1"/>
                              </a:fontRef>
                            </wps:style>
                            <wps:bodyPr/>
                          </wps:wsp>
                        </wpg:grpSp>
                        <wps:wsp>
                          <wps:cNvPr id="58" name="Straight Connector 58"/>
                          <wps:cNvCnPr/>
                          <wps:spPr>
                            <a:xfrm flipV="1">
                              <a:off x="627360" y="268767"/>
                              <a:ext cx="0" cy="38245"/>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59" name="Straight Connector 59"/>
                          <wps:cNvCnPr/>
                          <wps:spPr>
                            <a:xfrm rot="1800000" flipV="1">
                              <a:off x="823571" y="324724"/>
                              <a:ext cx="0" cy="38245"/>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60" name="Straight Connector 60"/>
                          <wps:cNvCnPr/>
                          <wps:spPr>
                            <a:xfrm rot="3600000" flipV="1">
                              <a:off x="953177" y="447374"/>
                              <a:ext cx="0" cy="38245"/>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61" name="Straight Connector 61"/>
                          <wps:cNvCnPr/>
                          <wps:spPr>
                            <a:xfrm rot="4800000" flipV="1">
                              <a:off x="1011208" y="609120"/>
                              <a:ext cx="0" cy="38245"/>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62" name="Straight Connector 62"/>
                          <wps:cNvCnPr/>
                          <wps:spPr>
                            <a:xfrm rot="19800000" flipH="1" flipV="1">
                              <a:off x="429969" y="324724"/>
                              <a:ext cx="0" cy="38245"/>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63" name="Straight Connector 63"/>
                          <wps:cNvCnPr/>
                          <wps:spPr>
                            <a:xfrm rot="18000000" flipH="1" flipV="1">
                              <a:off x="301544" y="447375"/>
                              <a:ext cx="0" cy="38245"/>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256" name="Straight Connector 256"/>
                          <wps:cNvCnPr/>
                          <wps:spPr>
                            <a:xfrm rot="16800000" flipH="1" flipV="1">
                              <a:off x="247894" y="609120"/>
                              <a:ext cx="0" cy="38245"/>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g:grpSp>
                          <wpg:cNvPr id="257" name="Group 257"/>
                          <wpg:cNvGrpSpPr/>
                          <wpg:grpSpPr>
                            <a:xfrm rot="20679882">
                              <a:off x="518171" y="356072"/>
                              <a:ext cx="132844" cy="491483"/>
                              <a:chOff x="525135" y="347309"/>
                              <a:chExt cx="132844" cy="491483"/>
                            </a:xfrm>
                          </wpg:grpSpPr>
                          <wps:wsp>
                            <wps:cNvPr id="258" name="Oval 258"/>
                            <wps:cNvSpPr/>
                            <wps:spPr>
                              <a:xfrm>
                                <a:off x="525135" y="706843"/>
                                <a:ext cx="131949" cy="131949"/>
                              </a:xfrm>
                              <a:prstGeom prst="ellipse">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9" name="Straight Connector 259"/>
                            <wps:cNvCnPr/>
                            <wps:spPr>
                              <a:xfrm rot="920118" flipH="1" flipV="1">
                                <a:off x="648533" y="347309"/>
                                <a:ext cx="9446" cy="357709"/>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g:grpSp>
                      </wpg:grpSp>
                      <wpg:grpSp>
                        <wpg:cNvPr id="261" name="Group 114"/>
                        <wpg:cNvGrpSpPr/>
                        <wpg:grpSpPr>
                          <a:xfrm>
                            <a:off x="61912" y="133153"/>
                            <a:ext cx="715010" cy="1601032"/>
                            <a:chOff x="45672" y="132037"/>
                            <a:chExt cx="715094" cy="1601223"/>
                          </a:xfrm>
                        </wpg:grpSpPr>
                        <wps:wsp>
                          <wps:cNvPr id="262" name="Block Arc 262"/>
                          <wps:cNvSpPr/>
                          <wps:spPr>
                            <a:xfrm>
                              <a:off x="120932" y="1092011"/>
                              <a:ext cx="564574" cy="553065"/>
                            </a:xfrm>
                            <a:prstGeom prst="blockArc">
                              <a:avLst>
                                <a:gd name="adj1" fmla="val 10801251"/>
                                <a:gd name="adj2" fmla="val 58024"/>
                                <a:gd name="adj3" fmla="val 28394"/>
                              </a:avLst>
                            </a:prstGeom>
                            <a:gradFill flip="none" rotWithShape="1">
                              <a:gsLst>
                                <a:gs pos="85000">
                                  <a:srgbClr val="FF0000"/>
                                </a:gs>
                                <a:gs pos="50000">
                                  <a:srgbClr val="FFFF00"/>
                                </a:gs>
                                <a:gs pos="15000">
                                  <a:srgbClr val="00B05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63" name="Oval 263"/>
                          <wps:cNvSpPr/>
                          <wps:spPr>
                            <a:xfrm>
                              <a:off x="45672" y="1018166"/>
                              <a:ext cx="715094" cy="715094"/>
                            </a:xfrm>
                            <a:prstGeom prst="ellipse">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64" name="Chord 264"/>
                          <wps:cNvSpPr/>
                          <wps:spPr>
                            <a:xfrm>
                              <a:off x="125507" y="1098001"/>
                              <a:ext cx="555424" cy="555424"/>
                            </a:xfrm>
                            <a:prstGeom prst="chord">
                              <a:avLst>
                                <a:gd name="adj1" fmla="val 8826780"/>
                                <a:gd name="adj2" fmla="val 1975884"/>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265" name="Group 265"/>
                          <wpg:cNvGrpSpPr/>
                          <wpg:grpSpPr>
                            <a:xfrm rot="782109">
                              <a:off x="355098" y="1214921"/>
                              <a:ext cx="111011" cy="261211"/>
                              <a:chOff x="347884" y="1234649"/>
                              <a:chExt cx="180456" cy="424615"/>
                            </a:xfrm>
                          </wpg:grpSpPr>
                          <wps:wsp>
                            <wps:cNvPr id="266" name="Oval 266"/>
                            <wps:cNvSpPr/>
                            <wps:spPr>
                              <a:xfrm>
                                <a:off x="396391" y="1527315"/>
                                <a:ext cx="131949" cy="131949"/>
                              </a:xfrm>
                              <a:prstGeom prst="ellipse">
                                <a:avLst/>
                              </a:prstGeom>
                              <a:noFill/>
                              <a:ln w="38100">
                                <a:solidFill>
                                  <a:schemeClr val="accent1">
                                    <a:alpha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67" name="Straight Connector 267"/>
                            <wps:cNvCnPr>
                              <a:stCxn id="276" idx="0"/>
                            </wps:cNvCnPr>
                            <wps:spPr>
                              <a:xfrm rot="20817891" flipH="1" flipV="1">
                                <a:off x="347884" y="1234649"/>
                                <a:ext cx="66832" cy="305155"/>
                              </a:xfrm>
                              <a:prstGeom prst="line">
                                <a:avLst/>
                              </a:prstGeom>
                              <a:noFill/>
                              <a:ln w="38100" cap="rnd">
                                <a:solidFill>
                                  <a:schemeClr val="accent1">
                                    <a:alpha val="25000"/>
                                  </a:schemeClr>
                                </a:solidFill>
                                <a:round/>
                              </a:ln>
                            </wps:spPr>
                            <wps:style>
                              <a:lnRef idx="2">
                                <a:schemeClr val="accent1">
                                  <a:shade val="50000"/>
                                </a:schemeClr>
                              </a:lnRef>
                              <a:fillRef idx="1">
                                <a:schemeClr val="accent1"/>
                              </a:fillRef>
                              <a:effectRef idx="0">
                                <a:schemeClr val="accent1"/>
                              </a:effectRef>
                              <a:fontRef idx="minor">
                                <a:schemeClr val="lt1"/>
                              </a:fontRef>
                            </wps:style>
                            <wps:bodyPr/>
                          </wps:wsp>
                        </wpg:grpSp>
                        <wps:wsp>
                          <wps:cNvPr id="268" name="Straight Connector 268"/>
                          <wps:cNvCnPr/>
                          <wps:spPr>
                            <a:xfrm flipV="1">
                              <a:off x="403219" y="1125449"/>
                              <a:ext cx="0" cy="23527"/>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269" name="Straight Connector 269"/>
                          <wps:cNvCnPr/>
                          <wps:spPr>
                            <a:xfrm rot="1800000" flipV="1">
                              <a:off x="523922" y="1159872"/>
                              <a:ext cx="0" cy="23527"/>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270" name="Straight Connector 270"/>
                          <wps:cNvCnPr/>
                          <wps:spPr>
                            <a:xfrm rot="3600000" flipV="1">
                              <a:off x="603652" y="1235323"/>
                              <a:ext cx="0" cy="23527"/>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271" name="Straight Connector 271"/>
                          <wps:cNvCnPr/>
                          <wps:spPr>
                            <a:xfrm rot="4800000" flipV="1">
                              <a:off x="639351" y="1334824"/>
                              <a:ext cx="0" cy="23527"/>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272" name="Straight Connector 272"/>
                          <wps:cNvCnPr/>
                          <wps:spPr>
                            <a:xfrm rot="19800000" flipH="1" flipV="1">
                              <a:off x="281790" y="1159872"/>
                              <a:ext cx="0" cy="23527"/>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273" name="Straight Connector 273"/>
                          <wps:cNvCnPr/>
                          <wps:spPr>
                            <a:xfrm rot="18000000" flipH="1" flipV="1">
                              <a:off x="202786" y="1235323"/>
                              <a:ext cx="0" cy="23527"/>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s:wsp>
                          <wps:cNvPr id="274" name="Straight Connector 274"/>
                          <wps:cNvCnPr/>
                          <wps:spPr>
                            <a:xfrm rot="16800000" flipH="1" flipV="1">
                              <a:off x="169782" y="1334824"/>
                              <a:ext cx="0" cy="23527"/>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g:grpSp>
                          <wpg:cNvPr id="275" name="Group 275"/>
                          <wpg:cNvGrpSpPr/>
                          <wpg:grpSpPr>
                            <a:xfrm rot="238747">
                              <a:off x="368947" y="1197038"/>
                              <a:ext cx="81171" cy="280221"/>
                              <a:chOff x="369511" y="1207208"/>
                              <a:chExt cx="131949" cy="455517"/>
                            </a:xfrm>
                          </wpg:grpSpPr>
                          <wps:wsp>
                            <wps:cNvPr id="276" name="Oval 276"/>
                            <wps:cNvSpPr/>
                            <wps:spPr>
                              <a:xfrm>
                                <a:off x="369511" y="1530776"/>
                                <a:ext cx="131949" cy="131949"/>
                              </a:xfrm>
                              <a:prstGeom prst="ellipse">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77" name="Straight Connector 277"/>
                            <wps:cNvCnPr/>
                            <wps:spPr>
                              <a:xfrm rot="21361253" flipH="1" flipV="1">
                                <a:off x="382098" y="1207208"/>
                                <a:ext cx="39792" cy="320042"/>
                              </a:xfrm>
                              <a:prstGeom prst="line">
                                <a:avLst/>
                              </a:prstGeom>
                              <a:noFill/>
                              <a:ln w="38100" cap="rnd">
                                <a:solidFill>
                                  <a:schemeClr val="accent1"/>
                                </a:solidFill>
                                <a:round/>
                              </a:ln>
                            </wps:spPr>
                            <wps:style>
                              <a:lnRef idx="2">
                                <a:schemeClr val="accent1">
                                  <a:shade val="50000"/>
                                </a:schemeClr>
                              </a:lnRef>
                              <a:fillRef idx="1">
                                <a:schemeClr val="accent1"/>
                              </a:fillRef>
                              <a:effectRef idx="0">
                                <a:schemeClr val="accent1"/>
                              </a:effectRef>
                              <a:fontRef idx="minor">
                                <a:schemeClr val="lt1"/>
                              </a:fontRef>
                            </wps:style>
                            <wps:bodyPr/>
                          </wps:wsp>
                        </wpg:grpSp>
                        <wps:wsp>
                          <wps:cNvPr id="278" name="Arc 278"/>
                          <wps:cNvSpPr/>
                          <wps:spPr>
                            <a:xfrm rot="20406234">
                              <a:off x="85870" y="1058364"/>
                              <a:ext cx="635606" cy="635604"/>
                            </a:xfrm>
                            <a:prstGeom prst="arc">
                              <a:avLst>
                                <a:gd name="adj1" fmla="val 16629132"/>
                                <a:gd name="adj2" fmla="val 17309058"/>
                              </a:avLst>
                            </a:prstGeom>
                            <a:noFill/>
                            <a:ln w="25400">
                              <a:solidFill>
                                <a:srgbClr val="00B050"/>
                              </a:solidFill>
                              <a:headEnd type="none" w="med" len="med"/>
                              <a:tailEnd type="triangle" w="sm" len="sm"/>
                            </a:ln>
                          </wps:spPr>
                          <wps:style>
                            <a:lnRef idx="1">
                              <a:schemeClr val="accent1"/>
                            </a:lnRef>
                            <a:fillRef idx="0">
                              <a:schemeClr val="accent1"/>
                            </a:fillRef>
                            <a:effectRef idx="0">
                              <a:schemeClr val="accent1"/>
                            </a:effectRef>
                            <a:fontRef idx="minor">
                              <a:schemeClr val="tx1"/>
                            </a:fontRef>
                          </wps:style>
                          <wps:bodyPr wrap="square" rtlCol="0" anchor="ctr">
                            <a:noAutofit/>
                          </wps:bodyPr>
                        </wps:wsp>
                        <wps:wsp>
                          <wps:cNvPr id="53600644" name="Arc 53600644"/>
                          <wps:cNvSpPr/>
                          <wps:spPr>
                            <a:xfrm rot="20416964">
                              <a:off x="85870" y="132037"/>
                              <a:ext cx="635606" cy="635604"/>
                            </a:xfrm>
                            <a:prstGeom prst="arc">
                              <a:avLst>
                                <a:gd name="adj1" fmla="val 16438578"/>
                                <a:gd name="adj2" fmla="val 17309058"/>
                              </a:avLst>
                            </a:prstGeom>
                            <a:noFill/>
                            <a:ln w="25400">
                              <a:solidFill>
                                <a:srgbClr val="00B050"/>
                              </a:solidFill>
                              <a:headEnd type="none" w="med" len="med"/>
                              <a:tailEnd type="triangle" w="sm" len="sm"/>
                            </a:ln>
                          </wps:spPr>
                          <wps:style>
                            <a:lnRef idx="1">
                              <a:schemeClr val="accent1"/>
                            </a:lnRef>
                            <a:fillRef idx="0">
                              <a:schemeClr val="accent1"/>
                            </a:fillRef>
                            <a:effectRef idx="0">
                              <a:schemeClr val="accent1"/>
                            </a:effectRef>
                            <a:fontRef idx="minor">
                              <a:schemeClr val="tx1"/>
                            </a:fontRef>
                          </wps:style>
                          <wps:bodyPr wrap="square" rtlCol="0" anchor="ctr">
                            <a:noAutofit/>
                          </wps:bodyPr>
                        </wps:wsp>
                      </wpg:grpSp>
                    </wpg:wgp>
                  </a:graphicData>
                </a:graphic>
                <wp14:sizeRelH relativeFrom="margin">
                  <wp14:pctWidth>0</wp14:pctWidth>
                </wp14:sizeRelH>
              </wp:anchor>
            </w:drawing>
          </mc:Choice>
          <mc:Fallback>
            <w:pict>
              <v:group w14:anchorId="7F5DC5C7" id="Group 283" o:spid="_x0000_s1035" style="position:absolute;margin-left:37.35pt;margin-top:-24.55pt;width:88.55pt;height:145.35pt;z-index:251657263;mso-position-horizontal:right;mso-position-horizontal-relative:page;mso-width-relative:margin" coordsize="11246,18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">
                <v:group id="Group 279" o:spid="_x0000_s1036" style="position:absolute;width:11246;height:18462" coordsize="11246,18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">
                  <v:group id="Group 6" o:spid="_x0000_s1037" style="position:absolute;width:11246;height:9105" coordorigin="" coordsize="11250,9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Group 42" o:spid="_x0000_s1038" style="position:absolute;width:9171;height:9106;flip:x" coordorigin="-51" coordsize="14984,14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">
                      <v:shape id="Round Same Side Corner Rectangle 5" o:spid="_x0000_s1039" style="position:absolute;left:-3439;top:3388;width:14877;height:8101;rotation:90;visibility:visible;mso-wrap-style:square;v-text-anchor:middle" coordsize="1487778,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" path="m,l1487778,r,l1487778,810260r,l,810260r,l,,,xe" fillcolor="#29c7ff" stroked="f" strokeweight=".85pt">
                        <v:path arrowok="t" o:connecttype="custom" o:connectlocs="0,0;1487778,0;1487778,0;1487778,810260;1487778,810260;0,810260;0,810260;0,0;0,0" o:connectangles="0,0,0,0,0,0,0,0,0"/>
                      </v:shape>
                      <v:oval id="Oval 44" o:spid="_x0000_s1040" style="position:absolute;left:1399;top:665;width:13533;height:1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" fillcolor="white [3212]" stroked="f" strokeweight=".85pt"/>
                    </v:group>
                    <v:roundrect id="Rounded Rectangle 196" o:spid="_x0000_s1041" style="position:absolute;left:5325;top:3181;width:9106;height:2744;rotation:-90;flip:x;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" fillcolor="#29c7ff" stroked="f" strokeweight=".85pt">
                      <v:textbox inset="0,0,0,0">
                        <w:txbxContent>
                          <w:p w14:paraId="084A6EF7" w14:textId="77777777" w:rsidR="00574037" w:rsidRPr="00034FB9" w:rsidRDefault="00574037" w:rsidP="005D5E86">
                            <w:pPr>
                              <w:bidi/>
                              <w:spacing w:after="0" w:line="240" w:lineRule="auto"/>
                              <w:jc w:val="center"/>
                              <w:rPr>
                                <w:rFonts w:asciiTheme="majorHAnsi" w:hAnsiTheme="majorHAnsi" w:cs="Calibri"/>
                                <w:b/>
                                <w:bCs/>
                                <w:color w:val="FFFFFF" w:themeColor="light1"/>
                                <w:kern w:val="24"/>
                              </w:rPr>
                            </w:pPr>
                            <w:r w:rsidRPr="00034FB9">
                              <w:rPr>
                                <w:rFonts w:asciiTheme="majorHAnsi" w:hAnsiTheme="majorHAnsi" w:cs="Calibri"/>
                                <w:b/>
                                <w:bCs/>
                                <w:color w:val="FFFFFF" w:themeColor="light1"/>
                                <w:kern w:val="24"/>
                              </w:rPr>
                              <w:t>Evaluation</w:t>
                            </w:r>
                          </w:p>
                        </w:txbxContent>
                      </v:textbox>
                    </v:roundrect>
                  </v:group>
                  <v:group id="Group 11" o:spid="_x0000_s1042" style="position:absolute;left:47;top:9096;width:11189;height:9366" coordorigin=",9106" coordsize="11189,9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group id="Group 47" o:spid="_x0000_s1043" style="position:absolute;top:9106;width:9139;height:9369;flip:x" coordorigin=",9106" coordsize="14932,1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">
                      <v:shape id="Round Same Side Corner Rectangle 215" o:spid="_x0000_s1044" style="position:absolute;left:-3603;top:12709;width:15307;height:8102;rotation:90;visibility:visible;mso-wrap-style:square;v-text-anchor:middle" coordsize="1530689,81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" path="m,l1530689,r,l1530689,810259r,l,810259r,l,,,xe" fillcolor="#8c8ef0" stroked="f" strokeweight=".85pt">
                        <v:path arrowok="t" o:connecttype="custom" o:connectlocs="0,0;1530689,0;1530689,0;1530689,810259;1530689,810259;0,810259;0,810259;0,0;0,0" o:connectangles="0,0,0,0,0,0,0,0,0"/>
                      </v:shape>
                      <v:oval id="Oval 49" o:spid="_x0000_s1045" style="position:absolute;left:1399;top:9986;width:13533;height:1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" fillcolor="white [3212]" stroked="f" strokeweight=".85pt"/>
                    </v:group>
                    <v:roundrect id="Rounded Rectangle 234" o:spid="_x0000_s1046" style="position:absolute;left:5124;top:12411;width:9369;height:2760;rotation:-90;flip:x;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" fillcolor="#8c8ef0" stroked="f" strokeweight=".85pt">
                      <v:textbox>
                        <w:txbxContent>
                          <w:p w14:paraId="2A8FAB56" w14:textId="77777777" w:rsidR="00574037" w:rsidRPr="00034FB9" w:rsidRDefault="00574037" w:rsidP="005D5E86">
                            <w:pPr>
                              <w:bidi/>
                              <w:spacing w:after="0" w:line="240" w:lineRule="auto"/>
                              <w:jc w:val="center"/>
                              <w:rPr>
                                <w:rFonts w:asciiTheme="majorHAnsi" w:hAnsiTheme="majorHAnsi" w:cs="Calibri"/>
                                <w:b/>
                                <w:bCs/>
                                <w:color w:val="FFFFFF" w:themeColor="light1"/>
                                <w:kern w:val="24"/>
                              </w:rPr>
                            </w:pPr>
                            <w:r w:rsidRPr="00034FB9">
                              <w:rPr>
                                <w:rFonts w:asciiTheme="majorHAnsi" w:hAnsiTheme="majorHAnsi" w:cs="Calibri"/>
                                <w:b/>
                                <w:bCs/>
                                <w:color w:val="FFFFFF" w:themeColor="light1"/>
                                <w:kern w:val="24"/>
                              </w:rPr>
                              <w:t>Outlook</w:t>
                            </w:r>
                          </w:p>
                        </w:txbxContent>
                      </v:textbox>
                    </v:roundrect>
                  </v:group>
                </v:group>
                <v:group id="Group 96" o:spid="_x0000_s1047" style="position:absolute;left:619;top:952;width:7150;height:7150" coordorigin="461,943" coordsize="11624,11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Block Arc 52" o:spid="_x0000_s1048" style="position:absolute;left:1684;top:2144;width:9178;height:8990;visibility:visible;mso-wrap-style:square;v-text-anchor:middle" coordsize="917751,899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" path="m,449354c62,286456,90081,136337,235296,56967v141406,-77288,313926,-75846,453965,3794c833149,142590,920550,294305,917684,457265l662445,452957c663766,381713,624096,315498,559081,280429,497964,247462,423355,246863,361665,278844,296121,312823,255301,378279,255272,449447l,449354xe" fillcolor="#00b050" stroked="f" strokeweight=".85pt">
                    <v:fill color2="red" rotate="t" angle="270" colors="0 #00b050;9830f #00b050;.5 yellow" focus="100%" type="gradient"/>
                    <v:path arrowok="t" o:connecttype="custom" o:connectlocs="0,449354;235296,56967;689261,60761;917684,457265;662445,452957;559081,280429;361665,278844;255272,449447;0,449354" o:connectangles="0,0,0,0,0,0,0,0,0"/>
                  </v:shape>
                  <v:oval id="Oval 53" o:spid="_x0000_s1049" style="position:absolute;left:461;top:943;width:11624;height:11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" filled="f" strokecolor="#1fbacf [3204]" strokeweight="3pt"/>
                  <v:shape id="Chord 54" o:spid="_x0000_s1050" style="position:absolute;left:1759;top:2241;width:9028;height:9029;visibility:visible;mso-wrap-style:square;v-text-anchor:middle" coordsize="902877,902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" path="m72346,696562c-49753,507732,-14264,257832,155580,110461v169844,-147371,422251,-147273,591981,229c917291,258192,952587,508119,830341,696855l72346,696562xe" filled="f" strokecolor="#1fbacf [3204]" strokeweight="3pt">
                    <v:path arrowok="t" o:connecttype="custom" o:connectlocs="72346,696562;155580,110461;747561,110690;830341,696855;72346,696562" o:connectangles="0,0,0,0,0"/>
                  </v:shape>
                  <v:group id="Group 55" o:spid="_x0000_s1051" style="position:absolute;left:5298;top:3850;width:2031;height:4516;rotation:854272fd" coordorigin="5282,3929" coordsize="2031,4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">
                    <v:oval id="Oval 56" o:spid="_x0000_s1052" style="position:absolute;left:5994;top:7126;width:1319;height:1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" filled="f" strokecolor="#1fbacf [3204]" strokeweight="3pt">
                      <v:stroke opacity="16448f"/>
                    </v:oval>
                    <v:line id="Straight Connector 57" o:spid="_x0000_s1053" style="position:absolute;rotation:-854272fd;flip:x y;visibility:visible;mso-wrap-style:square" from="5282,3929" to="6287,7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" strokecolor="#1fbacf [3204]" strokeweight="3pt">
                      <v:stroke opacity="16448f" endcap="round"/>
                    </v:line>
                  </v:group>
                  <v:line id="Straight Connector 58" o:spid="_x0000_s1054" style="position:absolute;flip:y;visibility:visible;mso-wrap-style:square" from="6273,2687" to="6273,3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" strokecolor="#1fbacf [3204]" strokeweight="3pt">
                    <v:stroke endcap="round"/>
                  </v:line>
                  <v:line id="Straight Connector 59" o:spid="_x0000_s1055" style="position:absolute;rotation:-30;flip:y;visibility:visible;mso-wrap-style:square" from="8235,3247" to="8235,3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" strokecolor="#1fbacf [3204]" strokeweight="3pt">
                    <v:stroke endcap="round"/>
                  </v:line>
                  <v:line id="Straight Connector 60" o:spid="_x0000_s1056" style="position:absolute;rotation:-60;flip:y;visibility:visible;mso-wrap-style:square" from="9531,4473" to="9531,4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" strokecolor="#1fbacf [3204]" strokeweight="3pt">
                    <v:stroke endcap="round"/>
                  </v:line>
                  <v:line id="Straight Connector 61" o:spid="_x0000_s1057" style="position:absolute;rotation:-80;flip:y;visibility:visible;mso-wrap-style:square" from="10112,6090" to="10112,6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" strokecolor="#1fbacf [3204]" strokeweight="3pt">
                    <v:stroke endcap="round"/>
                  </v:line>
                  <v:line id="Straight Connector 62" o:spid="_x0000_s1058" style="position:absolute;rotation:-30;flip:x y;visibility:visible;mso-wrap-style:square" from="4299,3247" to="4299,3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" strokecolor="#1fbacf [3204]" strokeweight="3pt">
                    <v:stroke endcap="round"/>
                  </v:line>
                  <v:line id="Straight Connector 63" o:spid="_x0000_s1059" style="position:absolute;rotation:-60;flip:x y;visibility:visible;mso-wrap-style:square" from="3015,4473" to="3015,4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" strokecolor="#1fbacf [3204]" strokeweight="3pt">
                    <v:stroke endcap="round"/>
                  </v:line>
                  <v:line id="Straight Connector 256" o:spid="_x0000_s1060" style="position:absolute;rotation:-80;flip:x y;visibility:visible;mso-wrap-style:square" from="2479,6090" to="2479,6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" strokecolor="#1fbacf [3204]" strokeweight="3pt">
                    <v:stroke endcap="round"/>
                  </v:line>
                  <v:group id="Group 257" o:spid="_x0000_s1061" style="position:absolute;left:5181;top:3560;width:1329;height:4915;rotation:-1005014fd" coordorigin="5251,3473" coordsize="1328,4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">
                    <v:oval id="Oval 258" o:spid="_x0000_s1062" style="position:absolute;left:5251;top:7068;width:1319;height:1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" filled="f" strokecolor="#1fbacf [3204]" strokeweight="3pt"/>
                    <v:line id="Straight Connector 259" o:spid="_x0000_s1063" style="position:absolute;rotation:1005014fd;flip:x y;visibility:visible;mso-wrap-style:square" from="6485,3473" to="6579,7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" strokecolor="#1fbacf [3204]" strokeweight="3pt">
                      <v:stroke endcap="round"/>
                    </v:line>
                  </v:group>
                </v:group>
                <v:group id="Group 114" o:spid="_x0000_s1064" style="position:absolute;left:619;top:1331;width:7150;height:16010" coordorigin="456,1320" coordsize="7150,1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">
                  <v:shape id="Block Arc 262" o:spid="_x0000_s1065" style="position:absolute;left:1209;top:10920;width:5646;height:5530;visibility:visible;mso-wrap-style:square;v-text-anchor:middle" coordsize="564574,55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" path="m,276430c38,176219,55415,83871,144747,35044v86989,-47545,193118,-46658,279266,2334c512528,87717,566295,181048,564532,281296l407517,278646v813,-43827,-23591,-84561,-63586,-106134c306333,152232,260437,151863,222487,171537v-40321,20903,-65432,61169,-65450,104950l,276430xe" fillcolor="#00b050" stroked="f" strokeweight=".85pt">
                    <v:fill color2="red" rotate="t" angle="270" colors="0 #00b050;9830f #00b050;.5 yellow" focus="100%" type="gradient"/>
                    <v:path arrowok="t" o:connecttype="custom" o:connectlocs="0,276430;144747,35044;424013,37378;564532,281296;407517,278646;343931,172512;222487,171537;157037,276487;0,276430" o:connectangles="0,0,0,0,0,0,0,0,0"/>
                  </v:shape>
                  <v:oval id="Oval 263" o:spid="_x0000_s1066" style="position:absolute;left:456;top:10181;width:7151;height:71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" filled="f" strokecolor="#1fbacf [3204]" strokeweight="3pt"/>
                  <v:shape id="Chord 264" o:spid="_x0000_s1067" style="position:absolute;left:1255;top:10980;width:5554;height:5554;visibility:visible;mso-wrap-style:square;v-text-anchor:middle" coordsize="555424,555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" path="m44505,428505c-30607,312342,-8775,158611,95708,67953v104483,-90658,259756,-90598,364169,141c564290,158833,586003,312581,510801,428685l44505,428505xe" filled="f" strokecolor="#1fbacf [3204]" strokeweight="3pt">
                    <v:path arrowok="t" o:connecttype="custom" o:connectlocs="44505,428505;95708,67953;459877,68094;510801,428685;44505,428505" o:connectangles="0,0,0,0,0"/>
                  </v:shape>
                  <v:group id="Group 265" o:spid="_x0000_s1068" style="position:absolute;left:3550;top:12149;width:1111;height:2612;rotation:854272fd" coordorigin="3478,12346" coordsize="1804,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">
                    <v:oval id="Oval 266" o:spid="_x0000_s1069" style="position:absolute;left:3963;top:15273;width:1320;height:1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" filled="f" strokecolor="#1fbacf [3204]" strokeweight="3pt">
                      <v:stroke opacity="16448f"/>
                    </v:oval>
                    <v:line id="Straight Connector 267" o:spid="_x0000_s1070" style="position:absolute;rotation:-854272fd;flip:x y;visibility:visible;mso-wrap-style:square" from="3478,12346" to="4147,15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" strokecolor="#1fbacf [3204]" strokeweight="3pt">
                      <v:stroke opacity="16448f" endcap="round"/>
                    </v:line>
                  </v:group>
                  <v:line id="Straight Connector 268" o:spid="_x0000_s1071" style="position:absolute;flip:y;visibility:visible;mso-wrap-style:square" from="4032,11254" to="4032,11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" strokecolor="#1fbacf [3204]" strokeweight="3pt">
                    <v:stroke endcap="round"/>
                  </v:line>
                  <v:line id="Straight Connector 269" o:spid="_x0000_s1072" style="position:absolute;rotation:-30;flip:y;visibility:visible;mso-wrap-style:square" from="5239,11598" to="5239,1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" strokecolor="#1fbacf [3204]" strokeweight="3pt">
                    <v:stroke endcap="round"/>
                  </v:line>
                  <v:line id="Straight Connector 270" o:spid="_x0000_s1073" style="position:absolute;rotation:-60;flip:y;visibility:visible;mso-wrap-style:square" from="6036,12352" to="6036,12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" strokecolor="#1fbacf [3204]" strokeweight="3pt">
                    <v:stroke endcap="round"/>
                  </v:line>
                  <v:line id="Straight Connector 271" o:spid="_x0000_s1074" style="position:absolute;rotation:-80;flip:y;visibility:visible;mso-wrap-style:square" from="6393,13347" to="6393,13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" strokecolor="#1fbacf [3204]" strokeweight="3pt">
                    <v:stroke endcap="round"/>
                  </v:line>
                  <v:line id="Straight Connector 272" o:spid="_x0000_s1075" style="position:absolute;rotation:-30;flip:x y;visibility:visible;mso-wrap-style:square" from="2817,11598" to="2817,11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" strokecolor="#1fbacf [3204]" strokeweight="3pt">
                    <v:stroke endcap="round"/>
                  </v:line>
                  <v:line id="Straight Connector 273" o:spid="_x0000_s1076" style="position:absolute;rotation:-60;flip:x y;visibility:visible;mso-wrap-style:square" from="2028,12352" to="2028,12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" strokecolor="#1fbacf [3204]" strokeweight="3pt">
                    <v:stroke endcap="round"/>
                  </v:line>
                  <v:line id="Straight Connector 274" o:spid="_x0000_s1077" style="position:absolute;rotation:-80;flip:x y;visibility:visible;mso-wrap-style:square" from="1698,13347" to="1698,135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" strokecolor="#1fbacf [3204]" strokeweight="3pt">
                    <v:stroke endcap="round"/>
                  </v:line>
                  <v:group id="Group 275" o:spid="_x0000_s1078" style="position:absolute;left:3689;top:11970;width:812;height:2802;rotation:260775fd" coordorigin="3695,12072" coordsize="1319,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">
                    <v:oval id="Oval 276" o:spid="_x0000_s1079" style="position:absolute;left:3695;top:15307;width:1319;height:1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" filled="f" strokecolor="#1fbacf [3204]" strokeweight="3pt"/>
                    <v:line id="Straight Connector 277" o:spid="_x0000_s1080" style="position:absolute;rotation:-260775fd;flip:x y;visibility:visible;mso-wrap-style:square" from="3820,12072" to="4218,15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" strokecolor="#1fbacf [3204]" strokeweight="3pt">
                      <v:stroke endcap="round"/>
                    </v:line>
                  </v:group>
                  <v:shape id="Arc 278" o:spid="_x0000_s1081" style="position:absolute;left:858;top:10583;width:6356;height:6356;rotation:-1303911fd;visibility:visible;mso-wrap-style:square;v-text-anchor:middle" coordsize="635606,63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" path="m357371,2473nsc378177,5084,398673,9747,418560,16395l317803,317802,357371,2473xem357371,2473nfc378177,5084,398673,9747,418560,16395e" filled="f" strokecolor="#00b050" strokeweight="2pt">
                    <v:stroke endarrow="block" endarrowwidth="narrow" endarrowlength="short"/>
                    <v:path arrowok="t" o:connecttype="custom" o:connectlocs="357371,2473;418560,16395" o:connectangles="0,0"/>
                  </v:shape>
                  <v:shape id="Arc 53600644" o:spid="_x0000_s1082" style="position:absolute;left:858;top:1320;width:6356;height:6356;rotation:-1292191fd;visibility:visible;mso-wrap-style:square;v-text-anchor:middle" coordsize="635606,63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" path="m339841,765nsc366636,2628,393087,7879,418561,16395l317803,317802,339841,765xem339841,765nfc366636,2628,393087,7879,418561,16395e" filled="f" strokecolor="#00b050" strokeweight="2pt">
                    <v:stroke endarrow="block" endarrowwidth="narrow" endarrowlength="short"/>
                    <v:path arrowok="t" o:connecttype="custom" o:connectlocs="339841,765;418561,16395" o:connectangles="0,0"/>
                  </v:shape>
                </v:group>
                <w10:wrap anchorx="page"/>
              </v:group>
            </w:pict>
          </mc:Fallback>
        </mc:AlternateContent>
      </w:r>
      <w:r w:rsidRPr="009B7780">
        <w:drawing>
          <wp:anchor distT="0" distB="0" distL="114300" distR="114300" simplePos="0" relativeHeight="251657264" behindDoc="1" locked="0" layoutInCell="1" allowOverlap="1" wp14:anchorId="090DA65B" wp14:editId="57176C2B">
            <wp:simplePos x="0" y="0"/>
            <wp:positionH relativeFrom="page">
              <wp:align>left</wp:align>
            </wp:positionH>
            <wp:positionV relativeFrom="paragraph">
              <wp:posOffset>-457200</wp:posOffset>
            </wp:positionV>
            <wp:extent cx="7193915" cy="10010775"/>
            <wp:effectExtent l="0" t="0" r="6985" b="952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915" cy="10010775"/>
                    </a:xfrm>
                    <a:prstGeom prst="rect">
                      <a:avLst/>
                    </a:prstGeom>
                    <a:noFill/>
                  </pic:spPr>
                </pic:pic>
              </a:graphicData>
            </a:graphic>
            <wp14:sizeRelH relativeFrom="margin">
              <wp14:pctWidth>0</wp14:pctWidth>
            </wp14:sizeRelH>
            <wp14:sizeRelV relativeFrom="margin">
              <wp14:pctHeight>0</wp14:pctHeight>
            </wp14:sizeRelV>
          </wp:anchor>
        </w:drawing>
      </w:r>
      <w:r w:rsidRPr="009B7780">
        <w:rPr>
          <w:lang w:val="en-GB"/>
        </w:rPr>
        <w:t>Business Barometer Index (BBI)</w:t>
      </w:r>
      <w:bookmarkEnd w:id="752"/>
      <w:r w:rsidRPr="009B7780">
        <w:rPr>
          <w:color w:val="FF0000"/>
          <w:lang w:val="en-GB"/>
        </w:rPr>
        <w:t xml:space="preserve"> </w:t>
      </w:r>
    </w:p>
    <w:p w14:paraId="2DE5F9D0" w14:textId="60368E5B" w:rsidR="005D5E86" w:rsidRPr="00C242AB" w:rsidRDefault="005D5E86" w:rsidP="005D5E86">
      <w:pPr>
        <w:pStyle w:val="BB2023Title1"/>
        <w:spacing w:line="240" w:lineRule="auto"/>
        <w:ind w:left="0" w:right="1106"/>
        <w:rPr>
          <w:lang w:val="en-GB"/>
        </w:rPr>
      </w:pPr>
      <w:bookmarkStart w:id="753" w:name="_Toc185274947"/>
      <w:bookmarkStart w:id="754" w:name="_Toc202719023"/>
      <w:r w:rsidRPr="00C242AB">
        <w:rPr>
          <w:lang w:val="en-GB"/>
        </w:rPr>
        <w:t xml:space="preserve">I. </w:t>
      </w:r>
      <w:r w:rsidR="00E26448" w:rsidRPr="00E26448">
        <w:rPr>
          <w:lang w:val="en-GB"/>
        </w:rPr>
        <w:t>Performance evaluation and expectations according to the overall index</w:t>
      </w:r>
      <w:bookmarkEnd w:id="753"/>
      <w:bookmarkEnd w:id="754"/>
    </w:p>
    <w:p w14:paraId="60967383" w14:textId="2420AC7D" w:rsidR="00344D4D" w:rsidRPr="002D520C" w:rsidRDefault="00E00A47" w:rsidP="005D5E86">
      <w:pPr>
        <w:pStyle w:val="BB2023Body"/>
        <w:spacing w:before="120" w:line="276" w:lineRule="auto"/>
        <w:ind w:left="0" w:right="1354"/>
        <w:rPr>
          <w:rFonts w:asciiTheme="majorHAnsi" w:hAnsiTheme="majorHAnsi"/>
          <w:spacing w:val="-2"/>
        </w:rPr>
      </w:pPr>
      <w:bookmarkStart w:id="755" w:name="_Toc113942157"/>
      <w:ins w:id="756" w:author="Mohamed Abdel-Hakam" w:date="2025-09-29T18:37:00Z">
        <w:r w:rsidRPr="00E00A47">
          <w:rPr>
            <w:rFonts w:asciiTheme="majorHAnsi" w:hAnsiTheme="majorHAnsi"/>
            <w:spacing w:val="-2"/>
          </w:rPr>
          <w:t xml:space="preserve">The business performance index continued to surpass the neutral level during the quarter under study, with varying performance across sectors. </w:t>
        </w:r>
      </w:ins>
      <w:del w:id="757" w:author="Mohamed Abdel-Hakam" w:date="2025-09-29T18:37:00Z">
        <w:r w:rsidR="00344D4D" w:rsidRPr="00344D4D" w:rsidDel="00E00A47">
          <w:rPr>
            <w:rFonts w:asciiTheme="majorHAnsi" w:hAnsiTheme="majorHAnsi"/>
            <w:spacing w:val="-2"/>
          </w:rPr>
          <w:delText xml:space="preserve">The business </w:delText>
        </w:r>
        <w:r w:rsidR="00C77D12" w:rsidDel="00E00A47">
          <w:rPr>
            <w:rFonts w:asciiTheme="majorHAnsi" w:hAnsiTheme="majorHAnsi"/>
            <w:spacing w:val="-2"/>
          </w:rPr>
          <w:delText>Barometer</w:delText>
        </w:r>
        <w:r w:rsidR="00C77D12" w:rsidRPr="00344D4D" w:rsidDel="00E00A47">
          <w:rPr>
            <w:rFonts w:asciiTheme="majorHAnsi" w:hAnsiTheme="majorHAnsi"/>
            <w:spacing w:val="-2"/>
          </w:rPr>
          <w:delText xml:space="preserve"> </w:delText>
        </w:r>
        <w:r w:rsidR="00C77D12" w:rsidDel="00E00A47">
          <w:rPr>
            <w:rFonts w:asciiTheme="majorHAnsi" w:hAnsiTheme="majorHAnsi"/>
            <w:spacing w:val="-2"/>
          </w:rPr>
          <w:delText>I</w:delText>
        </w:r>
        <w:r w:rsidR="00344D4D" w:rsidRPr="00344D4D" w:rsidDel="00E00A47">
          <w:rPr>
            <w:rFonts w:asciiTheme="majorHAnsi" w:hAnsiTheme="majorHAnsi"/>
            <w:spacing w:val="-2"/>
          </w:rPr>
          <w:delText>ndex (</w:delText>
        </w:r>
        <w:r w:rsidR="00C77D12" w:rsidRPr="00344D4D" w:rsidDel="00E00A47">
          <w:rPr>
            <w:rFonts w:asciiTheme="majorHAnsi" w:hAnsiTheme="majorHAnsi"/>
            <w:spacing w:val="-2"/>
          </w:rPr>
          <w:delText>B</w:delText>
        </w:r>
        <w:r w:rsidR="00C77D12" w:rsidDel="00E00A47">
          <w:rPr>
            <w:rFonts w:asciiTheme="majorHAnsi" w:hAnsiTheme="majorHAnsi"/>
            <w:spacing w:val="-2"/>
          </w:rPr>
          <w:delText>B</w:delText>
        </w:r>
        <w:r w:rsidR="00C77D12" w:rsidRPr="00344D4D" w:rsidDel="00E00A47">
          <w:rPr>
            <w:rFonts w:asciiTheme="majorHAnsi" w:hAnsiTheme="majorHAnsi"/>
            <w:spacing w:val="-2"/>
          </w:rPr>
          <w:delText>I</w:delText>
        </w:r>
        <w:r w:rsidR="00344D4D" w:rsidRPr="00344D4D" w:rsidDel="00E00A47">
          <w:rPr>
            <w:rFonts w:asciiTheme="majorHAnsi" w:hAnsiTheme="majorHAnsi"/>
            <w:spacing w:val="-2"/>
          </w:rPr>
          <w:delText>) rose during the quarter under study, with performance varying across sectors and different sizes of firms.</w:delText>
        </w:r>
      </w:del>
    </w:p>
    <w:p w14:paraId="2FC413BF" w14:textId="6D4C36E6" w:rsidR="005E1759" w:rsidRPr="000A76AE" w:rsidRDefault="005E1759" w:rsidP="005D5E86">
      <w:pPr>
        <w:pStyle w:val="BB2023Body"/>
        <w:ind w:left="0"/>
        <w:rPr>
          <w:rFonts w:asciiTheme="majorHAnsi" w:hAnsiTheme="majorHAnsi"/>
          <w:i/>
          <w:iCs/>
          <w:color w:val="1FBACF" w:themeColor="accent1"/>
        </w:rPr>
      </w:pPr>
      <w:r w:rsidRPr="005E1759">
        <w:rPr>
          <w:rFonts w:asciiTheme="majorHAnsi" w:hAnsiTheme="majorHAnsi"/>
          <w:i/>
          <w:iCs/>
          <w:color w:val="1FBACF" w:themeColor="accent1"/>
        </w:rPr>
        <w:t>1-1</w:t>
      </w:r>
      <w:r w:rsidR="00DB1E9B">
        <w:rPr>
          <w:rFonts w:asciiTheme="majorHAnsi" w:hAnsiTheme="majorHAnsi"/>
          <w:i/>
          <w:iCs/>
          <w:color w:val="1FBACF" w:themeColor="accent1"/>
        </w:rPr>
        <w:t xml:space="preserve"> </w:t>
      </w:r>
      <w:r w:rsidRPr="005E1759">
        <w:rPr>
          <w:rFonts w:asciiTheme="majorHAnsi" w:hAnsiTheme="majorHAnsi"/>
          <w:i/>
          <w:iCs/>
          <w:color w:val="1FBACF" w:themeColor="accent1"/>
        </w:rPr>
        <w:t xml:space="preserve">Overall index </w:t>
      </w:r>
      <w:bookmarkEnd w:id="755"/>
    </w:p>
    <w:p w14:paraId="57D7A163" w14:textId="77777777" w:rsidR="00E00A47" w:rsidRDefault="00E00A47">
      <w:pPr>
        <w:pStyle w:val="BB2023Body"/>
        <w:ind w:left="0"/>
        <w:rPr>
          <w:ins w:id="758" w:author="Mohamed Abdel-Hakam" w:date="2025-09-29T18:38:00Z"/>
        </w:rPr>
        <w:pPrChange w:id="759" w:author="Mohamed Abdel-Hakam" w:date="2025-09-29T18:38:00Z">
          <w:pPr>
            <w:pStyle w:val="BB2023Body"/>
          </w:pPr>
        </w:pPrChange>
      </w:pPr>
      <w:ins w:id="760" w:author="Mohamed Abdel-Hakam" w:date="2025-09-29T18:38:00Z">
        <w:r>
          <w:t xml:space="preserve">The Business Performance Index for the quarter under study (April - June 2025) exceeded the neutral level by one point, as most indices surpassed this threshold, reflecting stable performance in the previous quarter. Compared to the previous quarter, the business performance index declined by about 7 points due to a sharp decline in the wage index following a significant jump during the previous quarter, as well as a decline in the production, sales, and capacity utilization indices, albeit still above the neutral level (Figure 1-1). </w:t>
        </w:r>
      </w:ins>
    </w:p>
    <w:p w14:paraId="67F0251E" w14:textId="79990315" w:rsidR="002E2F4C" w:rsidDel="00E00A47" w:rsidRDefault="00E00A47" w:rsidP="00E00A47">
      <w:pPr>
        <w:pStyle w:val="BB2023Body"/>
        <w:spacing w:line="276" w:lineRule="auto"/>
        <w:ind w:left="0"/>
        <w:rPr>
          <w:del w:id="761" w:author="Mohamed Abdel-Hakam" w:date="2025-09-29T18:38:00Z"/>
        </w:rPr>
      </w:pPr>
      <w:ins w:id="762" w:author="Mohamed Abdel-Hakam" w:date="2025-09-29T18:38:00Z">
        <w:r>
          <w:t xml:space="preserve">The performance expectations index for the quarter July-September 2025 also recorded higher values than neutral by 4 points, one point less than the previous quarter, and two points higher than the corresponding quarter. This is attributed to expectations of an increase in all indices above the neutral level due to current stable performance, with the exception of the tourism, communications, and financial services sectors, whose sub-indices are expected to rise during the upcoming quarter (Figure 1-2). </w:t>
        </w:r>
      </w:ins>
      <w:del w:id="763" w:author="Mohamed Abdel-Hakam" w:date="2025-09-29T18:38:00Z">
        <w:r w:rsidR="002E2F4C" w:rsidDel="00E00A47">
          <w:delText xml:space="preserve">The business performance index for the quarter under study (January-March 2025) continued to rise, exceeding the </w:delText>
        </w:r>
        <w:r w:rsidR="002E2F4C" w:rsidRPr="002E2F4C" w:rsidDel="00E00A47">
          <w:rPr>
            <w:b/>
            <w:bCs/>
          </w:rPr>
          <w:delText>neutral level</w:delText>
        </w:r>
        <w:r w:rsidR="002E2F4C" w:rsidDel="00E00A47">
          <w:delText xml:space="preserve"> by 8 points, achieving better values than the previous and corresponding quarters. This performance reflects the fact that most indicators exceeded the neutral level, especially the wage index </w:delText>
        </w:r>
        <w:r w:rsidR="002E2F4C" w:rsidRPr="002E2F4C" w:rsidDel="00E00A47">
          <w:rPr>
            <w:b/>
            <w:bCs/>
          </w:rPr>
          <w:delText>for all sectors, followed by improved indices of production, domestic sales, and capacity utilization for all firms</w:delText>
        </w:r>
        <w:r w:rsidR="002E2F4C" w:rsidDel="00E00A47">
          <w:delText xml:space="preserve"> and sectors, except for construction. This was driven by the recovery in seasonal demand coinciding with the start of the holy month of Ramadan and the holidays (Figure 1-1). </w:delText>
        </w:r>
      </w:del>
    </w:p>
    <w:p w14:paraId="26A0DEAA" w14:textId="1330F299" w:rsidR="003E5121" w:rsidRDefault="002E2F4C" w:rsidP="002E2F4C">
      <w:pPr>
        <w:pStyle w:val="BB2023Body"/>
        <w:spacing w:line="276" w:lineRule="auto"/>
        <w:ind w:left="0"/>
      </w:pPr>
      <w:del w:id="764" w:author="Mohamed Abdel-Hakam" w:date="2025-09-29T18:38:00Z">
        <w:r w:rsidDel="00E00A47">
          <w:delText xml:space="preserve">The performance expectations index for the quarter April-June 2025 also recorded higher values than the </w:delText>
        </w:r>
        <w:r w:rsidRPr="002E2F4C" w:rsidDel="00E00A47">
          <w:rPr>
            <w:b/>
            <w:bCs/>
          </w:rPr>
          <w:delText>neutral level</w:delText>
        </w:r>
        <w:r w:rsidDel="00E00A47">
          <w:delText xml:space="preserve"> by 5 points, and less than the previous and corresponding quarters by 2 points. This is attributed to expectations of an increase in all sub-indices for </w:delText>
        </w:r>
        <w:r w:rsidRPr="002E2F4C" w:rsidDel="00E00A47">
          <w:rPr>
            <w:b/>
            <w:bCs/>
          </w:rPr>
          <w:delText>all firms and sectors above the neutral level, reflecting</w:delText>
        </w:r>
        <w:r w:rsidDel="00E00A47">
          <w:delText xml:space="preserve"> the expected stability in most sub-indices except for </w:delText>
        </w:r>
        <w:r w:rsidRPr="002E2F4C" w:rsidDel="00E00A47">
          <w:rPr>
            <w:b/>
            <w:bCs/>
          </w:rPr>
          <w:delText>construction, transportation and financial services</w:delText>
        </w:r>
        <w:r w:rsidDel="00E00A47">
          <w:delText>, which are anticipated to witness an increase during the upcoming quarter (Figure 1-2).</w:delText>
        </w:r>
        <w:r w:rsidR="00537CB5" w:rsidRPr="00537CB5" w:rsidDel="00E00A47">
          <w:rPr>
            <w:noProof/>
          </w:rPr>
          <w:delText xml:space="preserve"> </w:delText>
        </w:r>
        <w:r w:rsidDel="00E00A47">
          <w:delText xml:space="preserve"> </w:delText>
        </w:r>
      </w:del>
      <w:r w:rsidR="00270879" w:rsidRPr="00270879">
        <w:rPr>
          <w:rFonts w:ascii="Almarai" w:hAnsi="Almarai" w:cs="Almarai"/>
          <w:noProof/>
        </w:rPr>
        <w:t xml:space="preserve"> </w:t>
      </w:r>
    </w:p>
    <w:tbl>
      <w:tblPr>
        <w:tblStyle w:val="TableGrid"/>
        <w:tblpPr w:leftFromText="180" w:rightFromText="180" w:vertAnchor="text" w:horzAnchor="margin" w:tblpXSpec="right" w:tblpY="281"/>
        <w:tblW w:w="88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Change w:id="765" w:author="WTORKY" w:date="2025-10-01T21:41:00Z" w16du:dateUtc="2025-10-01T18:41:00Z">
          <w:tblPr>
            <w:tblStyle w:val="TableGrid"/>
            <w:tblpPr w:leftFromText="180" w:rightFromText="180" w:vertAnchor="text" w:horzAnchor="margin" w:tblpXSpec="right" w:tblpY="281"/>
            <w:tblW w:w="8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PrChange>
      </w:tblPr>
      <w:tblGrid>
        <w:gridCol w:w="274"/>
        <w:gridCol w:w="7"/>
        <w:gridCol w:w="11"/>
        <w:gridCol w:w="273"/>
        <w:gridCol w:w="12"/>
        <w:gridCol w:w="274"/>
        <w:gridCol w:w="13"/>
        <w:gridCol w:w="306"/>
        <w:gridCol w:w="258"/>
        <w:gridCol w:w="10"/>
        <w:gridCol w:w="279"/>
        <w:gridCol w:w="8"/>
        <w:gridCol w:w="287"/>
        <w:gridCol w:w="287"/>
        <w:gridCol w:w="297"/>
        <w:gridCol w:w="287"/>
        <w:gridCol w:w="287"/>
        <w:gridCol w:w="287"/>
        <w:gridCol w:w="287"/>
        <w:gridCol w:w="287"/>
        <w:gridCol w:w="287"/>
        <w:gridCol w:w="287"/>
        <w:gridCol w:w="287"/>
        <w:gridCol w:w="289"/>
        <w:gridCol w:w="290"/>
        <w:gridCol w:w="288"/>
        <w:gridCol w:w="287"/>
        <w:gridCol w:w="287"/>
        <w:gridCol w:w="291"/>
        <w:gridCol w:w="295"/>
        <w:gridCol w:w="15"/>
        <w:gridCol w:w="272"/>
        <w:gridCol w:w="287"/>
        <w:gridCol w:w="278"/>
        <w:gridCol w:w="278"/>
        <w:gridCol w:w="278"/>
        <w:gridCol w:w="278"/>
        <w:gridCol w:w="278"/>
        <w:tblGridChange w:id="766">
          <w:tblGrid>
            <w:gridCol w:w="274"/>
            <w:gridCol w:w="7"/>
            <w:gridCol w:w="11"/>
            <w:gridCol w:w="273"/>
            <w:gridCol w:w="12"/>
            <w:gridCol w:w="274"/>
            <w:gridCol w:w="13"/>
            <w:gridCol w:w="306"/>
            <w:gridCol w:w="258"/>
            <w:gridCol w:w="10"/>
            <w:gridCol w:w="279"/>
            <w:gridCol w:w="8"/>
            <w:gridCol w:w="287"/>
            <w:gridCol w:w="287"/>
            <w:gridCol w:w="297"/>
            <w:gridCol w:w="287"/>
            <w:gridCol w:w="287"/>
            <w:gridCol w:w="287"/>
            <w:gridCol w:w="287"/>
            <w:gridCol w:w="287"/>
            <w:gridCol w:w="287"/>
            <w:gridCol w:w="287"/>
            <w:gridCol w:w="287"/>
            <w:gridCol w:w="289"/>
            <w:gridCol w:w="290"/>
            <w:gridCol w:w="288"/>
            <w:gridCol w:w="287"/>
            <w:gridCol w:w="287"/>
            <w:gridCol w:w="291"/>
            <w:gridCol w:w="295"/>
            <w:gridCol w:w="15"/>
            <w:gridCol w:w="272"/>
            <w:gridCol w:w="287"/>
            <w:gridCol w:w="278"/>
            <w:gridCol w:w="278"/>
            <w:gridCol w:w="278"/>
            <w:gridCol w:w="278"/>
            <w:gridCol w:w="278"/>
          </w:tblGrid>
        </w:tblGridChange>
      </w:tblGrid>
      <w:tr w:rsidR="003C2B83" w14:paraId="1F209E20" w14:textId="5570B235" w:rsidTr="003C2B83">
        <w:trPr>
          <w:cantSplit/>
          <w:trHeight w:val="2016"/>
          <w:trPrChange w:id="767" w:author="WTORKY" w:date="2025-10-01T21:41:00Z" w16du:dateUtc="2025-10-01T18:41:00Z">
            <w:trPr>
              <w:cantSplit/>
              <w:trHeight w:val="2016"/>
            </w:trPr>
          </w:trPrChange>
        </w:trPr>
        <w:tc>
          <w:tcPr>
            <w:tcW w:w="281" w:type="dxa"/>
            <w:gridSpan w:val="2"/>
            <w:tcBorders>
              <w:bottom w:val="single" w:sz="4" w:space="0" w:color="BFBFBF" w:themeColor="background1" w:themeShade="BF"/>
            </w:tcBorders>
            <w:textDirection w:val="btLr"/>
            <w:vAlign w:val="center"/>
            <w:tcPrChange w:id="768" w:author="WTORKY" w:date="2025-10-01T21:41:00Z" w16du:dateUtc="2025-10-01T18:41:00Z">
              <w:tcPr>
                <w:tcW w:w="281" w:type="dxa"/>
                <w:gridSpan w:val="2"/>
                <w:tcBorders>
                  <w:bottom w:val="single" w:sz="4" w:space="0" w:color="BFBFBF" w:themeColor="background1" w:themeShade="BF"/>
                </w:tcBorders>
                <w:textDirection w:val="btLr"/>
                <w:vAlign w:val="center"/>
              </w:tcPr>
            </w:tcPrChange>
          </w:tcPr>
          <w:p w14:paraId="12B5E82A"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4" w:type="dxa"/>
            <w:gridSpan w:val="2"/>
            <w:tcBorders>
              <w:bottom w:val="single" w:sz="4" w:space="0" w:color="BFBFBF" w:themeColor="background1" w:themeShade="BF"/>
            </w:tcBorders>
            <w:shd w:val="clear" w:color="auto" w:fill="F2F2F2" w:themeFill="background1" w:themeFillShade="F2"/>
            <w:textDirection w:val="btLr"/>
            <w:vAlign w:val="center"/>
            <w:tcPrChange w:id="769" w:author="WTORKY" w:date="2025-10-01T21:41:00Z" w16du:dateUtc="2025-10-01T18:41:00Z">
              <w:tcPr>
                <w:tcW w:w="284" w:type="dxa"/>
                <w:gridSpan w:val="2"/>
                <w:tcBorders>
                  <w:bottom w:val="single" w:sz="4" w:space="0" w:color="BFBFBF" w:themeColor="background1" w:themeShade="BF"/>
                </w:tcBorders>
                <w:shd w:val="clear" w:color="auto" w:fill="F2F2F2" w:themeFill="background1" w:themeFillShade="F2"/>
                <w:textDirection w:val="btLr"/>
                <w:vAlign w:val="center"/>
              </w:tcPr>
            </w:tcPrChange>
          </w:tcPr>
          <w:p w14:paraId="67983EF0" w14:textId="70EFF6C0"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6" w:type="dxa"/>
            <w:gridSpan w:val="2"/>
            <w:tcBorders>
              <w:bottom w:val="single" w:sz="4" w:space="0" w:color="BFBFBF" w:themeColor="background1" w:themeShade="BF"/>
            </w:tcBorders>
            <w:textDirection w:val="btLr"/>
            <w:vAlign w:val="center"/>
            <w:tcPrChange w:id="770" w:author="WTORKY" w:date="2025-10-01T21:41:00Z" w16du:dateUtc="2025-10-01T18:41:00Z">
              <w:tcPr>
                <w:tcW w:w="286" w:type="dxa"/>
                <w:gridSpan w:val="2"/>
                <w:tcBorders>
                  <w:bottom w:val="single" w:sz="4" w:space="0" w:color="BFBFBF" w:themeColor="background1" w:themeShade="BF"/>
                </w:tcBorders>
                <w:textDirection w:val="btLr"/>
                <w:vAlign w:val="center"/>
              </w:tcPr>
            </w:tcPrChange>
          </w:tcPr>
          <w:p w14:paraId="56B3796B" w14:textId="6F2766F3"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319" w:type="dxa"/>
            <w:gridSpan w:val="2"/>
            <w:tcBorders>
              <w:bottom w:val="single" w:sz="4" w:space="0" w:color="BFBFBF" w:themeColor="background1" w:themeShade="BF"/>
            </w:tcBorders>
            <w:shd w:val="clear" w:color="auto" w:fill="F2F2F2" w:themeFill="background1" w:themeFillShade="F2"/>
            <w:textDirection w:val="btLr"/>
            <w:vAlign w:val="center"/>
            <w:tcPrChange w:id="771" w:author="WTORKY" w:date="2025-10-01T21:41:00Z" w16du:dateUtc="2025-10-01T18:41:00Z">
              <w:tcPr>
                <w:tcW w:w="319" w:type="dxa"/>
                <w:gridSpan w:val="2"/>
                <w:tcBorders>
                  <w:bottom w:val="single" w:sz="4" w:space="0" w:color="BFBFBF" w:themeColor="background1" w:themeShade="BF"/>
                </w:tcBorders>
                <w:shd w:val="clear" w:color="auto" w:fill="F2F2F2" w:themeFill="background1" w:themeFillShade="F2"/>
                <w:textDirection w:val="btLr"/>
                <w:vAlign w:val="center"/>
              </w:tcPr>
            </w:tcPrChange>
          </w:tcPr>
          <w:p w14:paraId="3E45DDDB" w14:textId="12B00A72"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58" w:type="dxa"/>
            <w:tcBorders>
              <w:bottom w:val="single" w:sz="4" w:space="0" w:color="BFBFBF" w:themeColor="background1" w:themeShade="BF"/>
            </w:tcBorders>
            <w:textDirection w:val="btLr"/>
            <w:vAlign w:val="center"/>
            <w:tcPrChange w:id="772" w:author="WTORKY" w:date="2025-10-01T21:41:00Z" w16du:dateUtc="2025-10-01T18:41:00Z">
              <w:tcPr>
                <w:tcW w:w="258" w:type="dxa"/>
                <w:tcBorders>
                  <w:bottom w:val="single" w:sz="4" w:space="0" w:color="BFBFBF" w:themeColor="background1" w:themeShade="BF"/>
                </w:tcBorders>
                <w:textDirection w:val="btLr"/>
                <w:vAlign w:val="center"/>
              </w:tcPr>
            </w:tcPrChange>
          </w:tcPr>
          <w:p w14:paraId="195CE830" w14:textId="7CE89917" w:rsidR="003C2B83" w:rsidRPr="002F042C" w:rsidRDefault="00104AE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ins w:id="773" w:author="WTORKY" w:date="2025-10-01T21:39:00Z" w16du:dateUtc="2025-10-01T18:39:00Z">
              <w:r>
                <w:rPr>
                  <w:noProof/>
                </w:rPr>
                <w:drawing>
                  <wp:anchor distT="0" distB="0" distL="114300" distR="114300" simplePos="0" relativeHeight="252076184" behindDoc="0" locked="0" layoutInCell="1" allowOverlap="1" wp14:anchorId="2BD2EF66" wp14:editId="671C9BFF">
                    <wp:simplePos x="0" y="0"/>
                    <wp:positionH relativeFrom="column">
                      <wp:posOffset>-216069</wp:posOffset>
                    </wp:positionH>
                    <wp:positionV relativeFrom="paragraph">
                      <wp:posOffset>-877254</wp:posOffset>
                    </wp:positionV>
                    <wp:extent cx="4959350" cy="871686"/>
                    <wp:effectExtent l="0" t="0" r="0" b="0"/>
                    <wp:wrapNone/>
                    <wp:docPr id="523275527"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ins>
          </w:p>
        </w:tc>
        <w:tc>
          <w:tcPr>
            <w:tcW w:w="289" w:type="dxa"/>
            <w:gridSpan w:val="2"/>
            <w:tcBorders>
              <w:bottom w:val="single" w:sz="4" w:space="0" w:color="BFBFBF" w:themeColor="background1" w:themeShade="BF"/>
            </w:tcBorders>
            <w:shd w:val="clear" w:color="auto" w:fill="F2F2F2" w:themeFill="background1" w:themeFillShade="F2"/>
            <w:textDirection w:val="btLr"/>
            <w:vAlign w:val="center"/>
            <w:tcPrChange w:id="774" w:author="WTORKY" w:date="2025-10-01T21:41:00Z" w16du:dateUtc="2025-10-01T18:41:00Z">
              <w:tcPr>
                <w:tcW w:w="289" w:type="dxa"/>
                <w:gridSpan w:val="2"/>
                <w:tcBorders>
                  <w:bottom w:val="single" w:sz="4" w:space="0" w:color="BFBFBF" w:themeColor="background1" w:themeShade="BF"/>
                </w:tcBorders>
                <w:shd w:val="clear" w:color="auto" w:fill="F2F2F2" w:themeFill="background1" w:themeFillShade="F2"/>
                <w:textDirection w:val="btLr"/>
                <w:vAlign w:val="center"/>
              </w:tcPr>
            </w:tcPrChange>
          </w:tcPr>
          <w:p w14:paraId="1C4433CF"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95" w:type="dxa"/>
            <w:gridSpan w:val="2"/>
            <w:tcBorders>
              <w:bottom w:val="single" w:sz="4" w:space="0" w:color="BFBFBF" w:themeColor="background1" w:themeShade="BF"/>
            </w:tcBorders>
            <w:textDirection w:val="btLr"/>
            <w:vAlign w:val="center"/>
            <w:tcPrChange w:id="775" w:author="WTORKY" w:date="2025-10-01T21:41:00Z" w16du:dateUtc="2025-10-01T18:41:00Z">
              <w:tcPr>
                <w:tcW w:w="295" w:type="dxa"/>
                <w:gridSpan w:val="2"/>
                <w:tcBorders>
                  <w:bottom w:val="single" w:sz="4" w:space="0" w:color="BFBFBF" w:themeColor="background1" w:themeShade="BF"/>
                </w:tcBorders>
                <w:textDirection w:val="btLr"/>
                <w:vAlign w:val="center"/>
              </w:tcPr>
            </w:tcPrChange>
          </w:tcPr>
          <w:p w14:paraId="7F8452C7"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7" w:type="dxa"/>
            <w:tcBorders>
              <w:bottom w:val="single" w:sz="4" w:space="0" w:color="BFBFBF" w:themeColor="background1" w:themeShade="BF"/>
            </w:tcBorders>
            <w:shd w:val="clear" w:color="auto" w:fill="F2F2F2" w:themeFill="background1" w:themeFillShade="F2"/>
            <w:textDirection w:val="btLr"/>
            <w:vAlign w:val="center"/>
            <w:tcPrChange w:id="776" w:author="WTORKY" w:date="2025-10-01T21:41:00Z" w16du:dateUtc="2025-10-01T18:41:00Z">
              <w:tcPr>
                <w:tcW w:w="287" w:type="dxa"/>
                <w:tcBorders>
                  <w:bottom w:val="single" w:sz="4" w:space="0" w:color="BFBFBF" w:themeColor="background1" w:themeShade="BF"/>
                </w:tcBorders>
                <w:shd w:val="clear" w:color="auto" w:fill="F2F2F2" w:themeFill="background1" w:themeFillShade="F2"/>
                <w:textDirection w:val="btLr"/>
                <w:vAlign w:val="center"/>
              </w:tcPr>
            </w:tcPrChange>
          </w:tcPr>
          <w:p w14:paraId="1268A08B"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97" w:type="dxa"/>
            <w:tcBorders>
              <w:bottom w:val="single" w:sz="4" w:space="0" w:color="BFBFBF" w:themeColor="background1" w:themeShade="BF"/>
            </w:tcBorders>
            <w:textDirection w:val="btLr"/>
            <w:vAlign w:val="center"/>
            <w:tcPrChange w:id="777" w:author="WTORKY" w:date="2025-10-01T21:41:00Z" w16du:dateUtc="2025-10-01T18:41:00Z">
              <w:tcPr>
                <w:tcW w:w="297" w:type="dxa"/>
                <w:tcBorders>
                  <w:bottom w:val="single" w:sz="4" w:space="0" w:color="BFBFBF" w:themeColor="background1" w:themeShade="BF"/>
                </w:tcBorders>
                <w:textDirection w:val="btLr"/>
                <w:vAlign w:val="center"/>
              </w:tcPr>
            </w:tcPrChange>
          </w:tcPr>
          <w:p w14:paraId="52E3BEE6" w14:textId="1931108B"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7" w:type="dxa"/>
            <w:tcBorders>
              <w:bottom w:val="single" w:sz="4" w:space="0" w:color="BFBFBF" w:themeColor="background1" w:themeShade="BF"/>
            </w:tcBorders>
            <w:shd w:val="clear" w:color="auto" w:fill="F2F2F2" w:themeFill="background1" w:themeFillShade="F2"/>
            <w:textDirection w:val="btLr"/>
            <w:vAlign w:val="center"/>
            <w:tcPrChange w:id="778" w:author="WTORKY" w:date="2025-10-01T21:41:00Z" w16du:dateUtc="2025-10-01T18:41:00Z">
              <w:tcPr>
                <w:tcW w:w="287" w:type="dxa"/>
                <w:tcBorders>
                  <w:bottom w:val="single" w:sz="4" w:space="0" w:color="BFBFBF" w:themeColor="background1" w:themeShade="BF"/>
                </w:tcBorders>
                <w:shd w:val="clear" w:color="auto" w:fill="F2F2F2" w:themeFill="background1" w:themeFillShade="F2"/>
                <w:textDirection w:val="btLr"/>
                <w:vAlign w:val="center"/>
              </w:tcPr>
            </w:tcPrChange>
          </w:tcPr>
          <w:p w14:paraId="061F658F"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7" w:type="dxa"/>
            <w:tcBorders>
              <w:bottom w:val="single" w:sz="4" w:space="0" w:color="BFBFBF" w:themeColor="background1" w:themeShade="BF"/>
            </w:tcBorders>
            <w:textDirection w:val="btLr"/>
            <w:vAlign w:val="center"/>
            <w:tcPrChange w:id="779" w:author="WTORKY" w:date="2025-10-01T21:41:00Z" w16du:dateUtc="2025-10-01T18:41:00Z">
              <w:tcPr>
                <w:tcW w:w="287" w:type="dxa"/>
                <w:tcBorders>
                  <w:bottom w:val="single" w:sz="4" w:space="0" w:color="BFBFBF" w:themeColor="background1" w:themeShade="BF"/>
                </w:tcBorders>
                <w:textDirection w:val="btLr"/>
                <w:vAlign w:val="center"/>
              </w:tcPr>
            </w:tcPrChange>
          </w:tcPr>
          <w:p w14:paraId="7D87D6EB"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7" w:type="dxa"/>
            <w:tcBorders>
              <w:bottom w:val="single" w:sz="4" w:space="0" w:color="BFBFBF" w:themeColor="background1" w:themeShade="BF"/>
            </w:tcBorders>
            <w:shd w:val="clear" w:color="auto" w:fill="F2F2F2" w:themeFill="background1" w:themeFillShade="F2"/>
            <w:textDirection w:val="btLr"/>
            <w:vAlign w:val="center"/>
            <w:tcPrChange w:id="780" w:author="WTORKY" w:date="2025-10-01T21:41:00Z" w16du:dateUtc="2025-10-01T18:41:00Z">
              <w:tcPr>
                <w:tcW w:w="287" w:type="dxa"/>
                <w:tcBorders>
                  <w:bottom w:val="single" w:sz="4" w:space="0" w:color="BFBFBF" w:themeColor="background1" w:themeShade="BF"/>
                </w:tcBorders>
                <w:shd w:val="clear" w:color="auto" w:fill="F2F2F2" w:themeFill="background1" w:themeFillShade="F2"/>
                <w:textDirection w:val="btLr"/>
                <w:vAlign w:val="center"/>
              </w:tcPr>
            </w:tcPrChange>
          </w:tcPr>
          <w:p w14:paraId="5F4CE982"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7" w:type="dxa"/>
            <w:tcBorders>
              <w:bottom w:val="single" w:sz="4" w:space="0" w:color="BFBFBF" w:themeColor="background1" w:themeShade="BF"/>
            </w:tcBorders>
            <w:textDirection w:val="btLr"/>
            <w:vAlign w:val="center"/>
            <w:tcPrChange w:id="781" w:author="WTORKY" w:date="2025-10-01T21:41:00Z" w16du:dateUtc="2025-10-01T18:41:00Z">
              <w:tcPr>
                <w:tcW w:w="287" w:type="dxa"/>
                <w:tcBorders>
                  <w:bottom w:val="single" w:sz="4" w:space="0" w:color="BFBFBF" w:themeColor="background1" w:themeShade="BF"/>
                </w:tcBorders>
                <w:textDirection w:val="btLr"/>
                <w:vAlign w:val="center"/>
              </w:tcPr>
            </w:tcPrChange>
          </w:tcPr>
          <w:p w14:paraId="24A70F0C"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7" w:type="dxa"/>
            <w:tcBorders>
              <w:bottom w:val="single" w:sz="4" w:space="0" w:color="BFBFBF" w:themeColor="background1" w:themeShade="BF"/>
            </w:tcBorders>
            <w:shd w:val="clear" w:color="auto" w:fill="F2F2F2" w:themeFill="background1" w:themeFillShade="F2"/>
            <w:textDirection w:val="btLr"/>
            <w:vAlign w:val="center"/>
            <w:tcPrChange w:id="782" w:author="WTORKY" w:date="2025-10-01T21:41:00Z" w16du:dateUtc="2025-10-01T18:41:00Z">
              <w:tcPr>
                <w:tcW w:w="287" w:type="dxa"/>
                <w:tcBorders>
                  <w:bottom w:val="single" w:sz="4" w:space="0" w:color="BFBFBF" w:themeColor="background1" w:themeShade="BF"/>
                </w:tcBorders>
                <w:shd w:val="clear" w:color="auto" w:fill="F2F2F2" w:themeFill="background1" w:themeFillShade="F2"/>
                <w:textDirection w:val="btLr"/>
                <w:vAlign w:val="center"/>
              </w:tcPr>
            </w:tcPrChange>
          </w:tcPr>
          <w:p w14:paraId="37F90BA3"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7" w:type="dxa"/>
            <w:tcBorders>
              <w:bottom w:val="single" w:sz="4" w:space="0" w:color="BFBFBF" w:themeColor="background1" w:themeShade="BF"/>
            </w:tcBorders>
            <w:textDirection w:val="btLr"/>
            <w:vAlign w:val="center"/>
            <w:tcPrChange w:id="783" w:author="WTORKY" w:date="2025-10-01T21:41:00Z" w16du:dateUtc="2025-10-01T18:41:00Z">
              <w:tcPr>
                <w:tcW w:w="287" w:type="dxa"/>
                <w:tcBorders>
                  <w:bottom w:val="single" w:sz="4" w:space="0" w:color="BFBFBF" w:themeColor="background1" w:themeShade="BF"/>
                </w:tcBorders>
                <w:textDirection w:val="btLr"/>
                <w:vAlign w:val="center"/>
              </w:tcPr>
            </w:tcPrChange>
          </w:tcPr>
          <w:p w14:paraId="6840429B"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7" w:type="dxa"/>
            <w:tcBorders>
              <w:bottom w:val="single" w:sz="4" w:space="0" w:color="BFBFBF" w:themeColor="background1" w:themeShade="BF"/>
            </w:tcBorders>
            <w:shd w:val="clear" w:color="auto" w:fill="F2F2F2" w:themeFill="background1" w:themeFillShade="F2"/>
            <w:textDirection w:val="btLr"/>
            <w:vAlign w:val="center"/>
            <w:tcPrChange w:id="784" w:author="WTORKY" w:date="2025-10-01T21:41:00Z" w16du:dateUtc="2025-10-01T18:41:00Z">
              <w:tcPr>
                <w:tcW w:w="287" w:type="dxa"/>
                <w:tcBorders>
                  <w:bottom w:val="single" w:sz="4" w:space="0" w:color="BFBFBF" w:themeColor="background1" w:themeShade="BF"/>
                </w:tcBorders>
                <w:shd w:val="clear" w:color="auto" w:fill="F2F2F2" w:themeFill="background1" w:themeFillShade="F2"/>
                <w:textDirection w:val="btLr"/>
                <w:vAlign w:val="center"/>
              </w:tcPr>
            </w:tcPrChange>
          </w:tcPr>
          <w:p w14:paraId="04481EB6"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7" w:type="dxa"/>
            <w:tcBorders>
              <w:bottom w:val="single" w:sz="4" w:space="0" w:color="BFBFBF" w:themeColor="background1" w:themeShade="BF"/>
            </w:tcBorders>
            <w:textDirection w:val="btLr"/>
            <w:vAlign w:val="center"/>
            <w:tcPrChange w:id="785" w:author="WTORKY" w:date="2025-10-01T21:41:00Z" w16du:dateUtc="2025-10-01T18:41:00Z">
              <w:tcPr>
                <w:tcW w:w="287" w:type="dxa"/>
                <w:tcBorders>
                  <w:bottom w:val="single" w:sz="4" w:space="0" w:color="BFBFBF" w:themeColor="background1" w:themeShade="BF"/>
                </w:tcBorders>
                <w:textDirection w:val="btLr"/>
                <w:vAlign w:val="center"/>
              </w:tcPr>
            </w:tcPrChange>
          </w:tcPr>
          <w:p w14:paraId="5DCEDCE5"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9" w:type="dxa"/>
            <w:tcBorders>
              <w:bottom w:val="single" w:sz="4" w:space="0" w:color="BFBFBF" w:themeColor="background1" w:themeShade="BF"/>
            </w:tcBorders>
            <w:shd w:val="clear" w:color="auto" w:fill="F2F2F2" w:themeFill="background1" w:themeFillShade="F2"/>
            <w:textDirection w:val="btLr"/>
            <w:vAlign w:val="center"/>
            <w:tcPrChange w:id="786" w:author="WTORKY" w:date="2025-10-01T21:41:00Z" w16du:dateUtc="2025-10-01T18:41:00Z">
              <w:tcPr>
                <w:tcW w:w="289" w:type="dxa"/>
                <w:tcBorders>
                  <w:bottom w:val="single" w:sz="4" w:space="0" w:color="BFBFBF" w:themeColor="background1" w:themeShade="BF"/>
                </w:tcBorders>
                <w:shd w:val="clear" w:color="auto" w:fill="F2F2F2" w:themeFill="background1" w:themeFillShade="F2"/>
                <w:textDirection w:val="btLr"/>
                <w:vAlign w:val="center"/>
              </w:tcPr>
            </w:tcPrChange>
          </w:tcPr>
          <w:p w14:paraId="63FD208B" w14:textId="26673430"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90" w:type="dxa"/>
            <w:tcBorders>
              <w:bottom w:val="single" w:sz="4" w:space="0" w:color="BFBFBF" w:themeColor="background1" w:themeShade="BF"/>
            </w:tcBorders>
            <w:textDirection w:val="btLr"/>
            <w:vAlign w:val="center"/>
            <w:tcPrChange w:id="787" w:author="WTORKY" w:date="2025-10-01T21:41:00Z" w16du:dateUtc="2025-10-01T18:41:00Z">
              <w:tcPr>
                <w:tcW w:w="290" w:type="dxa"/>
                <w:tcBorders>
                  <w:bottom w:val="single" w:sz="4" w:space="0" w:color="BFBFBF" w:themeColor="background1" w:themeShade="BF"/>
                </w:tcBorders>
                <w:textDirection w:val="btLr"/>
                <w:vAlign w:val="center"/>
              </w:tcPr>
            </w:tcPrChange>
          </w:tcPr>
          <w:p w14:paraId="00D66F28"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8" w:type="dxa"/>
            <w:tcBorders>
              <w:bottom w:val="single" w:sz="4" w:space="0" w:color="BFBFBF" w:themeColor="background1" w:themeShade="BF"/>
            </w:tcBorders>
            <w:shd w:val="clear" w:color="auto" w:fill="F2F2F2" w:themeFill="background1" w:themeFillShade="F2"/>
            <w:textDirection w:val="btLr"/>
            <w:vAlign w:val="center"/>
            <w:tcPrChange w:id="788" w:author="WTORKY" w:date="2025-10-01T21:41:00Z" w16du:dateUtc="2025-10-01T18:41:00Z">
              <w:tcPr>
                <w:tcW w:w="288" w:type="dxa"/>
                <w:tcBorders>
                  <w:bottom w:val="single" w:sz="4" w:space="0" w:color="BFBFBF" w:themeColor="background1" w:themeShade="BF"/>
                </w:tcBorders>
                <w:shd w:val="clear" w:color="auto" w:fill="F2F2F2" w:themeFill="background1" w:themeFillShade="F2"/>
                <w:textDirection w:val="btLr"/>
                <w:vAlign w:val="center"/>
              </w:tcPr>
            </w:tcPrChange>
          </w:tcPr>
          <w:p w14:paraId="3D731245" w14:textId="15D08E1D"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7" w:type="dxa"/>
            <w:tcBorders>
              <w:bottom w:val="single" w:sz="4" w:space="0" w:color="BFBFBF" w:themeColor="background1" w:themeShade="BF"/>
            </w:tcBorders>
            <w:textDirection w:val="btLr"/>
            <w:vAlign w:val="center"/>
            <w:tcPrChange w:id="789" w:author="WTORKY" w:date="2025-10-01T21:41:00Z" w16du:dateUtc="2025-10-01T18:41:00Z">
              <w:tcPr>
                <w:tcW w:w="287" w:type="dxa"/>
                <w:tcBorders>
                  <w:bottom w:val="single" w:sz="4" w:space="0" w:color="BFBFBF" w:themeColor="background1" w:themeShade="BF"/>
                </w:tcBorders>
                <w:textDirection w:val="btLr"/>
                <w:vAlign w:val="center"/>
              </w:tcPr>
            </w:tcPrChange>
          </w:tcPr>
          <w:p w14:paraId="0290B883"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7" w:type="dxa"/>
            <w:tcBorders>
              <w:bottom w:val="single" w:sz="4" w:space="0" w:color="BFBFBF" w:themeColor="background1" w:themeShade="BF"/>
            </w:tcBorders>
            <w:shd w:val="clear" w:color="auto" w:fill="F2F2F2" w:themeFill="background1" w:themeFillShade="F2"/>
            <w:textDirection w:val="btLr"/>
            <w:tcPrChange w:id="790" w:author="WTORKY" w:date="2025-10-01T21:41:00Z" w16du:dateUtc="2025-10-01T18:41:00Z">
              <w:tcPr>
                <w:tcW w:w="287" w:type="dxa"/>
                <w:tcBorders>
                  <w:bottom w:val="single" w:sz="4" w:space="0" w:color="BFBFBF" w:themeColor="background1" w:themeShade="BF"/>
                </w:tcBorders>
                <w:shd w:val="clear" w:color="auto" w:fill="F2F2F2" w:themeFill="background1" w:themeFillShade="F2"/>
                <w:textDirection w:val="btLr"/>
              </w:tcPr>
            </w:tcPrChange>
          </w:tcPr>
          <w:p w14:paraId="0503378F"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91" w:type="dxa"/>
            <w:tcBorders>
              <w:bottom w:val="single" w:sz="4" w:space="0" w:color="BFBFBF" w:themeColor="background1" w:themeShade="BF"/>
            </w:tcBorders>
            <w:shd w:val="clear" w:color="auto" w:fill="FFFFFF" w:themeFill="background1"/>
            <w:textDirection w:val="btLr"/>
            <w:tcPrChange w:id="791" w:author="WTORKY" w:date="2025-10-01T21:41:00Z" w16du:dateUtc="2025-10-01T18:41:00Z">
              <w:tcPr>
                <w:tcW w:w="291" w:type="dxa"/>
                <w:tcBorders>
                  <w:bottom w:val="single" w:sz="4" w:space="0" w:color="BFBFBF" w:themeColor="background1" w:themeShade="BF"/>
                </w:tcBorders>
                <w:shd w:val="clear" w:color="auto" w:fill="FFFFFF" w:themeFill="background1"/>
                <w:textDirection w:val="btLr"/>
              </w:tcPr>
            </w:tcPrChange>
          </w:tcPr>
          <w:p w14:paraId="677724BE"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95" w:type="dxa"/>
            <w:tcBorders>
              <w:bottom w:val="single" w:sz="4" w:space="0" w:color="BFBFBF" w:themeColor="background1" w:themeShade="BF"/>
            </w:tcBorders>
            <w:shd w:val="clear" w:color="auto" w:fill="F2F2F2" w:themeFill="background1" w:themeFillShade="F2"/>
            <w:textDirection w:val="btLr"/>
            <w:tcPrChange w:id="792" w:author="WTORKY" w:date="2025-10-01T21:41:00Z" w16du:dateUtc="2025-10-01T18:41:00Z">
              <w:tcPr>
                <w:tcW w:w="295" w:type="dxa"/>
                <w:tcBorders>
                  <w:bottom w:val="single" w:sz="4" w:space="0" w:color="BFBFBF" w:themeColor="background1" w:themeShade="BF"/>
                </w:tcBorders>
                <w:shd w:val="clear" w:color="auto" w:fill="F2F2F2" w:themeFill="background1" w:themeFillShade="F2"/>
                <w:textDirection w:val="btLr"/>
              </w:tcPr>
            </w:tcPrChange>
          </w:tcPr>
          <w:p w14:paraId="60C97BE8" w14:textId="626B7E66"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7" w:type="dxa"/>
            <w:gridSpan w:val="2"/>
            <w:tcBorders>
              <w:bottom w:val="single" w:sz="4" w:space="0" w:color="BFBFBF" w:themeColor="background1" w:themeShade="BF"/>
            </w:tcBorders>
            <w:shd w:val="clear" w:color="auto" w:fill="FFFFFF" w:themeFill="background1"/>
            <w:textDirection w:val="btLr"/>
            <w:tcPrChange w:id="793" w:author="WTORKY" w:date="2025-10-01T21:41:00Z" w16du:dateUtc="2025-10-01T18:41:00Z">
              <w:tcPr>
                <w:tcW w:w="287" w:type="dxa"/>
                <w:gridSpan w:val="2"/>
                <w:tcBorders>
                  <w:bottom w:val="single" w:sz="4" w:space="0" w:color="BFBFBF" w:themeColor="background1" w:themeShade="BF"/>
                </w:tcBorders>
                <w:shd w:val="clear" w:color="auto" w:fill="FFFFFF" w:themeFill="background1"/>
                <w:textDirection w:val="btLr"/>
              </w:tcPr>
            </w:tcPrChange>
          </w:tcPr>
          <w:p w14:paraId="2CA35D9B" w14:textId="5BCF942D"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87" w:type="dxa"/>
            <w:tcBorders>
              <w:bottom w:val="single" w:sz="4" w:space="0" w:color="BFBFBF" w:themeColor="background1" w:themeShade="BF"/>
            </w:tcBorders>
            <w:shd w:val="clear" w:color="auto" w:fill="F2F2F2" w:themeFill="background1" w:themeFillShade="F2"/>
            <w:textDirection w:val="btLr"/>
            <w:tcPrChange w:id="794" w:author="WTORKY" w:date="2025-10-01T21:41:00Z" w16du:dateUtc="2025-10-01T18:41:00Z">
              <w:tcPr>
                <w:tcW w:w="287" w:type="dxa"/>
                <w:tcBorders>
                  <w:bottom w:val="single" w:sz="4" w:space="0" w:color="BFBFBF" w:themeColor="background1" w:themeShade="BF"/>
                </w:tcBorders>
                <w:shd w:val="clear" w:color="auto" w:fill="F2F2F2" w:themeFill="background1" w:themeFillShade="F2"/>
                <w:textDirection w:val="btLr"/>
              </w:tcPr>
            </w:tcPrChange>
          </w:tcPr>
          <w:p w14:paraId="124AD37C" w14:textId="76905F0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78" w:type="dxa"/>
            <w:tcBorders>
              <w:bottom w:val="single" w:sz="4" w:space="0" w:color="BFBFBF" w:themeColor="background1" w:themeShade="BF"/>
            </w:tcBorders>
            <w:shd w:val="clear" w:color="auto" w:fill="FFFFFF" w:themeFill="background1"/>
            <w:textDirection w:val="btLr"/>
            <w:tcPrChange w:id="795" w:author="WTORKY" w:date="2025-10-01T21:41:00Z" w16du:dateUtc="2025-10-01T18:41:00Z">
              <w:tcPr>
                <w:tcW w:w="278" w:type="dxa"/>
                <w:tcBorders>
                  <w:bottom w:val="single" w:sz="4" w:space="0" w:color="BFBFBF" w:themeColor="background1" w:themeShade="BF"/>
                </w:tcBorders>
                <w:shd w:val="clear" w:color="auto" w:fill="FFFFFF" w:themeFill="background1"/>
                <w:textDirection w:val="btLr"/>
              </w:tcPr>
            </w:tcPrChange>
          </w:tcPr>
          <w:p w14:paraId="5B9FFD29" w14:textId="460FCAED"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78" w:type="dxa"/>
            <w:tcBorders>
              <w:bottom w:val="single" w:sz="4" w:space="0" w:color="BFBFBF" w:themeColor="background1" w:themeShade="BF"/>
            </w:tcBorders>
            <w:shd w:val="clear" w:color="auto" w:fill="F2F2F2" w:themeFill="background1" w:themeFillShade="F2"/>
            <w:textDirection w:val="btLr"/>
            <w:tcPrChange w:id="796" w:author="WTORKY" w:date="2025-10-01T21:41:00Z" w16du:dateUtc="2025-10-01T18:41:00Z">
              <w:tcPr>
                <w:tcW w:w="278" w:type="dxa"/>
                <w:tcBorders>
                  <w:bottom w:val="single" w:sz="4" w:space="0" w:color="BFBFBF" w:themeColor="background1" w:themeShade="BF"/>
                </w:tcBorders>
                <w:shd w:val="clear" w:color="auto" w:fill="F2F2F2" w:themeFill="background1" w:themeFillShade="F2"/>
                <w:textDirection w:val="btLr"/>
              </w:tcPr>
            </w:tcPrChange>
          </w:tcPr>
          <w:p w14:paraId="23BFE1D1" w14:textId="737541EC"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78" w:type="dxa"/>
            <w:tcBorders>
              <w:bottom w:val="single" w:sz="4" w:space="0" w:color="BFBFBF" w:themeColor="background1" w:themeShade="BF"/>
            </w:tcBorders>
            <w:textDirection w:val="btLr"/>
            <w:tcPrChange w:id="797" w:author="WTORKY" w:date="2025-10-01T21:41:00Z" w16du:dateUtc="2025-10-01T18:41:00Z">
              <w:tcPr>
                <w:tcW w:w="278" w:type="dxa"/>
                <w:tcBorders>
                  <w:bottom w:val="single" w:sz="4" w:space="0" w:color="BFBFBF" w:themeColor="background1" w:themeShade="BF"/>
                </w:tcBorders>
                <w:textDirection w:val="btLr"/>
              </w:tcPr>
            </w:tcPrChange>
          </w:tcPr>
          <w:p w14:paraId="1346D330" w14:textId="11DEA115"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78" w:type="dxa"/>
            <w:tcBorders>
              <w:bottom w:val="single" w:sz="4" w:space="0" w:color="BFBFBF" w:themeColor="background1" w:themeShade="BF"/>
            </w:tcBorders>
            <w:shd w:val="clear" w:color="auto" w:fill="F2F2F2" w:themeFill="background1" w:themeFillShade="F2"/>
            <w:textDirection w:val="btLr"/>
            <w:tcPrChange w:id="798" w:author="WTORKY" w:date="2025-10-01T21:41:00Z" w16du:dateUtc="2025-10-01T18:41:00Z">
              <w:tcPr>
                <w:tcW w:w="278" w:type="dxa"/>
                <w:tcBorders>
                  <w:bottom w:val="single" w:sz="4" w:space="0" w:color="BFBFBF" w:themeColor="background1" w:themeShade="BF"/>
                </w:tcBorders>
                <w:shd w:val="clear" w:color="auto" w:fill="F2F2F2" w:themeFill="background1" w:themeFillShade="F2"/>
                <w:textDirection w:val="btLr"/>
              </w:tcPr>
            </w:tcPrChange>
          </w:tcPr>
          <w:p w14:paraId="5F974AC2" w14:textId="11AEFE1F"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c>
          <w:tcPr>
            <w:tcW w:w="278" w:type="dxa"/>
            <w:tcBorders>
              <w:bottom w:val="single" w:sz="4" w:space="0" w:color="BFBFBF" w:themeColor="background1" w:themeShade="BF"/>
            </w:tcBorders>
            <w:textDirection w:val="btLr"/>
            <w:tcPrChange w:id="799" w:author="WTORKY" w:date="2025-10-01T21:41:00Z" w16du:dateUtc="2025-10-01T18:41:00Z">
              <w:tcPr>
                <w:tcW w:w="278" w:type="dxa"/>
                <w:tcBorders>
                  <w:bottom w:val="single" w:sz="4" w:space="0" w:color="BFBFBF" w:themeColor="background1" w:themeShade="BF"/>
                </w:tcBorders>
                <w:shd w:val="clear" w:color="auto" w:fill="F2F2F2" w:themeFill="background1" w:themeFillShade="F2"/>
                <w:textDirection w:val="btLr"/>
              </w:tcPr>
            </w:tcPrChange>
          </w:tcPr>
          <w:p w14:paraId="5F717252" w14:textId="77777777" w:rsidR="003C2B83" w:rsidRPr="002F042C" w:rsidRDefault="003C2B83" w:rsidP="000D11BB">
            <w:pPr>
              <w:pStyle w:val="NormalWeb"/>
              <w:spacing w:before="0" w:beforeAutospacing="0" w:after="0" w:afterAutospacing="0"/>
              <w:jc w:val="center"/>
              <w:textAlignment w:val="bottom"/>
              <w:rPr>
                <w:rFonts w:asciiTheme="minorHAnsi" w:hAnsiTheme="minorHAnsi" w:cs="Arial"/>
                <w:color w:val="000000"/>
                <w:kern w:val="24"/>
                <w:sz w:val="10"/>
                <w:szCs w:val="10"/>
              </w:rPr>
            </w:pPr>
          </w:p>
        </w:tc>
      </w:tr>
      <w:tr w:rsidR="003C2B83" w14:paraId="4C748318" w14:textId="1E3B902E" w:rsidTr="00455C4F">
        <w:trPr>
          <w:cantSplit/>
          <w:trHeight w:val="570"/>
          <w:trPrChange w:id="800" w:author="WTORKY" w:date="2025-10-01T21:41:00Z" w16du:dateUtc="2025-10-01T18:41:00Z">
            <w:trPr>
              <w:cantSplit/>
              <w:trHeight w:val="570"/>
            </w:trPr>
          </w:trPrChange>
        </w:trPr>
        <w:tc>
          <w:tcPr>
            <w:tcW w:w="28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Change w:id="801" w:author="WTORKY" w:date="2025-10-01T21:41:00Z" w16du:dateUtc="2025-10-01T18:41:00Z">
              <w:tcPr>
                <w:tcW w:w="28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tcPrChange>
          </w:tcPr>
          <w:p w14:paraId="415EE241"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p>
        </w:tc>
        <w:tc>
          <w:tcPr>
            <w:tcW w:w="2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Change w:id="802" w:author="WTORKY" w:date="2025-10-01T21:41:00Z" w16du:dateUtc="2025-10-01T18:41:00Z">
              <w:tcPr>
                <w:tcW w:w="2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tcPrChange>
          </w:tcPr>
          <w:p w14:paraId="701AAD07" w14:textId="5ABA45F6"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Apr-Jun</w:t>
            </w:r>
          </w:p>
        </w:tc>
        <w:tc>
          <w:tcPr>
            <w:tcW w:w="28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Change w:id="803" w:author="WTORKY" w:date="2025-10-01T21:41:00Z" w16du:dateUtc="2025-10-01T18:41:00Z">
              <w:tcPr>
                <w:tcW w:w="28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tcPrChange>
          </w:tcPr>
          <w:p w14:paraId="4A6CE871" w14:textId="07CE3EBD"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Jul-Sep</w:t>
            </w:r>
          </w:p>
        </w:tc>
        <w:tc>
          <w:tcPr>
            <w:tcW w:w="31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Change w:id="804" w:author="WTORKY" w:date="2025-10-01T21:41:00Z" w16du:dateUtc="2025-10-01T18:41:00Z">
              <w:tcPr>
                <w:tcW w:w="31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tcPrChange>
          </w:tcPr>
          <w:p w14:paraId="4F1E1D7A"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Oct-Dec</w:t>
            </w:r>
          </w:p>
        </w:tc>
        <w:tc>
          <w:tcPr>
            <w:tcW w:w="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Change w:id="805" w:author="WTORKY" w:date="2025-10-01T21:41:00Z" w16du:dateUtc="2025-10-01T18:41:00Z">
              <w:tcPr>
                <w:tcW w:w="2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tcPrChange>
          </w:tcPr>
          <w:p w14:paraId="515DB6C6"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Jan-Mar</w:t>
            </w:r>
          </w:p>
        </w:tc>
        <w:tc>
          <w:tcPr>
            <w:tcW w:w="28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Change w:id="806" w:author="WTORKY" w:date="2025-10-01T21:41:00Z" w16du:dateUtc="2025-10-01T18:41:00Z">
              <w:tcPr>
                <w:tcW w:w="289"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tcPrChange>
          </w:tcPr>
          <w:p w14:paraId="1339A186"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Apr-Jun</w:t>
            </w:r>
          </w:p>
        </w:tc>
        <w:tc>
          <w:tcPr>
            <w:tcW w:w="29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Change w:id="807" w:author="WTORKY" w:date="2025-10-01T21:41:00Z" w16du:dateUtc="2025-10-01T18:41:00Z">
              <w:tcPr>
                <w:tcW w:w="29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tcPrChange>
          </w:tcPr>
          <w:p w14:paraId="24F6521F"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Jul-Sep</w:t>
            </w:r>
          </w:p>
        </w:tc>
        <w:tc>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Change w:id="808" w:author="WTORKY" w:date="2025-10-01T21:41:00Z" w16du:dateUtc="2025-10-01T18:41:00Z">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tcPrChange>
          </w:tcPr>
          <w:p w14:paraId="18B92AD5"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Oct-Dec</w:t>
            </w:r>
          </w:p>
        </w:tc>
        <w:tc>
          <w:tcPr>
            <w:tcW w:w="2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Change w:id="809" w:author="WTORKY" w:date="2025-10-01T21:41:00Z" w16du:dateUtc="2025-10-01T18:41:00Z">
              <w:tcPr>
                <w:tcW w:w="2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tcPrChange>
          </w:tcPr>
          <w:p w14:paraId="12ACF05E"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Jan-Mar</w:t>
            </w:r>
            <w:r>
              <w:rPr>
                <w:rFonts w:asciiTheme="minorHAnsi" w:hAnsiTheme="minorHAnsi" w:cs="Arial"/>
                <w:color w:val="000000"/>
                <w:kern w:val="24"/>
                <w:sz w:val="10"/>
                <w:szCs w:val="10"/>
              </w:rPr>
              <w:t>*</w:t>
            </w:r>
          </w:p>
        </w:tc>
        <w:tc>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Change w:id="810" w:author="WTORKY" w:date="2025-10-01T21:41:00Z" w16du:dateUtc="2025-10-01T18:41:00Z">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tcPrChange>
          </w:tcPr>
          <w:p w14:paraId="0F8E0877" w14:textId="0EF22E8D"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Apr-Jun</w:t>
            </w:r>
            <w:r>
              <w:rPr>
                <w:rFonts w:asciiTheme="minorHAnsi" w:hAnsiTheme="minorHAnsi" w:cs="Arial"/>
                <w:color w:val="000000"/>
                <w:kern w:val="24"/>
                <w:sz w:val="10"/>
                <w:szCs w:val="10"/>
              </w:rPr>
              <w:t>**</w:t>
            </w:r>
          </w:p>
        </w:tc>
        <w:tc>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Change w:id="811" w:author="WTORKY" w:date="2025-10-01T21:41:00Z" w16du:dateUtc="2025-10-01T18:41:00Z">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tcPrChange>
          </w:tcPr>
          <w:p w14:paraId="56E76730" w14:textId="368BE413"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Jul-Sep</w:t>
            </w:r>
          </w:p>
        </w:tc>
        <w:tc>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Change w:id="812" w:author="WTORKY" w:date="2025-10-01T21:41:00Z" w16du:dateUtc="2025-10-01T18:41:00Z">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tcPrChange>
          </w:tcPr>
          <w:p w14:paraId="066E91DB"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Oct-Dec</w:t>
            </w:r>
          </w:p>
        </w:tc>
        <w:tc>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Change w:id="813" w:author="WTORKY" w:date="2025-10-01T21:41:00Z" w16du:dateUtc="2025-10-01T18:41:00Z">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tcPrChange>
          </w:tcPr>
          <w:p w14:paraId="5ADE23DF"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Jan-Mar</w:t>
            </w:r>
          </w:p>
        </w:tc>
        <w:tc>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Change w:id="814" w:author="WTORKY" w:date="2025-10-01T21:41:00Z" w16du:dateUtc="2025-10-01T18:41:00Z">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tcPrChange>
          </w:tcPr>
          <w:p w14:paraId="17130D63"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Apr-Jun</w:t>
            </w:r>
          </w:p>
        </w:tc>
        <w:tc>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Change w:id="815" w:author="WTORKY" w:date="2025-10-01T21:41:00Z" w16du:dateUtc="2025-10-01T18:41:00Z">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tcPrChange>
          </w:tcPr>
          <w:p w14:paraId="50F54D9B"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Jul-Sep</w:t>
            </w:r>
          </w:p>
        </w:tc>
        <w:tc>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Change w:id="816" w:author="WTORKY" w:date="2025-10-01T21:41:00Z" w16du:dateUtc="2025-10-01T18:41:00Z">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tcPrChange>
          </w:tcPr>
          <w:p w14:paraId="6DAF0773"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Oct-Dec</w:t>
            </w:r>
          </w:p>
        </w:tc>
        <w:tc>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Change w:id="817" w:author="WTORKY" w:date="2025-10-01T21:41:00Z" w16du:dateUtc="2025-10-01T18:41:00Z">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tcPrChange>
          </w:tcPr>
          <w:p w14:paraId="6EBDC64E" w14:textId="1A37E578"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Jan-Mar</w:t>
            </w:r>
          </w:p>
        </w:tc>
        <w:tc>
          <w:tcPr>
            <w:tcW w:w="2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Change w:id="818" w:author="WTORKY" w:date="2025-10-01T21:41:00Z" w16du:dateUtc="2025-10-01T18:41:00Z">
              <w:tcPr>
                <w:tcW w:w="2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tcPrChange>
          </w:tcPr>
          <w:p w14:paraId="016D7E2C" w14:textId="2C53F6D3"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Apr-Jun</w:t>
            </w:r>
          </w:p>
        </w:tc>
        <w:tc>
          <w:tcPr>
            <w:tcW w:w="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Change w:id="819" w:author="WTORKY" w:date="2025-10-01T21:41:00Z" w16du:dateUtc="2025-10-01T18:41:00Z">
              <w:tcPr>
                <w:tcW w:w="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tcPrChange>
          </w:tcPr>
          <w:p w14:paraId="608E1DBF" w14:textId="6E084E2E"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Jul-Sep</w:t>
            </w:r>
          </w:p>
        </w:tc>
        <w:tc>
          <w:tcPr>
            <w:tcW w:w="2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Change w:id="820" w:author="WTORKY" w:date="2025-10-01T21:41:00Z" w16du:dateUtc="2025-10-01T18:41:00Z">
              <w:tcPr>
                <w:tcW w:w="2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tcPrChange>
          </w:tcPr>
          <w:p w14:paraId="47181855" w14:textId="75333AFC"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Oct-Dec</w:t>
            </w:r>
          </w:p>
        </w:tc>
        <w:tc>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Change w:id="821" w:author="WTORKY" w:date="2025-10-01T21:41:00Z" w16du:dateUtc="2025-10-01T18:41:00Z">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tcPrChange>
          </w:tcPr>
          <w:p w14:paraId="026A420F"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sz w:val="10"/>
                <w:szCs w:val="10"/>
              </w:rPr>
            </w:pPr>
            <w:r w:rsidRPr="002F042C">
              <w:rPr>
                <w:rFonts w:asciiTheme="minorHAnsi" w:hAnsiTheme="minorHAnsi" w:cs="Arial"/>
                <w:color w:val="000000"/>
                <w:kern w:val="24"/>
                <w:sz w:val="10"/>
                <w:szCs w:val="10"/>
              </w:rPr>
              <w:t>Jan-Mar</w:t>
            </w:r>
          </w:p>
        </w:tc>
        <w:tc>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extDirection w:val="btLr"/>
            <w:vAlign w:val="center"/>
            <w:tcPrChange w:id="822" w:author="WTORKY" w:date="2025-10-01T21:41:00Z" w16du:dateUtc="2025-10-01T18:41:00Z">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extDirection w:val="btLr"/>
                <w:vAlign w:val="center"/>
              </w:tcPr>
            </w:tcPrChange>
          </w:tcPr>
          <w:p w14:paraId="4174F05F"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color w:val="000000"/>
                <w:kern w:val="24"/>
                <w:sz w:val="10"/>
                <w:szCs w:val="10"/>
              </w:rPr>
            </w:pPr>
            <w:r w:rsidRPr="002F042C">
              <w:rPr>
                <w:rFonts w:asciiTheme="minorHAnsi" w:hAnsiTheme="minorHAnsi" w:cs="Arial"/>
                <w:color w:val="000000"/>
                <w:kern w:val="24"/>
                <w:sz w:val="10"/>
                <w:szCs w:val="10"/>
              </w:rPr>
              <w:t>Apr-Jun</w:t>
            </w:r>
          </w:p>
        </w:tc>
        <w:tc>
          <w:tcPr>
            <w:tcW w:w="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extDirection w:val="btLr"/>
            <w:vAlign w:val="center"/>
            <w:tcPrChange w:id="823" w:author="WTORKY" w:date="2025-10-01T21:41:00Z" w16du:dateUtc="2025-10-01T18:41:00Z">
              <w:tcPr>
                <w:tcW w:w="2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extDirection w:val="btLr"/>
                <w:vAlign w:val="center"/>
              </w:tcPr>
            </w:tcPrChange>
          </w:tcPr>
          <w:p w14:paraId="3E364BD3"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color w:val="000000"/>
                <w:kern w:val="24"/>
                <w:sz w:val="10"/>
                <w:szCs w:val="10"/>
              </w:rPr>
            </w:pPr>
            <w:r w:rsidRPr="002F042C">
              <w:rPr>
                <w:rFonts w:asciiTheme="minorHAnsi" w:hAnsiTheme="minorHAnsi" w:cs="Arial"/>
                <w:color w:val="000000"/>
                <w:kern w:val="24"/>
                <w:sz w:val="10"/>
                <w:szCs w:val="10"/>
              </w:rPr>
              <w:t>Jul-Sep</w:t>
            </w:r>
          </w:p>
        </w:tc>
        <w:tc>
          <w:tcPr>
            <w:tcW w:w="2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Change w:id="824" w:author="WTORKY" w:date="2025-10-01T21:41:00Z" w16du:dateUtc="2025-10-01T18:41:00Z">
              <w:tcPr>
                <w:tcW w:w="2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tcPrChange>
          </w:tcPr>
          <w:p w14:paraId="4407A9EE"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color w:val="000000"/>
                <w:kern w:val="24"/>
                <w:sz w:val="10"/>
                <w:szCs w:val="10"/>
              </w:rPr>
            </w:pPr>
            <w:r w:rsidRPr="002F042C">
              <w:rPr>
                <w:rFonts w:asciiTheme="minorHAnsi" w:hAnsiTheme="minorHAnsi" w:cs="Arial"/>
                <w:color w:val="000000"/>
                <w:kern w:val="24"/>
                <w:sz w:val="10"/>
                <w:szCs w:val="10"/>
              </w:rPr>
              <w:t>Oct-Dec</w:t>
            </w:r>
          </w:p>
        </w:tc>
        <w:tc>
          <w:tcPr>
            <w:tcW w:w="28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extDirection w:val="btLr"/>
            <w:vAlign w:val="center"/>
            <w:tcPrChange w:id="825" w:author="WTORKY" w:date="2025-10-01T21:41:00Z" w16du:dateUtc="2025-10-01T18:41:00Z">
              <w:tcPr>
                <w:tcW w:w="28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extDirection w:val="btLr"/>
                <w:vAlign w:val="center"/>
              </w:tcPr>
            </w:tcPrChange>
          </w:tcPr>
          <w:p w14:paraId="750EE5DA"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color w:val="000000"/>
                <w:kern w:val="24"/>
                <w:sz w:val="10"/>
                <w:szCs w:val="10"/>
              </w:rPr>
            </w:pPr>
            <w:r w:rsidRPr="002F042C">
              <w:rPr>
                <w:rFonts w:asciiTheme="minorHAnsi" w:hAnsiTheme="minorHAnsi" w:cs="Arial"/>
                <w:color w:val="000000"/>
                <w:kern w:val="24"/>
                <w:sz w:val="10"/>
                <w:szCs w:val="10"/>
              </w:rPr>
              <w:t>Jan-Mar</w:t>
            </w:r>
          </w:p>
        </w:tc>
        <w:tc>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Change w:id="826" w:author="WTORKY" w:date="2025-10-01T21:41:00Z" w16du:dateUtc="2025-10-01T18:41:00Z">
              <w:tcPr>
                <w:tcW w:w="2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tcPrChange>
          </w:tcPr>
          <w:p w14:paraId="5794C698"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color w:val="000000"/>
                <w:kern w:val="24"/>
                <w:sz w:val="10"/>
                <w:szCs w:val="10"/>
              </w:rPr>
            </w:pPr>
            <w:r w:rsidRPr="002F042C">
              <w:rPr>
                <w:rFonts w:asciiTheme="minorHAnsi" w:hAnsiTheme="minorHAnsi" w:cs="Arial"/>
                <w:color w:val="000000"/>
                <w:kern w:val="24"/>
                <w:sz w:val="10"/>
                <w:szCs w:val="10"/>
              </w:rPr>
              <w:t>Apr-Jun</w:t>
            </w:r>
          </w:p>
        </w:tc>
        <w:tc>
          <w:tcPr>
            <w:tcW w:w="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extDirection w:val="btLr"/>
            <w:vAlign w:val="center"/>
            <w:tcPrChange w:id="827" w:author="WTORKY" w:date="2025-10-01T21:41:00Z" w16du:dateUtc="2025-10-01T18:41:00Z">
              <w:tcPr>
                <w:tcW w:w="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extDirection w:val="btLr"/>
                <w:vAlign w:val="center"/>
              </w:tcPr>
            </w:tcPrChange>
          </w:tcPr>
          <w:p w14:paraId="01938C5D"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color w:val="000000"/>
                <w:kern w:val="24"/>
                <w:sz w:val="10"/>
                <w:szCs w:val="10"/>
              </w:rPr>
            </w:pPr>
            <w:r w:rsidRPr="002F042C">
              <w:rPr>
                <w:rFonts w:asciiTheme="minorHAnsi" w:hAnsiTheme="minorHAnsi" w:cs="Arial"/>
                <w:color w:val="000000"/>
                <w:kern w:val="24"/>
                <w:sz w:val="10"/>
                <w:szCs w:val="10"/>
              </w:rPr>
              <w:t>Jul-Sep</w:t>
            </w:r>
          </w:p>
        </w:tc>
        <w:tc>
          <w:tcPr>
            <w:tcW w:w="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Change w:id="828" w:author="WTORKY" w:date="2025-10-01T21:41:00Z" w16du:dateUtc="2025-10-01T18:41:00Z">
              <w:tcPr>
                <w:tcW w:w="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tcPrChange>
          </w:tcPr>
          <w:p w14:paraId="147C88C8"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color w:val="000000"/>
                <w:kern w:val="24"/>
                <w:sz w:val="10"/>
                <w:szCs w:val="10"/>
              </w:rPr>
            </w:pPr>
            <w:r w:rsidRPr="002F042C">
              <w:rPr>
                <w:rFonts w:asciiTheme="minorHAnsi" w:hAnsiTheme="minorHAnsi" w:cs="Arial"/>
                <w:color w:val="000000"/>
                <w:kern w:val="24"/>
                <w:sz w:val="10"/>
                <w:szCs w:val="10"/>
              </w:rPr>
              <w:t>Oct-Dec</w:t>
            </w:r>
          </w:p>
        </w:tc>
        <w:tc>
          <w:tcPr>
            <w:tcW w:w="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Change w:id="829" w:author="WTORKY" w:date="2025-10-01T21:41:00Z" w16du:dateUtc="2025-10-01T18:41:00Z">
              <w:tcPr>
                <w:tcW w:w="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tcPrChange>
          </w:tcPr>
          <w:p w14:paraId="08980E98" w14:textId="77777777" w:rsidR="003C2B83" w:rsidRPr="002F042C" w:rsidRDefault="003C2B83" w:rsidP="003C2B83">
            <w:pPr>
              <w:pStyle w:val="NormalWeb"/>
              <w:spacing w:before="0" w:beforeAutospacing="0" w:after="0" w:afterAutospacing="0"/>
              <w:jc w:val="center"/>
              <w:textAlignment w:val="bottom"/>
              <w:rPr>
                <w:rFonts w:asciiTheme="minorHAnsi" w:hAnsiTheme="minorHAnsi" w:cs="Arial"/>
                <w:color w:val="000000"/>
                <w:kern w:val="24"/>
                <w:sz w:val="10"/>
                <w:szCs w:val="10"/>
              </w:rPr>
            </w:pPr>
            <w:r w:rsidRPr="002F042C">
              <w:rPr>
                <w:rFonts w:asciiTheme="minorHAnsi" w:hAnsiTheme="minorHAnsi" w:cs="Arial"/>
                <w:color w:val="000000"/>
                <w:kern w:val="24"/>
                <w:sz w:val="10"/>
                <w:szCs w:val="10"/>
              </w:rPr>
              <w:t>Jan-Mar</w:t>
            </w:r>
          </w:p>
        </w:tc>
        <w:tc>
          <w:tcPr>
            <w:tcW w:w="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tcPrChange w:id="830" w:author="WTORKY" w:date="2025-10-01T21:41:00Z" w16du:dateUtc="2025-10-01T18:41:00Z">
              <w:tcPr>
                <w:tcW w:w="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tcPr>
            </w:tcPrChange>
          </w:tcPr>
          <w:p w14:paraId="28848290" w14:textId="111AD88D" w:rsidR="003C2B83" w:rsidRPr="002F042C" w:rsidRDefault="003C2B83" w:rsidP="003C2B83">
            <w:pPr>
              <w:pStyle w:val="NormalWeb"/>
              <w:spacing w:before="0" w:beforeAutospacing="0" w:after="0" w:afterAutospacing="0"/>
              <w:jc w:val="center"/>
              <w:textAlignment w:val="bottom"/>
              <w:rPr>
                <w:rFonts w:asciiTheme="minorHAnsi" w:hAnsiTheme="minorHAnsi" w:cs="Arial"/>
                <w:color w:val="000000"/>
                <w:kern w:val="24"/>
                <w:sz w:val="10"/>
                <w:szCs w:val="10"/>
              </w:rPr>
            </w:pPr>
            <w:r w:rsidRPr="002F042C">
              <w:rPr>
                <w:rFonts w:asciiTheme="minorHAnsi" w:hAnsiTheme="minorHAnsi" w:cs="Arial"/>
                <w:color w:val="000000"/>
                <w:kern w:val="24"/>
                <w:sz w:val="10"/>
                <w:szCs w:val="10"/>
              </w:rPr>
              <w:t>Apr-Jun</w:t>
            </w:r>
          </w:p>
        </w:tc>
        <w:tc>
          <w:tcPr>
            <w:tcW w:w="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Change w:id="831" w:author="WTORKY" w:date="2025-10-01T21:41:00Z" w16du:dateUtc="2025-10-01T18:41:00Z">
              <w:tcPr>
                <w:tcW w:w="2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tcPr>
            </w:tcPrChange>
          </w:tcPr>
          <w:p w14:paraId="6E16E6C3" w14:textId="04B07719" w:rsidR="003C2B83" w:rsidRPr="002F042C" w:rsidRDefault="003C2B83" w:rsidP="003C2B83">
            <w:pPr>
              <w:pStyle w:val="NormalWeb"/>
              <w:spacing w:before="0" w:beforeAutospacing="0" w:after="0" w:afterAutospacing="0"/>
              <w:jc w:val="center"/>
              <w:textAlignment w:val="bottom"/>
              <w:rPr>
                <w:rFonts w:asciiTheme="minorHAnsi" w:hAnsiTheme="minorHAnsi" w:cs="Arial"/>
                <w:color w:val="000000"/>
                <w:kern w:val="24"/>
                <w:sz w:val="10"/>
                <w:szCs w:val="10"/>
              </w:rPr>
            </w:pPr>
            <w:ins w:id="832" w:author="WTORKY" w:date="2025-10-01T21:41:00Z" w16du:dateUtc="2025-10-01T18:41:00Z">
              <w:r w:rsidRPr="002F042C">
                <w:rPr>
                  <w:rFonts w:asciiTheme="minorHAnsi" w:hAnsiTheme="minorHAnsi" w:cs="Arial"/>
                  <w:color w:val="000000"/>
                  <w:kern w:val="24"/>
                  <w:sz w:val="10"/>
                  <w:szCs w:val="10"/>
                </w:rPr>
                <w:t>Jul-Sep</w:t>
              </w:r>
            </w:ins>
          </w:p>
        </w:tc>
      </w:tr>
      <w:tr w:rsidR="003C2B83" w14:paraId="46C27221" w14:textId="7F9FAD90" w:rsidTr="00586405">
        <w:trPr>
          <w:trHeight w:val="141"/>
        </w:trPr>
        <w:tc>
          <w:tcPr>
            <w:tcW w:w="2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D615CF" w14:textId="77777777" w:rsidR="003C2B83" w:rsidRDefault="003C2B83" w:rsidP="003C2B83">
            <w:pPr>
              <w:pStyle w:val="BB2023Body"/>
              <w:spacing w:line="240" w:lineRule="auto"/>
              <w:ind w:left="0"/>
              <w:jc w:val="center"/>
            </w:pPr>
          </w:p>
        </w:tc>
        <w:tc>
          <w:tcPr>
            <w:tcW w:w="89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0F7F84" w14:textId="15FA5C71" w:rsidR="003C2B83" w:rsidRDefault="003C2B83" w:rsidP="00104AE3">
            <w:pPr>
              <w:pStyle w:val="BB2023Body"/>
              <w:spacing w:line="240" w:lineRule="auto"/>
              <w:ind w:left="0"/>
              <w:jc w:val="right"/>
              <w:pPrChange w:id="833" w:author="WTORKY" w:date="2025-10-01T21:41:00Z" w16du:dateUtc="2025-10-01T18:41:00Z">
                <w:pPr>
                  <w:pStyle w:val="BB2023Body"/>
                  <w:framePr w:hSpace="180" w:wrap="around" w:vAnchor="text" w:hAnchor="margin" w:xAlign="right" w:y="281"/>
                  <w:spacing w:line="240" w:lineRule="auto"/>
                  <w:ind w:left="0"/>
                  <w:jc w:val="center"/>
                </w:pPr>
              </w:pPrChange>
            </w:pPr>
            <w:r w:rsidRPr="00C478B1">
              <w:rPr>
                <w:sz w:val="12"/>
                <w:szCs w:val="16"/>
              </w:rPr>
              <w:t>2018</w:t>
            </w:r>
          </w:p>
        </w:tc>
        <w:tc>
          <w:tcPr>
            <w:tcW w:w="1129"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9BB235" w14:textId="77777777" w:rsidR="003C2B83" w:rsidRPr="00C478B1" w:rsidRDefault="003C2B83" w:rsidP="003C2B83">
            <w:pPr>
              <w:pStyle w:val="BB2023Body"/>
              <w:spacing w:line="240" w:lineRule="auto"/>
              <w:ind w:left="0"/>
              <w:jc w:val="center"/>
              <w:rPr>
                <w:sz w:val="12"/>
                <w:szCs w:val="16"/>
              </w:rPr>
            </w:pPr>
            <w:r w:rsidRPr="00C478B1">
              <w:rPr>
                <w:sz w:val="12"/>
                <w:szCs w:val="16"/>
              </w:rPr>
              <w:t>2019</w:t>
            </w:r>
          </w:p>
        </w:tc>
        <w:tc>
          <w:tcPr>
            <w:tcW w:w="1158"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10917E" w14:textId="202FDA47" w:rsidR="003C2B83" w:rsidRDefault="003C2B83" w:rsidP="003C2B83">
            <w:pPr>
              <w:pStyle w:val="BB2023Body"/>
              <w:spacing w:line="240" w:lineRule="auto"/>
              <w:ind w:left="0"/>
              <w:jc w:val="center"/>
            </w:pPr>
            <w:r w:rsidRPr="00C478B1">
              <w:rPr>
                <w:sz w:val="12"/>
                <w:szCs w:val="16"/>
              </w:rPr>
              <w:t>2020</w:t>
            </w:r>
          </w:p>
        </w:tc>
        <w:tc>
          <w:tcPr>
            <w:tcW w:w="1148"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AA5A60" w14:textId="77777777" w:rsidR="003C2B83" w:rsidRPr="00C478B1" w:rsidRDefault="003C2B83" w:rsidP="003C2B83">
            <w:pPr>
              <w:pStyle w:val="BB2023Body"/>
              <w:spacing w:line="240" w:lineRule="auto"/>
              <w:ind w:left="0"/>
              <w:jc w:val="center"/>
              <w:rPr>
                <w:sz w:val="12"/>
                <w:szCs w:val="16"/>
              </w:rPr>
            </w:pPr>
            <w:r w:rsidRPr="00C478B1">
              <w:rPr>
                <w:sz w:val="12"/>
                <w:szCs w:val="16"/>
              </w:rPr>
              <w:t>2021</w:t>
            </w:r>
          </w:p>
        </w:tc>
        <w:tc>
          <w:tcPr>
            <w:tcW w:w="1154"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59F948" w14:textId="59CE82C1" w:rsidR="003C2B83" w:rsidRDefault="003C2B83" w:rsidP="003C2B83">
            <w:pPr>
              <w:pStyle w:val="BB2023Body"/>
              <w:spacing w:line="240" w:lineRule="auto"/>
              <w:ind w:left="0"/>
              <w:jc w:val="center"/>
            </w:pPr>
            <w:r w:rsidRPr="00C478B1">
              <w:rPr>
                <w:sz w:val="12"/>
                <w:szCs w:val="16"/>
              </w:rPr>
              <w:t>2022</w:t>
            </w:r>
          </w:p>
        </w:tc>
        <w:tc>
          <w:tcPr>
            <w:tcW w:w="1175"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BD01EB" w14:textId="77777777" w:rsidR="003C2B83" w:rsidRPr="00C478B1" w:rsidRDefault="003C2B83" w:rsidP="003C2B83">
            <w:pPr>
              <w:pStyle w:val="BB2023Body"/>
              <w:spacing w:line="240" w:lineRule="auto"/>
              <w:ind w:left="0"/>
              <w:jc w:val="center"/>
              <w:rPr>
                <w:sz w:val="12"/>
                <w:szCs w:val="16"/>
              </w:rPr>
            </w:pPr>
            <w:r w:rsidRPr="00C478B1">
              <w:rPr>
                <w:sz w:val="12"/>
                <w:szCs w:val="16"/>
              </w:rPr>
              <w:t>2023</w:t>
            </w:r>
          </w:p>
        </w:tc>
        <w:tc>
          <w:tcPr>
            <w:tcW w:w="1115"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F6824" w14:textId="77777777" w:rsidR="003C2B83" w:rsidRPr="00132F7E" w:rsidRDefault="003C2B83" w:rsidP="003C2B83">
            <w:pPr>
              <w:pStyle w:val="BB2023Body"/>
              <w:spacing w:line="240" w:lineRule="auto"/>
              <w:ind w:left="0"/>
              <w:jc w:val="center"/>
              <w:rPr>
                <w:sz w:val="12"/>
                <w:szCs w:val="16"/>
              </w:rPr>
            </w:pPr>
            <w:r w:rsidRPr="00132F7E">
              <w:rPr>
                <w:sz w:val="12"/>
                <w:szCs w:val="16"/>
              </w:rPr>
              <w:t>2</w:t>
            </w:r>
            <w:r w:rsidRPr="00132F7E">
              <w:rPr>
                <w:sz w:val="12"/>
                <w:szCs w:val="16"/>
                <w:shd w:val="clear" w:color="auto" w:fill="FFFFFF" w:themeFill="background1"/>
              </w:rPr>
              <w:t>024</w:t>
            </w:r>
          </w:p>
        </w:tc>
        <w:tc>
          <w:tcPr>
            <w:tcW w:w="834"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26EB7" w14:textId="4BDB62E7" w:rsidR="003C2B83" w:rsidRPr="00537CB5" w:rsidRDefault="003C2B83" w:rsidP="003C2B83">
            <w:pPr>
              <w:pStyle w:val="BB2023Body"/>
              <w:spacing w:line="240" w:lineRule="auto"/>
              <w:ind w:left="0"/>
              <w:jc w:val="center"/>
              <w:rPr>
                <w:sz w:val="12"/>
                <w:szCs w:val="16"/>
              </w:rPr>
            </w:pPr>
            <w:r w:rsidRPr="00537CB5">
              <w:rPr>
                <w:sz w:val="12"/>
                <w:szCs w:val="16"/>
              </w:rPr>
              <w:t>2025</w:t>
            </w:r>
          </w:p>
        </w:tc>
      </w:tr>
      <w:tr w:rsidR="003C2B83" w14:paraId="63449456" w14:textId="42EE30A1" w:rsidTr="003C2B83">
        <w:trPr>
          <w:trHeight w:val="1872"/>
          <w:trPrChange w:id="834" w:author="WTORKY" w:date="2025-10-01T21:41:00Z" w16du:dateUtc="2025-10-01T18:41:00Z">
            <w:trPr>
              <w:trHeight w:val="1872"/>
            </w:trPr>
          </w:trPrChange>
        </w:trPr>
        <w:tc>
          <w:tcPr>
            <w:tcW w:w="292" w:type="dxa"/>
            <w:gridSpan w:val="3"/>
            <w:tcBorders>
              <w:top w:val="single" w:sz="4" w:space="0" w:color="BFBFBF" w:themeColor="background1" w:themeShade="BF"/>
            </w:tcBorders>
            <w:vAlign w:val="center"/>
            <w:tcPrChange w:id="835" w:author="WTORKY" w:date="2025-10-01T21:41:00Z" w16du:dateUtc="2025-10-01T18:41:00Z">
              <w:tcPr>
                <w:tcW w:w="292" w:type="dxa"/>
                <w:gridSpan w:val="3"/>
                <w:tcBorders>
                  <w:top w:val="single" w:sz="4" w:space="0" w:color="BFBFBF" w:themeColor="background1" w:themeShade="BF"/>
                </w:tcBorders>
                <w:vAlign w:val="center"/>
              </w:tcPr>
            </w:tcPrChange>
          </w:tcPr>
          <w:p w14:paraId="2CA1323B" w14:textId="77777777" w:rsidR="003C2B83" w:rsidRPr="00C478B1" w:rsidRDefault="003C2B83" w:rsidP="003C2B83">
            <w:pPr>
              <w:pStyle w:val="BB2023Body"/>
              <w:spacing w:line="240" w:lineRule="auto"/>
              <w:ind w:left="0"/>
              <w:jc w:val="center"/>
              <w:rPr>
                <w:sz w:val="12"/>
                <w:szCs w:val="16"/>
              </w:rPr>
            </w:pPr>
          </w:p>
        </w:tc>
        <w:tc>
          <w:tcPr>
            <w:tcW w:w="285" w:type="dxa"/>
            <w:gridSpan w:val="2"/>
            <w:tcBorders>
              <w:top w:val="single" w:sz="4" w:space="0" w:color="BFBFBF" w:themeColor="background1" w:themeShade="BF"/>
            </w:tcBorders>
            <w:shd w:val="clear" w:color="auto" w:fill="F2F2F2" w:themeFill="background1" w:themeFillShade="F2"/>
            <w:vAlign w:val="center"/>
            <w:tcPrChange w:id="836" w:author="WTORKY" w:date="2025-10-01T21:41:00Z" w16du:dateUtc="2025-10-01T18:41:00Z">
              <w:tcPr>
                <w:tcW w:w="285" w:type="dxa"/>
                <w:gridSpan w:val="2"/>
                <w:tcBorders>
                  <w:top w:val="single" w:sz="4" w:space="0" w:color="BFBFBF" w:themeColor="background1" w:themeShade="BF"/>
                </w:tcBorders>
                <w:shd w:val="clear" w:color="auto" w:fill="F2F2F2" w:themeFill="background1" w:themeFillShade="F2"/>
                <w:vAlign w:val="center"/>
              </w:tcPr>
            </w:tcPrChange>
          </w:tcPr>
          <w:p w14:paraId="3F10DDE5" w14:textId="77777777" w:rsidR="003C2B83" w:rsidRPr="00C478B1" w:rsidRDefault="003C2B83" w:rsidP="003C2B83">
            <w:pPr>
              <w:pStyle w:val="BB2023Body"/>
              <w:spacing w:line="240" w:lineRule="auto"/>
              <w:ind w:left="0"/>
              <w:jc w:val="center"/>
              <w:rPr>
                <w:sz w:val="12"/>
                <w:szCs w:val="16"/>
              </w:rPr>
            </w:pPr>
          </w:p>
        </w:tc>
        <w:tc>
          <w:tcPr>
            <w:tcW w:w="287" w:type="dxa"/>
            <w:gridSpan w:val="2"/>
            <w:tcBorders>
              <w:top w:val="single" w:sz="4" w:space="0" w:color="BFBFBF" w:themeColor="background1" w:themeShade="BF"/>
            </w:tcBorders>
            <w:vAlign w:val="center"/>
            <w:tcPrChange w:id="837" w:author="WTORKY" w:date="2025-10-01T21:41:00Z" w16du:dateUtc="2025-10-01T18:41:00Z">
              <w:tcPr>
                <w:tcW w:w="287" w:type="dxa"/>
                <w:gridSpan w:val="2"/>
                <w:tcBorders>
                  <w:top w:val="single" w:sz="4" w:space="0" w:color="BFBFBF" w:themeColor="background1" w:themeShade="BF"/>
                </w:tcBorders>
                <w:vAlign w:val="center"/>
              </w:tcPr>
            </w:tcPrChange>
          </w:tcPr>
          <w:p w14:paraId="051D7994" w14:textId="77777777" w:rsidR="003C2B83" w:rsidRPr="00C478B1" w:rsidRDefault="003C2B83" w:rsidP="003C2B83">
            <w:pPr>
              <w:pStyle w:val="BB2023Body"/>
              <w:spacing w:line="240" w:lineRule="auto"/>
              <w:ind w:left="0"/>
              <w:jc w:val="center"/>
              <w:rPr>
                <w:sz w:val="12"/>
                <w:szCs w:val="16"/>
              </w:rPr>
            </w:pPr>
          </w:p>
        </w:tc>
        <w:tc>
          <w:tcPr>
            <w:tcW w:w="306" w:type="dxa"/>
            <w:tcBorders>
              <w:top w:val="single" w:sz="4" w:space="0" w:color="BFBFBF" w:themeColor="background1" w:themeShade="BF"/>
            </w:tcBorders>
            <w:shd w:val="clear" w:color="auto" w:fill="F2F2F2" w:themeFill="background1" w:themeFillShade="F2"/>
            <w:vAlign w:val="center"/>
            <w:tcPrChange w:id="838" w:author="WTORKY" w:date="2025-10-01T21:41:00Z" w16du:dateUtc="2025-10-01T18:41:00Z">
              <w:tcPr>
                <w:tcW w:w="306" w:type="dxa"/>
                <w:tcBorders>
                  <w:top w:val="single" w:sz="4" w:space="0" w:color="BFBFBF" w:themeColor="background1" w:themeShade="BF"/>
                </w:tcBorders>
                <w:shd w:val="clear" w:color="auto" w:fill="F2F2F2" w:themeFill="background1" w:themeFillShade="F2"/>
                <w:vAlign w:val="center"/>
              </w:tcPr>
            </w:tcPrChange>
          </w:tcPr>
          <w:p w14:paraId="56CDDF02" w14:textId="4DA4A987" w:rsidR="003C2B83" w:rsidRPr="00C478B1" w:rsidRDefault="003C2B83" w:rsidP="003C2B83">
            <w:pPr>
              <w:pStyle w:val="BB2023Body"/>
              <w:spacing w:line="240" w:lineRule="auto"/>
              <w:ind w:left="0"/>
              <w:jc w:val="center"/>
              <w:rPr>
                <w:sz w:val="12"/>
                <w:szCs w:val="16"/>
              </w:rPr>
            </w:pPr>
          </w:p>
        </w:tc>
        <w:tc>
          <w:tcPr>
            <w:tcW w:w="268" w:type="dxa"/>
            <w:gridSpan w:val="2"/>
            <w:tcBorders>
              <w:top w:val="single" w:sz="4" w:space="0" w:color="BFBFBF" w:themeColor="background1" w:themeShade="BF"/>
            </w:tcBorders>
            <w:vAlign w:val="center"/>
            <w:tcPrChange w:id="839" w:author="WTORKY" w:date="2025-10-01T21:41:00Z" w16du:dateUtc="2025-10-01T18:41:00Z">
              <w:tcPr>
                <w:tcW w:w="268" w:type="dxa"/>
                <w:gridSpan w:val="2"/>
                <w:tcBorders>
                  <w:top w:val="single" w:sz="4" w:space="0" w:color="BFBFBF" w:themeColor="background1" w:themeShade="BF"/>
                </w:tcBorders>
                <w:vAlign w:val="center"/>
              </w:tcPr>
            </w:tcPrChange>
          </w:tcPr>
          <w:p w14:paraId="32F12B11" w14:textId="33FF4DCB" w:rsidR="003C2B83" w:rsidRPr="00C478B1" w:rsidRDefault="003C2B83" w:rsidP="003C2B83">
            <w:pPr>
              <w:pStyle w:val="BB2023Body"/>
              <w:spacing w:line="240" w:lineRule="auto"/>
              <w:ind w:left="0"/>
              <w:jc w:val="center"/>
              <w:rPr>
                <w:sz w:val="12"/>
                <w:szCs w:val="16"/>
              </w:rPr>
            </w:pPr>
            <w:del w:id="840" w:author="WTORKY" w:date="2025-10-01T21:42:00Z" w16du:dateUtc="2025-10-01T18:42:00Z">
              <w:r w:rsidDel="00104AE3">
                <w:rPr>
                  <w:noProof/>
                </w:rPr>
                <w:drawing>
                  <wp:anchor distT="0" distB="0" distL="114300" distR="114300" simplePos="0" relativeHeight="252078232" behindDoc="0" locked="0" layoutInCell="1" allowOverlap="1" wp14:anchorId="083BA329" wp14:editId="645834FE">
                    <wp:simplePos x="0" y="0"/>
                    <wp:positionH relativeFrom="column">
                      <wp:posOffset>-392430</wp:posOffset>
                    </wp:positionH>
                    <wp:positionV relativeFrom="paragraph">
                      <wp:posOffset>-10795</wp:posOffset>
                    </wp:positionV>
                    <wp:extent cx="5116830" cy="1211580"/>
                    <wp:effectExtent l="0" t="0" r="7620" b="0"/>
                    <wp:wrapNone/>
                    <wp:docPr id="1121328927" name="Chart 1">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del>
          </w:p>
        </w:tc>
        <w:tc>
          <w:tcPr>
            <w:tcW w:w="287" w:type="dxa"/>
            <w:gridSpan w:val="2"/>
            <w:tcBorders>
              <w:top w:val="single" w:sz="4" w:space="0" w:color="BFBFBF" w:themeColor="background1" w:themeShade="BF"/>
            </w:tcBorders>
            <w:shd w:val="clear" w:color="auto" w:fill="F2F2F2" w:themeFill="background1" w:themeFillShade="F2"/>
            <w:vAlign w:val="center"/>
            <w:tcPrChange w:id="841" w:author="WTORKY" w:date="2025-10-01T21:41:00Z" w16du:dateUtc="2025-10-01T18:41:00Z">
              <w:tcPr>
                <w:tcW w:w="287" w:type="dxa"/>
                <w:gridSpan w:val="2"/>
                <w:tcBorders>
                  <w:top w:val="single" w:sz="4" w:space="0" w:color="BFBFBF" w:themeColor="background1" w:themeShade="BF"/>
                </w:tcBorders>
                <w:shd w:val="clear" w:color="auto" w:fill="F2F2F2" w:themeFill="background1" w:themeFillShade="F2"/>
                <w:vAlign w:val="center"/>
              </w:tcPr>
            </w:tcPrChange>
          </w:tcPr>
          <w:p w14:paraId="690DEEC2" w14:textId="77777777" w:rsidR="003C2B83" w:rsidRPr="00C478B1" w:rsidRDefault="003C2B83" w:rsidP="003C2B83">
            <w:pPr>
              <w:pStyle w:val="BB2023Body"/>
              <w:spacing w:line="240" w:lineRule="auto"/>
              <w:ind w:left="0"/>
              <w:jc w:val="center"/>
              <w:rPr>
                <w:sz w:val="12"/>
                <w:szCs w:val="16"/>
              </w:rPr>
            </w:pPr>
          </w:p>
        </w:tc>
        <w:tc>
          <w:tcPr>
            <w:tcW w:w="287" w:type="dxa"/>
            <w:tcBorders>
              <w:top w:val="single" w:sz="4" w:space="0" w:color="BFBFBF" w:themeColor="background1" w:themeShade="BF"/>
            </w:tcBorders>
            <w:vAlign w:val="center"/>
            <w:tcPrChange w:id="842" w:author="WTORKY" w:date="2025-10-01T21:41:00Z" w16du:dateUtc="2025-10-01T18:41:00Z">
              <w:tcPr>
                <w:tcW w:w="287" w:type="dxa"/>
                <w:tcBorders>
                  <w:top w:val="single" w:sz="4" w:space="0" w:color="BFBFBF" w:themeColor="background1" w:themeShade="BF"/>
                </w:tcBorders>
                <w:vAlign w:val="center"/>
              </w:tcPr>
            </w:tcPrChange>
          </w:tcPr>
          <w:p w14:paraId="568D8289" w14:textId="77777777" w:rsidR="003C2B83" w:rsidRPr="00C478B1" w:rsidRDefault="003C2B83" w:rsidP="003C2B83">
            <w:pPr>
              <w:pStyle w:val="BB2023Body"/>
              <w:spacing w:line="240" w:lineRule="auto"/>
              <w:ind w:left="0"/>
              <w:jc w:val="center"/>
              <w:rPr>
                <w:sz w:val="12"/>
                <w:szCs w:val="16"/>
              </w:rPr>
            </w:pPr>
          </w:p>
        </w:tc>
        <w:tc>
          <w:tcPr>
            <w:tcW w:w="287" w:type="dxa"/>
            <w:tcBorders>
              <w:top w:val="single" w:sz="4" w:space="0" w:color="BFBFBF" w:themeColor="background1" w:themeShade="BF"/>
            </w:tcBorders>
            <w:shd w:val="clear" w:color="auto" w:fill="F2F2F2" w:themeFill="background1" w:themeFillShade="F2"/>
            <w:vAlign w:val="center"/>
            <w:tcPrChange w:id="843" w:author="WTORKY" w:date="2025-10-01T21:41:00Z" w16du:dateUtc="2025-10-01T18:41:00Z">
              <w:tcPr>
                <w:tcW w:w="287" w:type="dxa"/>
                <w:tcBorders>
                  <w:top w:val="single" w:sz="4" w:space="0" w:color="BFBFBF" w:themeColor="background1" w:themeShade="BF"/>
                </w:tcBorders>
                <w:shd w:val="clear" w:color="auto" w:fill="F2F2F2" w:themeFill="background1" w:themeFillShade="F2"/>
                <w:vAlign w:val="center"/>
              </w:tcPr>
            </w:tcPrChange>
          </w:tcPr>
          <w:p w14:paraId="0DD5977E" w14:textId="77777777" w:rsidR="003C2B83" w:rsidRPr="00C478B1" w:rsidRDefault="003C2B83" w:rsidP="003C2B83">
            <w:pPr>
              <w:pStyle w:val="BB2023Body"/>
              <w:spacing w:line="240" w:lineRule="auto"/>
              <w:ind w:left="0"/>
              <w:jc w:val="center"/>
              <w:rPr>
                <w:sz w:val="12"/>
                <w:szCs w:val="16"/>
              </w:rPr>
            </w:pPr>
          </w:p>
        </w:tc>
        <w:tc>
          <w:tcPr>
            <w:tcW w:w="297" w:type="dxa"/>
            <w:tcBorders>
              <w:top w:val="single" w:sz="4" w:space="0" w:color="BFBFBF" w:themeColor="background1" w:themeShade="BF"/>
            </w:tcBorders>
            <w:vAlign w:val="center"/>
            <w:tcPrChange w:id="844" w:author="WTORKY" w:date="2025-10-01T21:41:00Z" w16du:dateUtc="2025-10-01T18:41:00Z">
              <w:tcPr>
                <w:tcW w:w="297" w:type="dxa"/>
                <w:tcBorders>
                  <w:top w:val="single" w:sz="4" w:space="0" w:color="BFBFBF" w:themeColor="background1" w:themeShade="BF"/>
                </w:tcBorders>
                <w:vAlign w:val="center"/>
              </w:tcPr>
            </w:tcPrChange>
          </w:tcPr>
          <w:p w14:paraId="56216875" w14:textId="77777777" w:rsidR="003C2B83" w:rsidRPr="00C478B1" w:rsidRDefault="003C2B83" w:rsidP="003C2B83">
            <w:pPr>
              <w:pStyle w:val="BB2023Body"/>
              <w:spacing w:line="240" w:lineRule="auto"/>
              <w:ind w:left="0"/>
              <w:jc w:val="center"/>
              <w:rPr>
                <w:sz w:val="12"/>
                <w:szCs w:val="16"/>
              </w:rPr>
            </w:pPr>
          </w:p>
        </w:tc>
        <w:tc>
          <w:tcPr>
            <w:tcW w:w="287" w:type="dxa"/>
            <w:tcBorders>
              <w:top w:val="single" w:sz="4" w:space="0" w:color="BFBFBF" w:themeColor="background1" w:themeShade="BF"/>
            </w:tcBorders>
            <w:shd w:val="clear" w:color="auto" w:fill="F2F2F2" w:themeFill="background1" w:themeFillShade="F2"/>
            <w:vAlign w:val="center"/>
            <w:tcPrChange w:id="845" w:author="WTORKY" w:date="2025-10-01T21:41:00Z" w16du:dateUtc="2025-10-01T18:41:00Z">
              <w:tcPr>
                <w:tcW w:w="287" w:type="dxa"/>
                <w:tcBorders>
                  <w:top w:val="single" w:sz="4" w:space="0" w:color="BFBFBF" w:themeColor="background1" w:themeShade="BF"/>
                </w:tcBorders>
                <w:shd w:val="clear" w:color="auto" w:fill="F2F2F2" w:themeFill="background1" w:themeFillShade="F2"/>
                <w:vAlign w:val="center"/>
              </w:tcPr>
            </w:tcPrChange>
          </w:tcPr>
          <w:p w14:paraId="5AB1265F" w14:textId="77777777" w:rsidR="003C2B83" w:rsidRPr="00C478B1" w:rsidRDefault="003C2B83" w:rsidP="003C2B83">
            <w:pPr>
              <w:pStyle w:val="BB2023Body"/>
              <w:spacing w:line="240" w:lineRule="auto"/>
              <w:ind w:left="0"/>
              <w:jc w:val="center"/>
              <w:rPr>
                <w:sz w:val="12"/>
                <w:szCs w:val="16"/>
              </w:rPr>
            </w:pPr>
          </w:p>
        </w:tc>
        <w:tc>
          <w:tcPr>
            <w:tcW w:w="287" w:type="dxa"/>
            <w:tcBorders>
              <w:top w:val="single" w:sz="4" w:space="0" w:color="BFBFBF" w:themeColor="background1" w:themeShade="BF"/>
            </w:tcBorders>
            <w:vAlign w:val="center"/>
            <w:tcPrChange w:id="846" w:author="WTORKY" w:date="2025-10-01T21:41:00Z" w16du:dateUtc="2025-10-01T18:41:00Z">
              <w:tcPr>
                <w:tcW w:w="287" w:type="dxa"/>
                <w:tcBorders>
                  <w:top w:val="single" w:sz="4" w:space="0" w:color="BFBFBF" w:themeColor="background1" w:themeShade="BF"/>
                </w:tcBorders>
                <w:vAlign w:val="center"/>
              </w:tcPr>
            </w:tcPrChange>
          </w:tcPr>
          <w:p w14:paraId="5919EA7E" w14:textId="77777777" w:rsidR="003C2B83" w:rsidRPr="00C478B1" w:rsidRDefault="003C2B83" w:rsidP="003C2B83">
            <w:pPr>
              <w:pStyle w:val="BB2023Body"/>
              <w:spacing w:line="240" w:lineRule="auto"/>
              <w:ind w:left="0"/>
              <w:jc w:val="center"/>
              <w:rPr>
                <w:sz w:val="12"/>
                <w:szCs w:val="16"/>
              </w:rPr>
            </w:pPr>
          </w:p>
        </w:tc>
        <w:tc>
          <w:tcPr>
            <w:tcW w:w="287" w:type="dxa"/>
            <w:tcBorders>
              <w:top w:val="single" w:sz="4" w:space="0" w:color="BFBFBF" w:themeColor="background1" w:themeShade="BF"/>
            </w:tcBorders>
            <w:shd w:val="clear" w:color="auto" w:fill="F2F2F2" w:themeFill="background1" w:themeFillShade="F2"/>
            <w:vAlign w:val="center"/>
            <w:tcPrChange w:id="847" w:author="WTORKY" w:date="2025-10-01T21:41:00Z" w16du:dateUtc="2025-10-01T18:41:00Z">
              <w:tcPr>
                <w:tcW w:w="287" w:type="dxa"/>
                <w:tcBorders>
                  <w:top w:val="single" w:sz="4" w:space="0" w:color="BFBFBF" w:themeColor="background1" w:themeShade="BF"/>
                </w:tcBorders>
                <w:shd w:val="clear" w:color="auto" w:fill="F2F2F2" w:themeFill="background1" w:themeFillShade="F2"/>
                <w:vAlign w:val="center"/>
              </w:tcPr>
            </w:tcPrChange>
          </w:tcPr>
          <w:p w14:paraId="5245D7C3" w14:textId="7A96957E" w:rsidR="003C2B83" w:rsidRPr="00C478B1" w:rsidRDefault="003C2B83" w:rsidP="003C2B83">
            <w:pPr>
              <w:pStyle w:val="BB2023Body"/>
              <w:spacing w:line="240" w:lineRule="auto"/>
              <w:ind w:left="0"/>
              <w:jc w:val="center"/>
              <w:rPr>
                <w:sz w:val="12"/>
                <w:szCs w:val="16"/>
              </w:rPr>
            </w:pPr>
          </w:p>
        </w:tc>
        <w:tc>
          <w:tcPr>
            <w:tcW w:w="287" w:type="dxa"/>
            <w:tcBorders>
              <w:top w:val="single" w:sz="4" w:space="0" w:color="BFBFBF" w:themeColor="background1" w:themeShade="BF"/>
            </w:tcBorders>
            <w:vAlign w:val="center"/>
            <w:tcPrChange w:id="848" w:author="WTORKY" w:date="2025-10-01T21:41:00Z" w16du:dateUtc="2025-10-01T18:41:00Z">
              <w:tcPr>
                <w:tcW w:w="287" w:type="dxa"/>
                <w:tcBorders>
                  <w:top w:val="single" w:sz="4" w:space="0" w:color="BFBFBF" w:themeColor="background1" w:themeShade="BF"/>
                </w:tcBorders>
                <w:vAlign w:val="center"/>
              </w:tcPr>
            </w:tcPrChange>
          </w:tcPr>
          <w:p w14:paraId="5C733492" w14:textId="7826DCD8" w:rsidR="003C2B83" w:rsidRPr="00C478B1" w:rsidRDefault="003C2B83" w:rsidP="003C2B83">
            <w:pPr>
              <w:pStyle w:val="BB2023Body"/>
              <w:spacing w:line="240" w:lineRule="auto"/>
              <w:ind w:left="0"/>
              <w:jc w:val="center"/>
              <w:rPr>
                <w:sz w:val="12"/>
                <w:szCs w:val="16"/>
              </w:rPr>
            </w:pPr>
          </w:p>
        </w:tc>
        <w:tc>
          <w:tcPr>
            <w:tcW w:w="287" w:type="dxa"/>
            <w:tcBorders>
              <w:top w:val="single" w:sz="4" w:space="0" w:color="BFBFBF" w:themeColor="background1" w:themeShade="BF"/>
            </w:tcBorders>
            <w:shd w:val="clear" w:color="auto" w:fill="F2F2F2" w:themeFill="background1" w:themeFillShade="F2"/>
            <w:vAlign w:val="center"/>
            <w:tcPrChange w:id="849" w:author="WTORKY" w:date="2025-10-01T21:41:00Z" w16du:dateUtc="2025-10-01T18:41:00Z">
              <w:tcPr>
                <w:tcW w:w="287" w:type="dxa"/>
                <w:tcBorders>
                  <w:top w:val="single" w:sz="4" w:space="0" w:color="BFBFBF" w:themeColor="background1" w:themeShade="BF"/>
                </w:tcBorders>
                <w:shd w:val="clear" w:color="auto" w:fill="F2F2F2" w:themeFill="background1" w:themeFillShade="F2"/>
                <w:vAlign w:val="center"/>
              </w:tcPr>
            </w:tcPrChange>
          </w:tcPr>
          <w:p w14:paraId="4AB4B1FC" w14:textId="77777777" w:rsidR="003C2B83" w:rsidRPr="00C478B1" w:rsidRDefault="003C2B83" w:rsidP="003C2B83">
            <w:pPr>
              <w:pStyle w:val="BB2023Body"/>
              <w:spacing w:line="240" w:lineRule="auto"/>
              <w:ind w:left="0"/>
              <w:jc w:val="center"/>
              <w:rPr>
                <w:sz w:val="12"/>
                <w:szCs w:val="16"/>
              </w:rPr>
            </w:pPr>
          </w:p>
        </w:tc>
        <w:tc>
          <w:tcPr>
            <w:tcW w:w="287" w:type="dxa"/>
            <w:tcBorders>
              <w:top w:val="single" w:sz="4" w:space="0" w:color="BFBFBF" w:themeColor="background1" w:themeShade="BF"/>
            </w:tcBorders>
            <w:vAlign w:val="center"/>
            <w:tcPrChange w:id="850" w:author="WTORKY" w:date="2025-10-01T21:41:00Z" w16du:dateUtc="2025-10-01T18:41:00Z">
              <w:tcPr>
                <w:tcW w:w="287" w:type="dxa"/>
                <w:tcBorders>
                  <w:top w:val="single" w:sz="4" w:space="0" w:color="BFBFBF" w:themeColor="background1" w:themeShade="BF"/>
                </w:tcBorders>
                <w:vAlign w:val="center"/>
              </w:tcPr>
            </w:tcPrChange>
          </w:tcPr>
          <w:p w14:paraId="111CEE6F" w14:textId="77777777" w:rsidR="003C2B83" w:rsidRPr="00C478B1" w:rsidRDefault="003C2B83" w:rsidP="003C2B83">
            <w:pPr>
              <w:pStyle w:val="BB2023Body"/>
              <w:spacing w:line="240" w:lineRule="auto"/>
              <w:ind w:left="0"/>
              <w:jc w:val="center"/>
              <w:rPr>
                <w:sz w:val="12"/>
                <w:szCs w:val="16"/>
              </w:rPr>
            </w:pPr>
          </w:p>
        </w:tc>
        <w:tc>
          <w:tcPr>
            <w:tcW w:w="287" w:type="dxa"/>
            <w:tcBorders>
              <w:top w:val="single" w:sz="4" w:space="0" w:color="BFBFBF" w:themeColor="background1" w:themeShade="BF"/>
            </w:tcBorders>
            <w:shd w:val="clear" w:color="auto" w:fill="F2F2F2" w:themeFill="background1" w:themeFillShade="F2"/>
            <w:vAlign w:val="center"/>
            <w:tcPrChange w:id="851" w:author="WTORKY" w:date="2025-10-01T21:41:00Z" w16du:dateUtc="2025-10-01T18:41:00Z">
              <w:tcPr>
                <w:tcW w:w="287" w:type="dxa"/>
                <w:tcBorders>
                  <w:top w:val="single" w:sz="4" w:space="0" w:color="BFBFBF" w:themeColor="background1" w:themeShade="BF"/>
                </w:tcBorders>
                <w:shd w:val="clear" w:color="auto" w:fill="F2F2F2" w:themeFill="background1" w:themeFillShade="F2"/>
                <w:vAlign w:val="center"/>
              </w:tcPr>
            </w:tcPrChange>
          </w:tcPr>
          <w:p w14:paraId="1DF3E2A8" w14:textId="77777777" w:rsidR="003C2B83" w:rsidRPr="00C478B1" w:rsidRDefault="003C2B83" w:rsidP="003C2B83">
            <w:pPr>
              <w:pStyle w:val="BB2023Body"/>
              <w:spacing w:line="240" w:lineRule="auto"/>
              <w:ind w:left="0"/>
              <w:jc w:val="center"/>
              <w:rPr>
                <w:sz w:val="12"/>
                <w:szCs w:val="16"/>
              </w:rPr>
            </w:pPr>
          </w:p>
        </w:tc>
        <w:tc>
          <w:tcPr>
            <w:tcW w:w="287" w:type="dxa"/>
            <w:tcBorders>
              <w:top w:val="single" w:sz="4" w:space="0" w:color="BFBFBF" w:themeColor="background1" w:themeShade="BF"/>
            </w:tcBorders>
            <w:vAlign w:val="center"/>
            <w:tcPrChange w:id="852" w:author="WTORKY" w:date="2025-10-01T21:41:00Z" w16du:dateUtc="2025-10-01T18:41:00Z">
              <w:tcPr>
                <w:tcW w:w="287" w:type="dxa"/>
                <w:tcBorders>
                  <w:top w:val="single" w:sz="4" w:space="0" w:color="BFBFBF" w:themeColor="background1" w:themeShade="BF"/>
                </w:tcBorders>
                <w:vAlign w:val="center"/>
              </w:tcPr>
            </w:tcPrChange>
          </w:tcPr>
          <w:p w14:paraId="304B01B4" w14:textId="77777777" w:rsidR="003C2B83" w:rsidRPr="00C478B1" w:rsidRDefault="003C2B83" w:rsidP="003C2B83">
            <w:pPr>
              <w:pStyle w:val="BB2023Body"/>
              <w:spacing w:line="240" w:lineRule="auto"/>
              <w:ind w:left="0"/>
              <w:jc w:val="center"/>
              <w:rPr>
                <w:sz w:val="12"/>
                <w:szCs w:val="16"/>
              </w:rPr>
            </w:pPr>
          </w:p>
        </w:tc>
        <w:tc>
          <w:tcPr>
            <w:tcW w:w="289" w:type="dxa"/>
            <w:tcBorders>
              <w:top w:val="single" w:sz="4" w:space="0" w:color="BFBFBF" w:themeColor="background1" w:themeShade="BF"/>
            </w:tcBorders>
            <w:shd w:val="clear" w:color="auto" w:fill="F2F2F2" w:themeFill="background1" w:themeFillShade="F2"/>
            <w:vAlign w:val="center"/>
            <w:tcPrChange w:id="853" w:author="WTORKY" w:date="2025-10-01T21:41:00Z" w16du:dateUtc="2025-10-01T18:41:00Z">
              <w:tcPr>
                <w:tcW w:w="289" w:type="dxa"/>
                <w:tcBorders>
                  <w:top w:val="single" w:sz="4" w:space="0" w:color="BFBFBF" w:themeColor="background1" w:themeShade="BF"/>
                </w:tcBorders>
                <w:shd w:val="clear" w:color="auto" w:fill="F2F2F2" w:themeFill="background1" w:themeFillShade="F2"/>
                <w:vAlign w:val="center"/>
              </w:tcPr>
            </w:tcPrChange>
          </w:tcPr>
          <w:p w14:paraId="488D127C" w14:textId="05F341D5" w:rsidR="003C2B83" w:rsidRPr="00C478B1" w:rsidRDefault="00104AE3" w:rsidP="003C2B83">
            <w:pPr>
              <w:pStyle w:val="BB2023Body"/>
              <w:spacing w:line="240" w:lineRule="auto"/>
              <w:ind w:left="0"/>
              <w:jc w:val="center"/>
              <w:rPr>
                <w:sz w:val="12"/>
                <w:szCs w:val="16"/>
              </w:rPr>
            </w:pPr>
            <w:ins w:id="854" w:author="WTORKY" w:date="2025-10-01T21:43:00Z" w16du:dateUtc="2025-10-01T18:43:00Z">
              <w:r>
                <w:rPr>
                  <w:noProof/>
                </w:rPr>
                <w:drawing>
                  <wp:anchor distT="0" distB="0" distL="114300" distR="114300" simplePos="0" relativeHeight="252079256" behindDoc="0" locked="0" layoutInCell="1" allowOverlap="1" wp14:anchorId="248F7666" wp14:editId="4782C2ED">
                    <wp:simplePos x="0" y="0"/>
                    <wp:positionH relativeFrom="column">
                      <wp:posOffset>-2581275</wp:posOffset>
                    </wp:positionH>
                    <wp:positionV relativeFrom="paragraph">
                      <wp:posOffset>23495</wp:posOffset>
                    </wp:positionV>
                    <wp:extent cx="5130165" cy="971550"/>
                    <wp:effectExtent l="0" t="0" r="0" b="0"/>
                    <wp:wrapNone/>
                    <wp:docPr id="815745486" name="Chart 1">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ins>
          </w:p>
        </w:tc>
        <w:tc>
          <w:tcPr>
            <w:tcW w:w="290" w:type="dxa"/>
            <w:tcBorders>
              <w:top w:val="single" w:sz="4" w:space="0" w:color="BFBFBF" w:themeColor="background1" w:themeShade="BF"/>
            </w:tcBorders>
            <w:vAlign w:val="center"/>
            <w:tcPrChange w:id="855" w:author="WTORKY" w:date="2025-10-01T21:41:00Z" w16du:dateUtc="2025-10-01T18:41:00Z">
              <w:tcPr>
                <w:tcW w:w="290" w:type="dxa"/>
                <w:tcBorders>
                  <w:top w:val="single" w:sz="4" w:space="0" w:color="BFBFBF" w:themeColor="background1" w:themeShade="BF"/>
                </w:tcBorders>
                <w:vAlign w:val="center"/>
              </w:tcPr>
            </w:tcPrChange>
          </w:tcPr>
          <w:p w14:paraId="670AEC72" w14:textId="60AD20D0" w:rsidR="003C2B83" w:rsidRPr="00C478B1" w:rsidRDefault="003C2B83" w:rsidP="003C2B83">
            <w:pPr>
              <w:pStyle w:val="BB2023Body"/>
              <w:spacing w:line="240" w:lineRule="auto"/>
              <w:ind w:left="0"/>
              <w:jc w:val="center"/>
              <w:rPr>
                <w:sz w:val="12"/>
                <w:szCs w:val="16"/>
              </w:rPr>
            </w:pPr>
          </w:p>
        </w:tc>
        <w:tc>
          <w:tcPr>
            <w:tcW w:w="288" w:type="dxa"/>
            <w:tcBorders>
              <w:top w:val="single" w:sz="4" w:space="0" w:color="BFBFBF" w:themeColor="background1" w:themeShade="BF"/>
            </w:tcBorders>
            <w:shd w:val="clear" w:color="auto" w:fill="F2F2F2" w:themeFill="background1" w:themeFillShade="F2"/>
            <w:vAlign w:val="center"/>
            <w:tcPrChange w:id="856" w:author="WTORKY" w:date="2025-10-01T21:41:00Z" w16du:dateUtc="2025-10-01T18:41:00Z">
              <w:tcPr>
                <w:tcW w:w="288" w:type="dxa"/>
                <w:tcBorders>
                  <w:top w:val="single" w:sz="4" w:space="0" w:color="BFBFBF" w:themeColor="background1" w:themeShade="BF"/>
                </w:tcBorders>
                <w:shd w:val="clear" w:color="auto" w:fill="F2F2F2" w:themeFill="background1" w:themeFillShade="F2"/>
                <w:vAlign w:val="center"/>
              </w:tcPr>
            </w:tcPrChange>
          </w:tcPr>
          <w:p w14:paraId="291DC39B" w14:textId="77777777" w:rsidR="003C2B83" w:rsidRPr="00C478B1" w:rsidRDefault="003C2B83" w:rsidP="003C2B83">
            <w:pPr>
              <w:pStyle w:val="BB2023Body"/>
              <w:spacing w:line="240" w:lineRule="auto"/>
              <w:ind w:left="0"/>
              <w:jc w:val="center"/>
              <w:rPr>
                <w:sz w:val="12"/>
                <w:szCs w:val="16"/>
              </w:rPr>
            </w:pPr>
          </w:p>
        </w:tc>
        <w:tc>
          <w:tcPr>
            <w:tcW w:w="287" w:type="dxa"/>
            <w:tcBorders>
              <w:top w:val="single" w:sz="4" w:space="0" w:color="BFBFBF" w:themeColor="background1" w:themeShade="BF"/>
            </w:tcBorders>
            <w:vAlign w:val="center"/>
            <w:tcPrChange w:id="857" w:author="WTORKY" w:date="2025-10-01T21:41:00Z" w16du:dateUtc="2025-10-01T18:41:00Z">
              <w:tcPr>
                <w:tcW w:w="287" w:type="dxa"/>
                <w:tcBorders>
                  <w:top w:val="single" w:sz="4" w:space="0" w:color="BFBFBF" w:themeColor="background1" w:themeShade="BF"/>
                </w:tcBorders>
                <w:vAlign w:val="center"/>
              </w:tcPr>
            </w:tcPrChange>
          </w:tcPr>
          <w:p w14:paraId="75E5E440" w14:textId="77777777" w:rsidR="003C2B83" w:rsidRPr="00C478B1" w:rsidRDefault="003C2B83" w:rsidP="003C2B83">
            <w:pPr>
              <w:pStyle w:val="BB2023Body"/>
              <w:spacing w:line="240" w:lineRule="auto"/>
              <w:ind w:left="0"/>
              <w:jc w:val="center"/>
              <w:rPr>
                <w:sz w:val="12"/>
                <w:szCs w:val="16"/>
              </w:rPr>
            </w:pPr>
          </w:p>
        </w:tc>
        <w:tc>
          <w:tcPr>
            <w:tcW w:w="287" w:type="dxa"/>
            <w:tcBorders>
              <w:top w:val="single" w:sz="4" w:space="0" w:color="BFBFBF" w:themeColor="background1" w:themeShade="BF"/>
            </w:tcBorders>
            <w:shd w:val="clear" w:color="auto" w:fill="F2F2F2" w:themeFill="background1" w:themeFillShade="F2"/>
            <w:tcPrChange w:id="858" w:author="WTORKY" w:date="2025-10-01T21:41:00Z" w16du:dateUtc="2025-10-01T18:41:00Z">
              <w:tcPr>
                <w:tcW w:w="287" w:type="dxa"/>
                <w:tcBorders>
                  <w:top w:val="single" w:sz="4" w:space="0" w:color="BFBFBF" w:themeColor="background1" w:themeShade="BF"/>
                </w:tcBorders>
                <w:shd w:val="clear" w:color="auto" w:fill="F2F2F2" w:themeFill="background1" w:themeFillShade="F2"/>
              </w:tcPr>
            </w:tcPrChange>
          </w:tcPr>
          <w:p w14:paraId="0F726E61" w14:textId="77777777" w:rsidR="003C2B83" w:rsidRDefault="003C2B83" w:rsidP="003C2B83">
            <w:pPr>
              <w:pStyle w:val="BB2023Body"/>
              <w:spacing w:line="240" w:lineRule="auto"/>
              <w:ind w:left="0"/>
              <w:jc w:val="center"/>
              <w:rPr>
                <w:noProof/>
              </w:rPr>
            </w:pPr>
          </w:p>
        </w:tc>
        <w:tc>
          <w:tcPr>
            <w:tcW w:w="291" w:type="dxa"/>
            <w:tcBorders>
              <w:top w:val="single" w:sz="4" w:space="0" w:color="BFBFBF" w:themeColor="background1" w:themeShade="BF"/>
            </w:tcBorders>
            <w:shd w:val="clear" w:color="auto" w:fill="FFFFFF" w:themeFill="background1"/>
            <w:tcPrChange w:id="859" w:author="WTORKY" w:date="2025-10-01T21:41:00Z" w16du:dateUtc="2025-10-01T18:41:00Z">
              <w:tcPr>
                <w:tcW w:w="291" w:type="dxa"/>
                <w:tcBorders>
                  <w:top w:val="single" w:sz="4" w:space="0" w:color="BFBFBF" w:themeColor="background1" w:themeShade="BF"/>
                </w:tcBorders>
                <w:shd w:val="clear" w:color="auto" w:fill="FFFFFF" w:themeFill="background1"/>
              </w:tcPr>
            </w:tcPrChange>
          </w:tcPr>
          <w:p w14:paraId="34012DEB" w14:textId="77777777" w:rsidR="003C2B83" w:rsidRDefault="003C2B83" w:rsidP="003C2B83">
            <w:pPr>
              <w:pStyle w:val="BB2023Body"/>
              <w:spacing w:line="240" w:lineRule="auto"/>
              <w:ind w:left="0"/>
              <w:jc w:val="center"/>
              <w:rPr>
                <w:noProof/>
              </w:rPr>
            </w:pPr>
          </w:p>
        </w:tc>
        <w:tc>
          <w:tcPr>
            <w:tcW w:w="295" w:type="dxa"/>
            <w:tcBorders>
              <w:top w:val="single" w:sz="4" w:space="0" w:color="BFBFBF" w:themeColor="background1" w:themeShade="BF"/>
            </w:tcBorders>
            <w:shd w:val="clear" w:color="auto" w:fill="F2F2F2" w:themeFill="background1" w:themeFillShade="F2"/>
            <w:tcPrChange w:id="860" w:author="WTORKY" w:date="2025-10-01T21:41:00Z" w16du:dateUtc="2025-10-01T18:41:00Z">
              <w:tcPr>
                <w:tcW w:w="295" w:type="dxa"/>
                <w:tcBorders>
                  <w:top w:val="single" w:sz="4" w:space="0" w:color="BFBFBF" w:themeColor="background1" w:themeShade="BF"/>
                </w:tcBorders>
                <w:shd w:val="clear" w:color="auto" w:fill="F2F2F2" w:themeFill="background1" w:themeFillShade="F2"/>
              </w:tcPr>
            </w:tcPrChange>
          </w:tcPr>
          <w:p w14:paraId="2C4B706E" w14:textId="77777777" w:rsidR="003C2B83" w:rsidRDefault="003C2B83" w:rsidP="003C2B83">
            <w:pPr>
              <w:pStyle w:val="BB2023Body"/>
              <w:spacing w:line="240" w:lineRule="auto"/>
              <w:ind w:left="0"/>
              <w:jc w:val="center"/>
              <w:rPr>
                <w:rFonts w:ascii="Calibri" w:hAnsi="Calibri" w:cs="Calibri"/>
                <w:noProof/>
                <w:color w:val="000000"/>
              </w:rPr>
            </w:pPr>
          </w:p>
        </w:tc>
        <w:tc>
          <w:tcPr>
            <w:tcW w:w="287" w:type="dxa"/>
            <w:gridSpan w:val="2"/>
            <w:tcBorders>
              <w:top w:val="single" w:sz="4" w:space="0" w:color="BFBFBF" w:themeColor="background1" w:themeShade="BF"/>
            </w:tcBorders>
            <w:shd w:val="clear" w:color="auto" w:fill="FFFFFF" w:themeFill="background1"/>
            <w:tcPrChange w:id="861" w:author="WTORKY" w:date="2025-10-01T21:41:00Z" w16du:dateUtc="2025-10-01T18:41:00Z">
              <w:tcPr>
                <w:tcW w:w="287" w:type="dxa"/>
                <w:gridSpan w:val="2"/>
                <w:tcBorders>
                  <w:top w:val="single" w:sz="4" w:space="0" w:color="BFBFBF" w:themeColor="background1" w:themeShade="BF"/>
                </w:tcBorders>
                <w:shd w:val="clear" w:color="auto" w:fill="FFFFFF" w:themeFill="background1"/>
              </w:tcPr>
            </w:tcPrChange>
          </w:tcPr>
          <w:p w14:paraId="6525008E" w14:textId="77777777" w:rsidR="003C2B83" w:rsidDel="009335B0" w:rsidRDefault="003C2B83" w:rsidP="003C2B83">
            <w:pPr>
              <w:pStyle w:val="BB2023Body"/>
              <w:spacing w:line="240" w:lineRule="auto"/>
              <w:ind w:left="0"/>
              <w:jc w:val="center"/>
              <w:rPr>
                <w:rFonts w:ascii="Calibri" w:hAnsi="Calibri" w:cs="Calibri"/>
                <w:noProof/>
                <w:color w:val="000000"/>
              </w:rPr>
            </w:pPr>
          </w:p>
        </w:tc>
        <w:tc>
          <w:tcPr>
            <w:tcW w:w="287" w:type="dxa"/>
            <w:tcBorders>
              <w:top w:val="single" w:sz="4" w:space="0" w:color="BFBFBF" w:themeColor="background1" w:themeShade="BF"/>
            </w:tcBorders>
            <w:shd w:val="clear" w:color="auto" w:fill="F2F2F2" w:themeFill="background1" w:themeFillShade="F2"/>
            <w:tcPrChange w:id="862" w:author="WTORKY" w:date="2025-10-01T21:41:00Z" w16du:dateUtc="2025-10-01T18:41:00Z">
              <w:tcPr>
                <w:tcW w:w="287" w:type="dxa"/>
                <w:tcBorders>
                  <w:top w:val="single" w:sz="4" w:space="0" w:color="BFBFBF" w:themeColor="background1" w:themeShade="BF"/>
                </w:tcBorders>
                <w:shd w:val="clear" w:color="auto" w:fill="F2F2F2" w:themeFill="background1" w:themeFillShade="F2"/>
              </w:tcPr>
            </w:tcPrChange>
          </w:tcPr>
          <w:p w14:paraId="57932432" w14:textId="19C7DDEC" w:rsidR="003C2B83" w:rsidDel="009335B0" w:rsidRDefault="003C2B83" w:rsidP="003C2B83">
            <w:pPr>
              <w:pStyle w:val="BB2023Body"/>
              <w:spacing w:line="240" w:lineRule="auto"/>
              <w:ind w:left="0"/>
              <w:jc w:val="center"/>
              <w:rPr>
                <w:rFonts w:ascii="Calibri" w:hAnsi="Calibri" w:cs="Calibri"/>
                <w:noProof/>
                <w:color w:val="000000"/>
              </w:rPr>
            </w:pPr>
          </w:p>
        </w:tc>
        <w:tc>
          <w:tcPr>
            <w:tcW w:w="278" w:type="dxa"/>
            <w:tcBorders>
              <w:top w:val="single" w:sz="4" w:space="0" w:color="BFBFBF" w:themeColor="background1" w:themeShade="BF"/>
            </w:tcBorders>
            <w:shd w:val="clear" w:color="auto" w:fill="FFFFFF" w:themeFill="background1"/>
            <w:tcPrChange w:id="863" w:author="WTORKY" w:date="2025-10-01T21:41:00Z" w16du:dateUtc="2025-10-01T18:41:00Z">
              <w:tcPr>
                <w:tcW w:w="278" w:type="dxa"/>
                <w:tcBorders>
                  <w:top w:val="single" w:sz="4" w:space="0" w:color="BFBFBF" w:themeColor="background1" w:themeShade="BF"/>
                </w:tcBorders>
                <w:shd w:val="clear" w:color="auto" w:fill="FFFFFF" w:themeFill="background1"/>
              </w:tcPr>
            </w:tcPrChange>
          </w:tcPr>
          <w:p w14:paraId="42E07F7C" w14:textId="65306834" w:rsidR="003C2B83" w:rsidDel="009335B0" w:rsidRDefault="003C2B83" w:rsidP="003C2B83">
            <w:pPr>
              <w:pStyle w:val="BB2023Body"/>
              <w:spacing w:line="240" w:lineRule="auto"/>
              <w:ind w:left="0"/>
              <w:jc w:val="center"/>
              <w:rPr>
                <w:rFonts w:ascii="Calibri" w:hAnsi="Calibri" w:cs="Calibri"/>
                <w:noProof/>
                <w:color w:val="000000"/>
              </w:rPr>
            </w:pPr>
          </w:p>
        </w:tc>
        <w:tc>
          <w:tcPr>
            <w:tcW w:w="278" w:type="dxa"/>
            <w:tcBorders>
              <w:top w:val="single" w:sz="4" w:space="0" w:color="BFBFBF" w:themeColor="background1" w:themeShade="BF"/>
            </w:tcBorders>
            <w:shd w:val="clear" w:color="auto" w:fill="F2F2F2" w:themeFill="background1" w:themeFillShade="F2"/>
            <w:tcPrChange w:id="864" w:author="WTORKY" w:date="2025-10-01T21:41:00Z" w16du:dateUtc="2025-10-01T18:41:00Z">
              <w:tcPr>
                <w:tcW w:w="278" w:type="dxa"/>
                <w:tcBorders>
                  <w:top w:val="single" w:sz="4" w:space="0" w:color="BFBFBF" w:themeColor="background1" w:themeShade="BF"/>
                </w:tcBorders>
                <w:shd w:val="clear" w:color="auto" w:fill="F2F2F2" w:themeFill="background1" w:themeFillShade="F2"/>
              </w:tcPr>
            </w:tcPrChange>
          </w:tcPr>
          <w:p w14:paraId="39879269" w14:textId="77777777" w:rsidR="003C2B83" w:rsidDel="009335B0" w:rsidRDefault="003C2B83" w:rsidP="003C2B83">
            <w:pPr>
              <w:pStyle w:val="BB2023Body"/>
              <w:spacing w:line="240" w:lineRule="auto"/>
              <w:ind w:left="0"/>
              <w:jc w:val="center"/>
              <w:rPr>
                <w:rFonts w:ascii="Calibri" w:hAnsi="Calibri" w:cs="Calibri"/>
                <w:noProof/>
                <w:color w:val="000000"/>
              </w:rPr>
            </w:pPr>
          </w:p>
        </w:tc>
        <w:tc>
          <w:tcPr>
            <w:tcW w:w="278" w:type="dxa"/>
            <w:tcBorders>
              <w:top w:val="single" w:sz="4" w:space="0" w:color="BFBFBF" w:themeColor="background1" w:themeShade="BF"/>
            </w:tcBorders>
            <w:tcPrChange w:id="865" w:author="WTORKY" w:date="2025-10-01T21:41:00Z" w16du:dateUtc="2025-10-01T18:41:00Z">
              <w:tcPr>
                <w:tcW w:w="278" w:type="dxa"/>
                <w:tcBorders>
                  <w:top w:val="single" w:sz="4" w:space="0" w:color="BFBFBF" w:themeColor="background1" w:themeShade="BF"/>
                </w:tcBorders>
              </w:tcPr>
            </w:tcPrChange>
          </w:tcPr>
          <w:p w14:paraId="2108A23C" w14:textId="77777777" w:rsidR="003C2B83" w:rsidDel="009335B0" w:rsidRDefault="003C2B83" w:rsidP="003C2B83">
            <w:pPr>
              <w:pStyle w:val="BB2023Body"/>
              <w:spacing w:line="240" w:lineRule="auto"/>
              <w:ind w:left="0"/>
              <w:jc w:val="center"/>
              <w:rPr>
                <w:rFonts w:ascii="Calibri" w:hAnsi="Calibri" w:cs="Calibri"/>
                <w:noProof/>
                <w:color w:val="000000"/>
              </w:rPr>
            </w:pPr>
          </w:p>
        </w:tc>
        <w:tc>
          <w:tcPr>
            <w:tcW w:w="278" w:type="dxa"/>
            <w:tcBorders>
              <w:top w:val="single" w:sz="4" w:space="0" w:color="BFBFBF" w:themeColor="background1" w:themeShade="BF"/>
            </w:tcBorders>
            <w:shd w:val="clear" w:color="auto" w:fill="F2F2F2" w:themeFill="background1" w:themeFillShade="F2"/>
            <w:tcPrChange w:id="866" w:author="WTORKY" w:date="2025-10-01T21:41:00Z" w16du:dateUtc="2025-10-01T18:41:00Z">
              <w:tcPr>
                <w:tcW w:w="278" w:type="dxa"/>
                <w:tcBorders>
                  <w:top w:val="single" w:sz="4" w:space="0" w:color="BFBFBF" w:themeColor="background1" w:themeShade="BF"/>
                </w:tcBorders>
                <w:shd w:val="clear" w:color="auto" w:fill="F2F2F2" w:themeFill="background1" w:themeFillShade="F2"/>
              </w:tcPr>
            </w:tcPrChange>
          </w:tcPr>
          <w:p w14:paraId="5B0E718F" w14:textId="77777777" w:rsidR="003C2B83" w:rsidDel="009335B0" w:rsidRDefault="003C2B83" w:rsidP="003C2B83">
            <w:pPr>
              <w:pStyle w:val="BB2023Body"/>
              <w:spacing w:line="240" w:lineRule="auto"/>
              <w:ind w:left="0"/>
              <w:jc w:val="center"/>
              <w:rPr>
                <w:rFonts w:ascii="Calibri" w:hAnsi="Calibri" w:cs="Calibri"/>
                <w:noProof/>
                <w:color w:val="000000"/>
              </w:rPr>
            </w:pPr>
          </w:p>
        </w:tc>
        <w:tc>
          <w:tcPr>
            <w:tcW w:w="278" w:type="dxa"/>
            <w:tcBorders>
              <w:top w:val="single" w:sz="4" w:space="0" w:color="BFBFBF" w:themeColor="background1" w:themeShade="BF"/>
            </w:tcBorders>
            <w:tcPrChange w:id="867" w:author="WTORKY" w:date="2025-10-01T21:41:00Z" w16du:dateUtc="2025-10-01T18:41:00Z">
              <w:tcPr>
                <w:tcW w:w="278" w:type="dxa"/>
                <w:tcBorders>
                  <w:top w:val="single" w:sz="4" w:space="0" w:color="BFBFBF" w:themeColor="background1" w:themeShade="BF"/>
                </w:tcBorders>
                <w:shd w:val="clear" w:color="auto" w:fill="F2F2F2" w:themeFill="background1" w:themeFillShade="F2"/>
              </w:tcPr>
            </w:tcPrChange>
          </w:tcPr>
          <w:p w14:paraId="46CC7BA3" w14:textId="77777777" w:rsidR="003C2B83" w:rsidDel="009335B0" w:rsidRDefault="003C2B83" w:rsidP="003C2B83">
            <w:pPr>
              <w:pStyle w:val="BB2023Body"/>
              <w:spacing w:line="240" w:lineRule="auto"/>
              <w:ind w:left="0"/>
              <w:jc w:val="center"/>
              <w:rPr>
                <w:rFonts w:ascii="Calibri" w:hAnsi="Calibri" w:cs="Calibri"/>
                <w:noProof/>
                <w:color w:val="000000"/>
              </w:rPr>
            </w:pPr>
          </w:p>
        </w:tc>
      </w:tr>
    </w:tbl>
    <w:p w14:paraId="78286553" w14:textId="0314B9E4" w:rsidR="005D5E86" w:rsidRPr="009A33F8" w:rsidRDefault="00537CB5" w:rsidP="00315373">
      <w:pPr>
        <w:pStyle w:val="BB2023Body"/>
        <w:spacing w:line="276" w:lineRule="auto"/>
        <w:ind w:left="0"/>
      </w:pPr>
      <w:del w:id="868" w:author="WTORKY" w:date="2025-10-01T21:39:00Z" w16du:dateUtc="2025-10-01T18:39:00Z">
        <w:r w:rsidDel="003C2B83">
          <w:rPr>
            <w:noProof/>
          </w:rPr>
          <w:drawing>
            <wp:anchor distT="0" distB="0" distL="114300" distR="114300" simplePos="0" relativeHeight="251952280" behindDoc="0" locked="0" layoutInCell="1" allowOverlap="1" wp14:anchorId="391D65A0" wp14:editId="6FE38606">
              <wp:simplePos x="0" y="0"/>
              <wp:positionH relativeFrom="column">
                <wp:posOffset>875131</wp:posOffset>
              </wp:positionH>
              <wp:positionV relativeFrom="paragraph">
                <wp:posOffset>170328</wp:posOffset>
              </wp:positionV>
              <wp:extent cx="4948781" cy="1289685"/>
              <wp:effectExtent l="0" t="0" r="4445" b="0"/>
              <wp:wrapNone/>
              <wp:docPr id="332900469"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del>
      <w:r w:rsidR="000D11BB">
        <w:rPr>
          <w:noProof/>
        </w:rPr>
        <mc:AlternateContent>
          <mc:Choice Requires="wpg">
            <w:drawing>
              <wp:anchor distT="0" distB="0" distL="114300" distR="114300" simplePos="0" relativeHeight="251657262" behindDoc="0" locked="0" layoutInCell="1" allowOverlap="1" wp14:anchorId="5574AA59" wp14:editId="7FEDF4FA">
                <wp:simplePos x="0" y="0"/>
                <wp:positionH relativeFrom="margin">
                  <wp:posOffset>-607838</wp:posOffset>
                </wp:positionH>
                <wp:positionV relativeFrom="paragraph">
                  <wp:posOffset>175678</wp:posOffset>
                </wp:positionV>
                <wp:extent cx="7287198" cy="3021468"/>
                <wp:effectExtent l="0" t="0" r="9525" b="7620"/>
                <wp:wrapNone/>
                <wp:docPr id="846135186" name="Group 1"/>
                <wp:cNvGraphicFramePr/>
                <a:graphic xmlns:a="http://schemas.openxmlformats.org/drawingml/2006/main">
                  <a:graphicData uri="http://schemas.microsoft.com/office/word/2010/wordprocessingGroup">
                    <wpg:wgp>
                      <wpg:cNvGrpSpPr/>
                      <wpg:grpSpPr>
                        <a:xfrm>
                          <a:off x="0" y="0"/>
                          <a:ext cx="7287198" cy="3021468"/>
                          <a:chOff x="0" y="0"/>
                          <a:chExt cx="7287138" cy="3038402"/>
                        </a:xfrm>
                      </wpg:grpSpPr>
                      <wps:wsp>
                        <wps:cNvPr id="377" name="Freeform: Shape 1"/>
                        <wps:cNvSpPr/>
                        <wps:spPr>
                          <a:xfrm>
                            <a:off x="6883410" y="5321"/>
                            <a:ext cx="403728" cy="3032635"/>
                          </a:xfrm>
                          <a:custGeom>
                            <a:avLst/>
                            <a:gdLst>
                              <a:gd name="connsiteX0" fmla="*/ 0 w 457200"/>
                              <a:gd name="connsiteY0" fmla="*/ 0 h 3391469"/>
                              <a:gd name="connsiteX1" fmla="*/ 457200 w 457200"/>
                              <a:gd name="connsiteY1" fmla="*/ 0 h 3391469"/>
                              <a:gd name="connsiteX2" fmla="*/ 457200 w 457200"/>
                              <a:gd name="connsiteY2" fmla="*/ 2941093 h 3391469"/>
                              <a:gd name="connsiteX3" fmla="*/ 6824 w 457200"/>
                              <a:gd name="connsiteY3" fmla="*/ 3391469 h 3391469"/>
                              <a:gd name="connsiteX4" fmla="*/ 0 w 457200"/>
                              <a:gd name="connsiteY4" fmla="*/ 0 h 339146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7200" h="3391469">
                                <a:moveTo>
                                  <a:pt x="0" y="0"/>
                                </a:moveTo>
                                <a:lnTo>
                                  <a:pt x="457200" y="0"/>
                                </a:lnTo>
                                <a:lnTo>
                                  <a:pt x="457200" y="2941093"/>
                                </a:lnTo>
                                <a:lnTo>
                                  <a:pt x="6824" y="3391469"/>
                                </a:lnTo>
                                <a:cubicBezTo>
                                  <a:pt x="4549" y="2260979"/>
                                  <a:pt x="2275" y="1130490"/>
                                  <a:pt x="0"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grpSp>
                        <wpg:cNvPr id="280" name="Group 2"/>
                        <wpg:cNvGrpSpPr/>
                        <wpg:grpSpPr>
                          <a:xfrm>
                            <a:off x="0" y="0"/>
                            <a:ext cx="1494851" cy="3038402"/>
                            <a:chOff x="0" y="-78"/>
                            <a:chExt cx="1496245" cy="3230245"/>
                          </a:xfrm>
                        </wpg:grpSpPr>
                        <wps:wsp>
                          <wps:cNvPr id="1840727652" name="Snip Single Corner Rectangle 77"/>
                          <wps:cNvSpPr/>
                          <wps:spPr>
                            <a:xfrm flipH="1">
                              <a:off x="166738" y="-78"/>
                              <a:ext cx="1048308" cy="3230245"/>
                            </a:xfrm>
                            <a:prstGeom prst="snip1Rect">
                              <a:avLst>
                                <a:gd name="adj" fmla="val 35663"/>
                              </a:avLst>
                            </a:prstGeom>
                            <a:solidFill>
                              <a:schemeClr val="accent1">
                                <a:lumMod val="50000"/>
                              </a:schemeClr>
                            </a:solidFill>
                            <a:ln w="10795" cap="flat" cmpd="sng" algn="ctr">
                              <a:noFill/>
                              <a:prstDash val="solid"/>
                            </a:ln>
                            <a:effectLst/>
                          </wps:spPr>
                          <wps:bodyPr rot="0" spcFirstLastPara="0" vert="horz" wrap="square" lIns="0" tIns="0" rIns="91440" bIns="0" numCol="1" spcCol="0" rtlCol="0" fromWordArt="0" anchor="t" anchorCtr="0" forceAA="0" compatLnSpc="1">
                            <a:prstTxWarp prst="textNoShape">
                              <a:avLst/>
                            </a:prstTxWarp>
                            <a:noAutofit/>
                          </wps:bodyPr>
                        </wps:wsp>
                        <pic:pic xmlns:pic="http://schemas.openxmlformats.org/drawingml/2006/picture">
                          <pic:nvPicPr>
                            <pic:cNvPr id="2017760104" name="Picture 2017760104"/>
                            <pic:cNvPicPr>
                              <a:picLocks noChangeAspect="1"/>
                            </pic:cNvPicPr>
                          </pic:nvPicPr>
                          <pic:blipFill rotWithShape="1">
                            <a:blip r:embed="rId41" cstate="print">
                              <a:duotone>
                                <a:prstClr val="black"/>
                                <a:srgbClr val="1FBACF">
                                  <a:tint val="45000"/>
                                  <a:satMod val="400000"/>
                                </a:srgbClr>
                              </a:duotone>
                              <a:extLst>
                                <a:ext uri="{28A0092B-C50C-407E-A947-70E740481C1C}">
                                  <a14:useLocalDpi xmlns:a14="http://schemas.microsoft.com/office/drawing/2010/main" val="0"/>
                                </a:ext>
                              </a:extLst>
                            </a:blip>
                            <a:srcRect l="28091" r="-437"/>
                            <a:stretch/>
                          </pic:blipFill>
                          <pic:spPr>
                            <a:xfrm>
                              <a:off x="166704" y="2181225"/>
                              <a:ext cx="706120" cy="981710"/>
                            </a:xfrm>
                            <a:prstGeom prst="rect">
                              <a:avLst/>
                            </a:prstGeom>
                          </pic:spPr>
                        </pic:pic>
                        <wps:wsp>
                          <wps:cNvPr id="269532676" name="Rounded Rectangle 73"/>
                          <wps:cNvSpPr/>
                          <wps:spPr>
                            <a:xfrm rot="16200000">
                              <a:off x="466462" y="743157"/>
                              <a:ext cx="1771262" cy="286509"/>
                            </a:xfrm>
                            <a:prstGeom prst="roundRect">
                              <a:avLst>
                                <a:gd name="adj" fmla="val 0"/>
                              </a:avLst>
                            </a:prstGeom>
                            <a:solidFill>
                              <a:srgbClr val="29C7FF"/>
                            </a:solidFill>
                            <a:ln w="10795" cap="flat" cmpd="sng" algn="ctr">
                              <a:noFill/>
                              <a:prstDash val="solid"/>
                            </a:ln>
                            <a:effectLst/>
                          </wps:spPr>
                          <wps:txbx>
                            <w:txbxContent>
                              <w:p w14:paraId="64ACBF28" w14:textId="77777777" w:rsidR="00574037" w:rsidRDefault="00574037" w:rsidP="005D5E86">
                                <w:pPr>
                                  <w:bidi/>
                                  <w:spacing w:after="0" w:line="240" w:lineRule="auto"/>
                                  <w:jc w:val="center"/>
                                  <w:rPr>
                                    <w:rFonts w:asciiTheme="majorHAnsi" w:hAnsiTheme="majorHAnsi" w:cs="Calibri"/>
                                    <w:b/>
                                    <w:bCs/>
                                    <w:color w:val="FFFFFF" w:themeColor="light1"/>
                                    <w:kern w:val="24"/>
                                    <w:sz w:val="14"/>
                                    <w:szCs w:val="14"/>
                                  </w:rPr>
                                </w:pPr>
                                <w:r>
                                  <w:rPr>
                                    <w:rFonts w:asciiTheme="majorHAnsi" w:hAnsiTheme="majorHAnsi" w:cs="Calibri"/>
                                    <w:b/>
                                    <w:bCs/>
                                    <w:color w:val="FFFFFF" w:themeColor="light1"/>
                                    <w:kern w:val="24"/>
                                    <w:sz w:val="14"/>
                                    <w:szCs w:val="14"/>
                                  </w:rPr>
                                  <w:t>Figure 1.1. Past Performance</w:t>
                                </w:r>
                              </w:p>
                            </w:txbxContent>
                          </wps:txbx>
                          <wps:bodyPr lIns="0" tIns="0" rIns="0" bIns="0" rtlCol="0" anchor="ctr"/>
                        </wps:wsp>
                        <wps:wsp>
                          <wps:cNvPr id="920525289" name="Rounded Rectangle 82"/>
                          <wps:cNvSpPr/>
                          <wps:spPr>
                            <a:xfrm rot="16200000">
                              <a:off x="623913" y="2357615"/>
                              <a:ext cx="1458280" cy="286385"/>
                            </a:xfrm>
                            <a:prstGeom prst="roundRect">
                              <a:avLst>
                                <a:gd name="adj" fmla="val 0"/>
                              </a:avLst>
                            </a:prstGeom>
                            <a:solidFill>
                              <a:srgbClr val="8C8EF0"/>
                            </a:solidFill>
                            <a:ln w="10795" cap="flat" cmpd="sng" algn="ctr">
                              <a:noFill/>
                              <a:prstDash val="solid"/>
                            </a:ln>
                            <a:effectLst/>
                          </wps:spPr>
                          <wps:txbx>
                            <w:txbxContent>
                              <w:p w14:paraId="56883091" w14:textId="77777777" w:rsidR="00574037" w:rsidRDefault="00574037" w:rsidP="005D5E86">
                                <w:pPr>
                                  <w:bidi/>
                                  <w:spacing w:after="0" w:line="240" w:lineRule="auto"/>
                                  <w:jc w:val="center"/>
                                  <w:rPr>
                                    <w:rFonts w:asciiTheme="majorHAnsi" w:hAnsiTheme="majorHAnsi" w:cs="Calibri"/>
                                    <w:b/>
                                    <w:bCs/>
                                    <w:color w:val="FFFFFF" w:themeColor="light1"/>
                                    <w:kern w:val="24"/>
                                    <w:sz w:val="14"/>
                                    <w:szCs w:val="14"/>
                                  </w:rPr>
                                </w:pPr>
                                <w:r>
                                  <w:rPr>
                                    <w:rFonts w:asciiTheme="majorHAnsi" w:hAnsiTheme="majorHAnsi" w:cs="Calibri"/>
                                    <w:b/>
                                    <w:bCs/>
                                    <w:color w:val="FFFFFF" w:themeColor="light1"/>
                                    <w:kern w:val="24"/>
                                    <w:sz w:val="14"/>
                                    <w:szCs w:val="14"/>
                                  </w:rPr>
                                  <w:t>Figure 1.2. Outlook</w:t>
                                </w:r>
                              </w:p>
                            </w:txbxContent>
                          </wps:txbx>
                          <wps:bodyPr lIns="36000" tIns="0" rIns="36000" bIns="0" rtlCol="0" anchor="ctr"/>
                        </wps:wsp>
                        <wps:wsp>
                          <wps:cNvPr id="1264055034" name="Rectangle 1264055034"/>
                          <wps:cNvSpPr/>
                          <wps:spPr>
                            <a:xfrm>
                              <a:off x="0" y="266700"/>
                              <a:ext cx="1215012" cy="1061720"/>
                            </a:xfrm>
                            <a:prstGeom prst="rect">
                              <a:avLst/>
                            </a:prstGeom>
                          </wps:spPr>
                          <wps:txbx>
                            <w:txbxContent>
                              <w:p w14:paraId="649BB268" w14:textId="77777777" w:rsidR="00574037" w:rsidRDefault="00574037" w:rsidP="005D5E86">
                                <w:pPr>
                                  <w:ind w:left="187"/>
                                  <w:jc w:val="right"/>
                                  <w:rPr>
                                    <w:rFonts w:asciiTheme="majorHAnsi" w:hAnsiTheme="majorHAnsi" w:cs="Calibri"/>
                                    <w:b/>
                                    <w:bCs/>
                                    <w:color w:val="FFFFFF" w:themeColor="background1"/>
                                    <w:kern w:val="24"/>
                                    <w:sz w:val="16"/>
                                    <w:szCs w:val="16"/>
                                  </w:rPr>
                                </w:pPr>
                                <w:r>
                                  <w:rPr>
                                    <w:rFonts w:asciiTheme="majorHAnsi" w:hAnsiTheme="majorHAnsi" w:cs="Calibri"/>
                                    <w:b/>
                                    <w:bCs/>
                                    <w:color w:val="FFFFFF" w:themeColor="background1"/>
                                    <w:kern w:val="24"/>
                                    <w:sz w:val="16"/>
                                    <w:szCs w:val="16"/>
                                  </w:rPr>
                                  <w:t>Development of the Overall Business Barometer Index</w:t>
                                </w:r>
                              </w:p>
                            </w:txbxContent>
                          </wps:txbx>
                          <wps:bodyPr wrap="square">
                            <a:noAutofit/>
                          </wps:bodyPr>
                        </wps:wsp>
                      </wpg:grpSp>
                    </wpg:wgp>
                  </a:graphicData>
                </a:graphic>
                <wp14:sizeRelH relativeFrom="margin">
                  <wp14:pctWidth>0</wp14:pctWidth>
                </wp14:sizeRelH>
                <wp14:sizeRelV relativeFrom="margin">
                  <wp14:pctHeight>0</wp14:pctHeight>
                </wp14:sizeRelV>
              </wp:anchor>
            </w:drawing>
          </mc:Choice>
          <mc:Fallback>
            <w:pict>
              <v:group w14:anchorId="5574AA59" id="Group 1" o:spid="_x0000_s1083" style="position:absolute;left:0;text-align:left;margin-left:-47.85pt;margin-top:13.85pt;width:573.8pt;height:237.9pt;z-index:251657262;mso-position-horizontal-relative:margin;mso-width-relative:margin;mso-height-relative:margin" coordsize="72871,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">
                <v:shape id="Freeform: Shape 1" o:spid="_x0000_s1084" style="position:absolute;left:68834;top:53;width:4037;height:30326;visibility:visible;mso-wrap-style:square;v-text-anchor:middle" coordsize="457200,3391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" path="m,l457200,r,2941093l6824,3391469c4549,2260979,2275,1130490,,xe" fillcolor="white [3212]" stroked="f" strokeweight=".85pt">
                  <v:path arrowok="t" o:connecttype="custom" o:connectlocs="0,0;403728,0;403728,2629911;6026,3032635;0,0" o:connectangles="0,0,0,0,0"/>
                </v:shape>
                <v:group id="Group 2" o:spid="_x0000_s1085" style="position:absolute;width:14948;height:30384" coordorigin="" coordsize="14962,32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">
                  <v:shape id="Snip Single Corner Rectangle 77" o:spid="_x0000_s1086" style="position:absolute;left:1667;width:10483;height:32301;flip:x;visibility:visible;mso-wrap-style:square;v-text-anchor:top" coordsize="1048308,323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" path="m,l674450,r373858,373858l1048308,3230245,,3230245,,xe" fillcolor="#0f5c66 [1604]" stroked="f" strokeweight=".85pt">
                    <v:path arrowok="t" o:connecttype="custom" o:connectlocs="0,0;674450,0;1048308,373858;1048308,3230245;0,3230245;0,0" o:connectangles="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7760104" o:spid="_x0000_s1087" type="#_x0000_t75" style="position:absolute;left:1667;top:21812;width:7061;height:9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">
                    <v:imagedata r:id="rId42" o:title="" cropleft="18410f" cropright="-286f" recolortarget="black"/>
                  </v:shape>
                  <v:roundrect id="Rounded Rectangle 73" o:spid="_x0000_s1088" style="position:absolute;left:4664;top:7431;width:17713;height:2865;rotation:-90;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" fillcolor="#29c7ff" stroked="f" strokeweight=".85pt">
                    <v:textbox inset="0,0,0,0">
                      <w:txbxContent>
                        <w:p w14:paraId="64ACBF28" w14:textId="77777777" w:rsidR="00574037" w:rsidRDefault="00574037" w:rsidP="005D5E86">
                          <w:pPr>
                            <w:bidi/>
                            <w:spacing w:after="0" w:line="240" w:lineRule="auto"/>
                            <w:jc w:val="center"/>
                            <w:rPr>
                              <w:rFonts w:asciiTheme="majorHAnsi" w:hAnsiTheme="majorHAnsi" w:cs="Calibri"/>
                              <w:b/>
                              <w:bCs/>
                              <w:color w:val="FFFFFF" w:themeColor="light1"/>
                              <w:kern w:val="24"/>
                              <w:sz w:val="14"/>
                              <w:szCs w:val="14"/>
                            </w:rPr>
                          </w:pPr>
                          <w:r>
                            <w:rPr>
                              <w:rFonts w:asciiTheme="majorHAnsi" w:hAnsiTheme="majorHAnsi" w:cs="Calibri"/>
                              <w:b/>
                              <w:bCs/>
                              <w:color w:val="FFFFFF" w:themeColor="light1"/>
                              <w:kern w:val="24"/>
                              <w:sz w:val="14"/>
                              <w:szCs w:val="14"/>
                            </w:rPr>
                            <w:t>Figure 1.1. Past Performance</w:t>
                          </w:r>
                        </w:p>
                      </w:txbxContent>
                    </v:textbox>
                  </v:roundrect>
                  <v:roundrect id="Rounded Rectangle 82" o:spid="_x0000_s1089" style="position:absolute;left:6238;top:23576;width:14583;height:2864;rotation:-90;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" fillcolor="#8c8ef0" stroked="f" strokeweight=".85pt">
                    <v:textbox inset="1mm,0,1mm,0">
                      <w:txbxContent>
                        <w:p w14:paraId="56883091" w14:textId="77777777" w:rsidR="00574037" w:rsidRDefault="00574037" w:rsidP="005D5E86">
                          <w:pPr>
                            <w:bidi/>
                            <w:spacing w:after="0" w:line="240" w:lineRule="auto"/>
                            <w:jc w:val="center"/>
                            <w:rPr>
                              <w:rFonts w:asciiTheme="majorHAnsi" w:hAnsiTheme="majorHAnsi" w:cs="Calibri"/>
                              <w:b/>
                              <w:bCs/>
                              <w:color w:val="FFFFFF" w:themeColor="light1"/>
                              <w:kern w:val="24"/>
                              <w:sz w:val="14"/>
                              <w:szCs w:val="14"/>
                            </w:rPr>
                          </w:pPr>
                          <w:r>
                            <w:rPr>
                              <w:rFonts w:asciiTheme="majorHAnsi" w:hAnsiTheme="majorHAnsi" w:cs="Calibri"/>
                              <w:b/>
                              <w:bCs/>
                              <w:color w:val="FFFFFF" w:themeColor="light1"/>
                              <w:kern w:val="24"/>
                              <w:sz w:val="14"/>
                              <w:szCs w:val="14"/>
                            </w:rPr>
                            <w:t>Figure 1.2. Outlook</w:t>
                          </w:r>
                        </w:p>
                      </w:txbxContent>
                    </v:textbox>
                  </v:roundrect>
                  <v:rect id="Rectangle 1264055034" o:spid="_x0000_s1090" style="position:absolute;top:2667;width:12150;height:10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" filled="f" stroked="f">
                    <v:textbox>
                      <w:txbxContent>
                        <w:p w14:paraId="649BB268" w14:textId="77777777" w:rsidR="00574037" w:rsidRDefault="00574037" w:rsidP="005D5E86">
                          <w:pPr>
                            <w:ind w:left="187"/>
                            <w:jc w:val="right"/>
                            <w:rPr>
                              <w:rFonts w:asciiTheme="majorHAnsi" w:hAnsiTheme="majorHAnsi" w:cs="Calibri"/>
                              <w:b/>
                              <w:bCs/>
                              <w:color w:val="FFFFFF" w:themeColor="background1"/>
                              <w:kern w:val="24"/>
                              <w:sz w:val="16"/>
                              <w:szCs w:val="16"/>
                            </w:rPr>
                          </w:pPr>
                          <w:r>
                            <w:rPr>
                              <w:rFonts w:asciiTheme="majorHAnsi" w:hAnsiTheme="majorHAnsi" w:cs="Calibri"/>
                              <w:b/>
                              <w:bCs/>
                              <w:color w:val="FFFFFF" w:themeColor="background1"/>
                              <w:kern w:val="24"/>
                              <w:sz w:val="16"/>
                              <w:szCs w:val="16"/>
                            </w:rPr>
                            <w:t>Development of the Overall Business Barometer Index</w:t>
                          </w:r>
                        </w:p>
                      </w:txbxContent>
                    </v:textbox>
                  </v:rect>
                </v:group>
                <w10:wrap anchorx="margin"/>
              </v:group>
            </w:pict>
          </mc:Fallback>
        </mc:AlternateContent>
      </w:r>
    </w:p>
    <w:p w14:paraId="2184CF53" w14:textId="0AE0F1FB" w:rsidR="005D5E86" w:rsidRPr="009A33F8" w:rsidRDefault="005D5E86" w:rsidP="005D5E86">
      <w:pPr>
        <w:pStyle w:val="BB2023Body"/>
        <w:spacing w:line="276" w:lineRule="auto"/>
        <w:ind w:left="0"/>
      </w:pPr>
    </w:p>
    <w:p w14:paraId="7F125D38" w14:textId="77777777" w:rsidR="005D5E86" w:rsidRPr="00B02FD4" w:rsidRDefault="005D5E86" w:rsidP="005D5E86">
      <w:pPr>
        <w:pStyle w:val="BB2023Body"/>
        <w:spacing w:line="276" w:lineRule="auto"/>
        <w:ind w:left="0"/>
        <w:rPr>
          <w:color w:val="9C9213" w:themeColor="accent4" w:themeShade="BF"/>
        </w:rPr>
      </w:pPr>
    </w:p>
    <w:p w14:paraId="7E8F24C7" w14:textId="77777777" w:rsidR="005D5E86" w:rsidRPr="00B02FD4" w:rsidRDefault="005D5E86" w:rsidP="005D5E86">
      <w:pPr>
        <w:pStyle w:val="BB2023Body"/>
        <w:spacing w:line="276" w:lineRule="auto"/>
        <w:ind w:left="0"/>
        <w:rPr>
          <w:color w:val="9C9213" w:themeColor="accent4" w:themeShade="BF"/>
        </w:rPr>
      </w:pPr>
    </w:p>
    <w:p w14:paraId="5482D4D0" w14:textId="77777777" w:rsidR="005D5E86" w:rsidRPr="00B02FD4" w:rsidRDefault="005D5E86" w:rsidP="005D5E86">
      <w:pPr>
        <w:pStyle w:val="BB2023Body"/>
        <w:spacing w:line="276" w:lineRule="auto"/>
        <w:ind w:left="0"/>
        <w:rPr>
          <w:color w:val="9C9213" w:themeColor="accent4" w:themeShade="BF"/>
        </w:rPr>
      </w:pPr>
    </w:p>
    <w:p w14:paraId="3A2B0668" w14:textId="77777777" w:rsidR="005D5E86" w:rsidRPr="00B02FD4" w:rsidRDefault="005D5E86" w:rsidP="005D5E86">
      <w:pPr>
        <w:pStyle w:val="BB2023Body"/>
        <w:spacing w:line="276" w:lineRule="auto"/>
        <w:ind w:left="0"/>
        <w:rPr>
          <w:color w:val="9C9213" w:themeColor="accent4" w:themeShade="BF"/>
        </w:rPr>
      </w:pPr>
    </w:p>
    <w:p w14:paraId="1FA18B44" w14:textId="77777777" w:rsidR="005D5E86" w:rsidRPr="00B02FD4" w:rsidRDefault="005D5E86" w:rsidP="005D5E86">
      <w:pPr>
        <w:pStyle w:val="BB2023Body"/>
        <w:spacing w:line="276" w:lineRule="auto"/>
        <w:ind w:left="0"/>
        <w:rPr>
          <w:color w:val="9C9213" w:themeColor="accent4" w:themeShade="BF"/>
        </w:rPr>
      </w:pPr>
    </w:p>
    <w:p w14:paraId="13686E1F" w14:textId="30516FF8" w:rsidR="005D5E86" w:rsidRPr="00B02FD4" w:rsidRDefault="005D5E86" w:rsidP="005D5E86">
      <w:pPr>
        <w:pStyle w:val="BB2023Body"/>
        <w:spacing w:line="276" w:lineRule="auto"/>
        <w:ind w:left="0"/>
        <w:rPr>
          <w:color w:val="9C9213" w:themeColor="accent4" w:themeShade="BF"/>
        </w:rPr>
      </w:pPr>
    </w:p>
    <w:p w14:paraId="28555A81" w14:textId="04D66896" w:rsidR="005D5E86" w:rsidRPr="00B02FD4" w:rsidRDefault="005D5E86" w:rsidP="005D5E86">
      <w:pPr>
        <w:pStyle w:val="BB2023Body"/>
        <w:spacing w:line="276" w:lineRule="auto"/>
        <w:ind w:left="0"/>
        <w:rPr>
          <w:color w:val="9C9213" w:themeColor="accent4" w:themeShade="BF"/>
        </w:rPr>
      </w:pPr>
    </w:p>
    <w:p w14:paraId="6D7DC606" w14:textId="77777777" w:rsidR="005D5E86" w:rsidRPr="00B02FD4" w:rsidRDefault="005D5E86" w:rsidP="005D5E86">
      <w:pPr>
        <w:pStyle w:val="BB2023Body"/>
        <w:spacing w:line="276" w:lineRule="auto"/>
        <w:ind w:left="0"/>
        <w:rPr>
          <w:color w:val="9C9213" w:themeColor="accent4" w:themeShade="BF"/>
        </w:rPr>
      </w:pPr>
    </w:p>
    <w:p w14:paraId="0D22D91B" w14:textId="77777777" w:rsidR="005D5E86" w:rsidRPr="00B02FD4" w:rsidRDefault="005D5E86" w:rsidP="005D5E86">
      <w:pPr>
        <w:pStyle w:val="BB2023Body"/>
        <w:spacing w:line="276" w:lineRule="auto"/>
        <w:ind w:left="0"/>
        <w:rPr>
          <w:color w:val="9C9213" w:themeColor="accent4" w:themeShade="BF"/>
        </w:rPr>
      </w:pPr>
    </w:p>
    <w:p w14:paraId="0CEF9D47" w14:textId="77777777" w:rsidR="005D5E86" w:rsidRPr="00B02FD4" w:rsidRDefault="005D5E86" w:rsidP="005D5E86">
      <w:pPr>
        <w:pStyle w:val="BB2023Body"/>
        <w:spacing w:line="276" w:lineRule="auto"/>
        <w:ind w:left="0"/>
        <w:rPr>
          <w:color w:val="9C9213" w:themeColor="accent4" w:themeShade="BF"/>
        </w:rPr>
      </w:pPr>
    </w:p>
    <w:p w14:paraId="5F7176AC" w14:textId="20DE88F7" w:rsidR="005D5E86" w:rsidRPr="00B02FD4" w:rsidRDefault="005D5E86" w:rsidP="005D5E86">
      <w:pPr>
        <w:pStyle w:val="BB2023Body"/>
        <w:spacing w:after="0" w:line="276" w:lineRule="auto"/>
        <w:ind w:left="0"/>
        <w:rPr>
          <w:i/>
          <w:iCs/>
          <w:color w:val="9C9213" w:themeColor="accent4" w:themeShade="BF"/>
          <w:sz w:val="14"/>
          <w:szCs w:val="18"/>
        </w:rPr>
      </w:pPr>
    </w:p>
    <w:p w14:paraId="1EE28212" w14:textId="03EE7B86" w:rsidR="005D5E86" w:rsidRPr="00B02FD4" w:rsidRDefault="005D5E86" w:rsidP="005D5E86">
      <w:pPr>
        <w:pStyle w:val="BB2023Body"/>
        <w:spacing w:after="0" w:line="276" w:lineRule="auto"/>
        <w:ind w:left="0"/>
        <w:rPr>
          <w:i/>
          <w:iCs/>
          <w:color w:val="9C9213" w:themeColor="accent4" w:themeShade="BF"/>
          <w:sz w:val="14"/>
          <w:szCs w:val="18"/>
        </w:rPr>
      </w:pPr>
    </w:p>
    <w:p w14:paraId="72A4C15B" w14:textId="03789C78" w:rsidR="005D5E86" w:rsidRPr="00963912" w:rsidRDefault="005D5E86" w:rsidP="005D5E86">
      <w:pPr>
        <w:pStyle w:val="BB2023Body"/>
        <w:spacing w:after="0" w:line="276" w:lineRule="auto"/>
        <w:ind w:left="90"/>
        <w:rPr>
          <w:sz w:val="14"/>
          <w:szCs w:val="18"/>
        </w:rPr>
      </w:pPr>
      <w:r w:rsidRPr="00963912">
        <w:rPr>
          <w:i/>
          <w:iCs/>
          <w:sz w:val="14"/>
          <w:szCs w:val="18"/>
        </w:rPr>
        <w:t>Source</w:t>
      </w:r>
      <w:r w:rsidRPr="00963912">
        <w:rPr>
          <w:sz w:val="14"/>
          <w:szCs w:val="18"/>
        </w:rPr>
        <w:t>: Survey results.</w:t>
      </w:r>
      <w:r w:rsidRPr="00963912">
        <w:rPr>
          <w:noProof/>
        </w:rPr>
        <w:t xml:space="preserve"> </w:t>
      </w:r>
      <w:r w:rsidRPr="00963912">
        <w:rPr>
          <w:sz w:val="14"/>
          <w:szCs w:val="18"/>
        </w:rPr>
        <w:t xml:space="preserve">  </w:t>
      </w:r>
    </w:p>
    <w:p w14:paraId="359AB193" w14:textId="77777777" w:rsidR="005D5E86" w:rsidRPr="00963912" w:rsidRDefault="005D5E86" w:rsidP="005D5E86">
      <w:pPr>
        <w:pStyle w:val="BB2023Body"/>
        <w:spacing w:after="0" w:line="276" w:lineRule="auto"/>
        <w:ind w:left="90"/>
        <w:rPr>
          <w:sz w:val="14"/>
          <w:szCs w:val="18"/>
        </w:rPr>
      </w:pPr>
      <w:r w:rsidRPr="00963912">
        <w:rPr>
          <w:sz w:val="14"/>
          <w:szCs w:val="18"/>
        </w:rPr>
        <w:t>* Data for January-March 2020 are unavailable due to the pandemic-related lockdown.</w:t>
      </w:r>
    </w:p>
    <w:p w14:paraId="567140D9" w14:textId="0A9B3570" w:rsidR="0068610F" w:rsidRPr="00963912" w:rsidRDefault="005D5E86" w:rsidP="005D5E86">
      <w:pPr>
        <w:pStyle w:val="BB2023Body"/>
        <w:spacing w:after="0" w:line="276" w:lineRule="auto"/>
        <w:ind w:left="90"/>
        <w:rPr>
          <w:sz w:val="14"/>
          <w:szCs w:val="18"/>
        </w:rPr>
      </w:pPr>
      <w:r w:rsidRPr="00963912">
        <w:rPr>
          <w:sz w:val="14"/>
          <w:szCs w:val="18"/>
        </w:rPr>
        <w:t>** Data for April-June 2020 are unavailable due to the pandemic-related lockdown</w:t>
      </w:r>
    </w:p>
    <w:p w14:paraId="78C2F3BD" w14:textId="4437278E" w:rsidR="00102BA2" w:rsidRPr="00B02FD4" w:rsidRDefault="00102BA2" w:rsidP="000966A7">
      <w:pPr>
        <w:pStyle w:val="BB2023Body"/>
        <w:ind w:left="0"/>
        <w:rPr>
          <w:color w:val="9C9213" w:themeColor="accent4" w:themeShade="BF"/>
        </w:rPr>
      </w:pPr>
      <w:bookmarkStart w:id="869" w:name="_Toc113942158"/>
    </w:p>
    <w:p w14:paraId="48C049FB" w14:textId="77777777" w:rsidR="003E5121" w:rsidRDefault="005D5E86" w:rsidP="005D5E86">
      <w:pPr>
        <w:pStyle w:val="BB2023Body"/>
        <w:spacing w:line="276" w:lineRule="auto"/>
        <w:ind w:left="0"/>
        <w:rPr>
          <w:color w:val="1FBACF" w:themeColor="accent1"/>
        </w:rPr>
      </w:pPr>
      <w:bookmarkStart w:id="870" w:name="_Toc113942159"/>
      <w:bookmarkEnd w:id="869"/>
      <w:r w:rsidRPr="001121B6">
        <w:rPr>
          <w:color w:val="1FBACF" w:themeColor="accent1"/>
        </w:rPr>
        <w:t xml:space="preserve"> </w:t>
      </w:r>
    </w:p>
    <w:p w14:paraId="7DCE4FCB" w14:textId="77777777" w:rsidR="003E5121" w:rsidRDefault="003E5121" w:rsidP="005D5E86">
      <w:pPr>
        <w:pStyle w:val="BB2023Body"/>
        <w:spacing w:line="276" w:lineRule="auto"/>
        <w:ind w:left="0"/>
        <w:rPr>
          <w:color w:val="1FBACF" w:themeColor="accent1"/>
        </w:rPr>
      </w:pPr>
    </w:p>
    <w:p w14:paraId="28F7755D" w14:textId="77777777" w:rsidR="002E2F4C" w:rsidRDefault="002E2F4C" w:rsidP="005D5E86">
      <w:pPr>
        <w:pStyle w:val="BB2023Body"/>
        <w:spacing w:line="276" w:lineRule="auto"/>
        <w:ind w:left="0"/>
        <w:rPr>
          <w:color w:val="1FBACF" w:themeColor="accent1"/>
        </w:rPr>
      </w:pPr>
    </w:p>
    <w:p w14:paraId="68D54A45" w14:textId="50201D0D" w:rsidR="003E5121" w:rsidRPr="00B83656" w:rsidRDefault="00D82518" w:rsidP="005D5E86">
      <w:pPr>
        <w:pStyle w:val="BB2023Body"/>
        <w:spacing w:line="276" w:lineRule="auto"/>
        <w:ind w:left="0"/>
        <w:rPr>
          <w:rFonts w:asciiTheme="majorHAnsi" w:hAnsiTheme="majorHAnsi"/>
          <w:i/>
          <w:iCs/>
        </w:rPr>
      </w:pPr>
      <w:ins w:id="871" w:author="WTORKY" w:date="2025-10-01T21:51:00Z" w16du:dateUtc="2025-10-01T18:51:00Z">
        <w:r w:rsidRPr="009B7780">
          <w:rPr>
            <w:noProof/>
          </w:rPr>
          <w:lastRenderedPageBreak/>
          <w:t xml:space="preserve"> </w:t>
        </w:r>
      </w:ins>
      <w:r w:rsidR="00DB1E9B" w:rsidRPr="009B7780">
        <w:rPr>
          <w:noProof/>
        </w:rPr>
        <w:drawing>
          <wp:anchor distT="0" distB="0" distL="114300" distR="114300" simplePos="0" relativeHeight="251672728" behindDoc="1" locked="0" layoutInCell="1" allowOverlap="1" wp14:anchorId="4A05C628" wp14:editId="470D90CA">
            <wp:simplePos x="0" y="0"/>
            <wp:positionH relativeFrom="page">
              <wp:align>left</wp:align>
            </wp:positionH>
            <wp:positionV relativeFrom="paragraph">
              <wp:posOffset>-528452</wp:posOffset>
            </wp:positionV>
            <wp:extent cx="7193915" cy="10010775"/>
            <wp:effectExtent l="0" t="0" r="6985" b="9525"/>
            <wp:wrapNone/>
            <wp:docPr id="484998392" name="Picture 48499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915" cy="10010775"/>
                    </a:xfrm>
                    <a:prstGeom prst="rect">
                      <a:avLst/>
                    </a:prstGeom>
                    <a:noFill/>
                  </pic:spPr>
                </pic:pic>
              </a:graphicData>
            </a:graphic>
            <wp14:sizeRelH relativeFrom="margin">
              <wp14:pctWidth>0</wp14:pctWidth>
            </wp14:sizeRelH>
            <wp14:sizeRelV relativeFrom="margin">
              <wp14:pctHeight>0</wp14:pctHeight>
            </wp14:sizeRelV>
          </wp:anchor>
        </w:drawing>
      </w:r>
      <w:r w:rsidR="003E5121" w:rsidRPr="003E5121">
        <w:rPr>
          <w:rFonts w:asciiTheme="majorHAnsi" w:hAnsiTheme="majorHAnsi"/>
          <w:i/>
          <w:iCs/>
          <w:color w:val="1FBACF" w:themeColor="accent1"/>
        </w:rPr>
        <w:t xml:space="preserve">1-2 The index according </w:t>
      </w:r>
      <w:r w:rsidR="00095873">
        <w:rPr>
          <w:rFonts w:asciiTheme="majorHAnsi" w:hAnsiTheme="majorHAnsi"/>
          <w:i/>
          <w:iCs/>
          <w:color w:val="1FBACF" w:themeColor="accent1"/>
        </w:rPr>
        <w:t>by</w:t>
      </w:r>
      <w:r w:rsidR="00095873" w:rsidRPr="003E5121">
        <w:rPr>
          <w:rFonts w:asciiTheme="majorHAnsi" w:hAnsiTheme="majorHAnsi"/>
          <w:i/>
          <w:iCs/>
          <w:color w:val="1FBACF" w:themeColor="accent1"/>
        </w:rPr>
        <w:t xml:space="preserve"> </w:t>
      </w:r>
      <w:r w:rsidR="003E5121" w:rsidRPr="003E5121">
        <w:rPr>
          <w:rFonts w:asciiTheme="majorHAnsi" w:hAnsiTheme="majorHAnsi"/>
          <w:i/>
          <w:iCs/>
          <w:color w:val="1FBACF" w:themeColor="accent1"/>
        </w:rPr>
        <w:t>firm size</w:t>
      </w:r>
    </w:p>
    <w:p w14:paraId="2D144AA2" w14:textId="649A1541" w:rsidR="00E00A47" w:rsidRPr="00D82518" w:rsidRDefault="00E00A47">
      <w:pPr>
        <w:pStyle w:val="BB2023Body"/>
        <w:spacing w:line="276" w:lineRule="auto"/>
        <w:ind w:left="0"/>
        <w:rPr>
          <w:ins w:id="872" w:author="Mohamed Abdel-Hakam" w:date="2025-09-29T18:39:00Z"/>
          <w:rPrChange w:id="873" w:author="WTORKY" w:date="2025-10-01T21:47:00Z" w16du:dateUtc="2025-10-01T18:47:00Z">
            <w:rPr>
              <w:ins w:id="874" w:author="Mohamed Abdel-Hakam" w:date="2025-09-29T18:39:00Z"/>
              <w:spacing w:val="-4"/>
            </w:rPr>
          </w:rPrChange>
        </w:rPr>
        <w:pPrChange w:id="875" w:author="Mohamed Abdel-Hakam" w:date="2025-09-29T18:39:00Z">
          <w:pPr>
            <w:pStyle w:val="BB2023Body"/>
            <w:spacing w:line="276" w:lineRule="auto"/>
          </w:pPr>
        </w:pPrChange>
      </w:pPr>
      <w:ins w:id="876" w:author="Mohamed Abdel-Hakam" w:date="2025-09-29T18:39:00Z">
        <w:r w:rsidRPr="00D82518">
          <w:rPr>
            <w:rPrChange w:id="877" w:author="WTORKY" w:date="2025-10-01T21:47:00Z" w16du:dateUtc="2025-10-01T18:47:00Z">
              <w:rPr>
                <w:spacing w:val="-4"/>
              </w:rPr>
            </w:rPrChange>
          </w:rPr>
          <w:t>Performance is consistent across different sizes of firms, as the business performance index for all firms exceeded the neutral level during the quarter under study, recording lower values than in the previous quarter, although higher than the corresponding quarter. This reflects the stable performance of all sub-indices, with an improvement in the export index for large firms compared to the previous and corresponding quarters (Figure 1-3).</w:t>
        </w:r>
      </w:ins>
    </w:p>
    <w:p w14:paraId="55DC6F8E" w14:textId="0BD0A56F" w:rsidR="002E2F4C" w:rsidRPr="002E2F4C" w:rsidDel="00E00A47" w:rsidRDefault="00E00A47" w:rsidP="00E00A47">
      <w:pPr>
        <w:pStyle w:val="BB2023Body"/>
        <w:spacing w:line="276" w:lineRule="auto"/>
        <w:ind w:left="0"/>
        <w:rPr>
          <w:del w:id="878" w:author="Mohamed Abdel-Hakam" w:date="2025-09-29T18:39:00Z"/>
          <w:spacing w:val="-4"/>
        </w:rPr>
      </w:pPr>
      <w:ins w:id="879" w:author="Mohamed Abdel-Hakam" w:date="2025-09-29T18:39:00Z">
        <w:r w:rsidRPr="00E00A47">
          <w:rPr>
            <w:spacing w:val="-4"/>
          </w:rPr>
          <w:t xml:space="preserve">The expectations index (for July-September 2025) also exceeded the neutral level for all firms, recording 3 points higher for large firms, but 4 points lower than in the previous quarter, and 1 point higher than in the corresponding quarter. As for small and medium enterprises, the expectations index recorded higher values than the neutral level by 4 points, similar to the previous quarter, and two points higher than the corresponding quarter. This is due to expectations of stable performance during the upcoming quarter (Figure 1-4). </w:t>
        </w:r>
      </w:ins>
      <w:ins w:id="880" w:author="WTORKY" w:date="2025-10-01T21:49:00Z" w16du:dateUtc="2025-10-01T18:49:00Z">
        <w:r w:rsidR="00D82518" w:rsidRPr="002E2F4C" w:rsidDel="00E00A47">
          <w:rPr>
            <w:spacing w:val="-4"/>
          </w:rPr>
          <w:t xml:space="preserve"> </w:t>
        </w:r>
      </w:ins>
      <w:del w:id="881" w:author="Mohamed Abdel-Hakam" w:date="2025-09-29T18:39:00Z">
        <w:r w:rsidR="002E2F4C" w:rsidRPr="002E2F4C" w:rsidDel="00E00A47">
          <w:rPr>
            <w:spacing w:val="-4"/>
          </w:rPr>
          <w:delText xml:space="preserve">The business performance index for </w:delText>
        </w:r>
        <w:r w:rsidR="002E2F4C" w:rsidRPr="002E2F4C" w:rsidDel="00E00A47">
          <w:rPr>
            <w:b/>
            <w:bCs/>
            <w:spacing w:val="-4"/>
          </w:rPr>
          <w:delText xml:space="preserve">all firms exceeded </w:delText>
        </w:r>
        <w:r w:rsidR="002E2F4C" w:rsidRPr="00742AF1" w:rsidDel="00E00A47">
          <w:rPr>
            <w:spacing w:val="-4"/>
            <w:rPrChange w:id="882" w:author="Andre Michel" w:date="2025-07-09T17:00:00Z">
              <w:rPr>
                <w:b/>
                <w:bCs/>
                <w:spacing w:val="-4"/>
              </w:rPr>
            </w:rPrChange>
          </w:rPr>
          <w:delText>the</w:delText>
        </w:r>
        <w:r w:rsidR="002E2F4C" w:rsidRPr="002E2F4C" w:rsidDel="00E00A47">
          <w:rPr>
            <w:spacing w:val="-4"/>
          </w:rPr>
          <w:delText xml:space="preserve"> neutral level during the quarter under study, recording better values than the previous and corresponding quarters. This reflects improvement in all sub-indices for all firms except for the exports index, which has seen improvement for </w:delText>
        </w:r>
        <w:r w:rsidR="002E2F4C" w:rsidRPr="002E2F4C" w:rsidDel="00E00A47">
          <w:rPr>
            <w:b/>
            <w:bCs/>
            <w:spacing w:val="-4"/>
          </w:rPr>
          <w:delText>small and medium-sized enterprises</w:delText>
        </w:r>
        <w:r w:rsidR="002E2F4C" w:rsidRPr="002E2F4C" w:rsidDel="00E00A47">
          <w:rPr>
            <w:spacing w:val="-4"/>
          </w:rPr>
          <w:delText xml:space="preserve">, but a decline for </w:delText>
        </w:r>
        <w:r w:rsidR="002E2F4C" w:rsidRPr="002E2F4C" w:rsidDel="00E00A47">
          <w:rPr>
            <w:b/>
            <w:bCs/>
            <w:spacing w:val="-4"/>
          </w:rPr>
          <w:delText>large firms</w:delText>
        </w:r>
        <w:r w:rsidR="002E2F4C" w:rsidRPr="002E2F4C" w:rsidDel="00E00A47">
          <w:rPr>
            <w:spacing w:val="-4"/>
          </w:rPr>
          <w:delText>. This increase is due to the improvement in the general business climate and some facilitations extended by the State regarding taxes, securing foreign currency, and the availability of containers (Figure 1-3).</w:delText>
        </w:r>
      </w:del>
    </w:p>
    <w:p w14:paraId="7D1EA094" w14:textId="753FD67C" w:rsidR="00315373" w:rsidRPr="001D344B" w:rsidRDefault="009B78ED" w:rsidP="001D344B">
      <w:pPr>
        <w:pStyle w:val="BB2023Body"/>
        <w:spacing w:before="120" w:line="276" w:lineRule="auto"/>
        <w:ind w:left="0"/>
        <w:rPr>
          <w:spacing w:val="-4"/>
        </w:rPr>
      </w:pPr>
      <w:del w:id="883" w:author="Mohamed Abdel-Hakam" w:date="2025-09-29T18:39:00Z">
        <w:r w:rsidDel="00E00A47">
          <w:rPr>
            <w:noProof/>
          </w:rPr>
          <w:drawing>
            <wp:anchor distT="0" distB="0" distL="114300" distR="114300" simplePos="0" relativeHeight="251956376" behindDoc="0" locked="0" layoutInCell="1" allowOverlap="1" wp14:anchorId="3B1DA186" wp14:editId="3446BDA2">
              <wp:simplePos x="0" y="0"/>
              <wp:positionH relativeFrom="column">
                <wp:posOffset>-5938</wp:posOffset>
              </wp:positionH>
              <wp:positionV relativeFrom="paragraph">
                <wp:posOffset>1408240</wp:posOffset>
              </wp:positionV>
              <wp:extent cx="2030145" cy="795020"/>
              <wp:effectExtent l="0" t="0" r="8255" b="0"/>
              <wp:wrapNone/>
              <wp:docPr id="650871105" name="Chart 1">
                <a:extLst xmlns:a="http://schemas.openxmlformats.org/drawingml/2006/main">
                  <a:ext uri="{FF2B5EF4-FFF2-40B4-BE49-F238E27FC236}">
                    <a16:creationId xmlns:a16="http://schemas.microsoft.com/office/drawing/2014/main" id="{D7566E86-433A-FEA4-F159-85387A31EA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margin">
                <wp14:pctWidth>0</wp14:pctWidth>
              </wp14:sizeRelH>
              <wp14:sizeRelV relativeFrom="margin">
                <wp14:pctHeight>0</wp14:pctHeight>
              </wp14:sizeRelV>
            </wp:anchor>
          </w:drawing>
        </w:r>
        <w:r w:rsidR="002E2F4C" w:rsidRPr="002E2F4C" w:rsidDel="00E00A47">
          <w:rPr>
            <w:spacing w:val="-4"/>
          </w:rPr>
          <w:delText xml:space="preserve">Likewise, the expectations index exceeded the neutral level for </w:delText>
        </w:r>
        <w:r w:rsidR="002E2F4C" w:rsidRPr="002E2F4C" w:rsidDel="00E00A47">
          <w:rPr>
            <w:b/>
            <w:bCs/>
            <w:spacing w:val="-4"/>
          </w:rPr>
          <w:delText>all firms</w:delText>
        </w:r>
        <w:r w:rsidR="002E2F4C" w:rsidRPr="002E2F4C" w:rsidDel="00E00A47">
          <w:rPr>
            <w:spacing w:val="-4"/>
          </w:rPr>
          <w:delText xml:space="preserve">, recording values higher than the </w:delText>
        </w:r>
        <w:r w:rsidR="002E2F4C" w:rsidRPr="002E2F4C" w:rsidDel="00E00A47">
          <w:rPr>
            <w:b/>
            <w:bCs/>
            <w:spacing w:val="-4"/>
          </w:rPr>
          <w:delText>neutral</w:delText>
        </w:r>
        <w:r w:rsidR="002E2F4C" w:rsidRPr="002E2F4C" w:rsidDel="00E00A47">
          <w:rPr>
            <w:spacing w:val="-4"/>
          </w:rPr>
          <w:delText xml:space="preserve"> level by 7 points for </w:delText>
        </w:r>
        <w:r w:rsidR="002E2F4C" w:rsidRPr="002E2F4C" w:rsidDel="00E00A47">
          <w:rPr>
            <w:b/>
            <w:bCs/>
            <w:spacing w:val="-4"/>
          </w:rPr>
          <w:delText>large firms</w:delText>
        </w:r>
        <w:r w:rsidR="002E2F4C" w:rsidRPr="002E2F4C" w:rsidDel="00E00A47">
          <w:rPr>
            <w:spacing w:val="-4"/>
          </w:rPr>
          <w:delText xml:space="preserve">. However, it is still 2 points lower than the previous and corresponding quarters. As for </w:delText>
        </w:r>
        <w:r w:rsidR="002E2F4C" w:rsidRPr="002E2F4C" w:rsidDel="00E00A47">
          <w:rPr>
            <w:b/>
            <w:bCs/>
            <w:spacing w:val="-4"/>
          </w:rPr>
          <w:delText>small and medium-sized enterprises</w:delText>
        </w:r>
        <w:r w:rsidR="002E2F4C" w:rsidRPr="002E2F4C" w:rsidDel="00E00A47">
          <w:rPr>
            <w:spacing w:val="-4"/>
          </w:rPr>
          <w:delText xml:space="preserve">, the expectations index recorded </w:delText>
        </w:r>
        <w:r w:rsidR="002E2F4C" w:rsidRPr="002E2F4C" w:rsidDel="00E00A47">
          <w:rPr>
            <w:b/>
            <w:bCs/>
            <w:spacing w:val="-4"/>
          </w:rPr>
          <w:delText>higher values</w:delText>
        </w:r>
        <w:r w:rsidR="002E2F4C" w:rsidRPr="002E2F4C" w:rsidDel="00E00A47">
          <w:rPr>
            <w:spacing w:val="-4"/>
          </w:rPr>
          <w:delText xml:space="preserve"> than the </w:delText>
        </w:r>
        <w:r w:rsidR="002E2F4C" w:rsidRPr="002E2F4C" w:rsidDel="00E00A47">
          <w:rPr>
            <w:b/>
            <w:bCs/>
            <w:spacing w:val="-4"/>
          </w:rPr>
          <w:delText>neutral level</w:delText>
        </w:r>
        <w:r w:rsidR="002E2F4C" w:rsidRPr="002E2F4C" w:rsidDel="00E00A47">
          <w:rPr>
            <w:spacing w:val="-4"/>
          </w:rPr>
          <w:delText xml:space="preserve"> by 4 points—similar to the values of the previous quarter, but one point lower than the corresponding quarter (Figure 1-4).</w:delText>
        </w:r>
        <w:r w:rsidR="00603378" w:rsidRPr="00603378" w:rsidDel="00E00A47">
          <w:rPr>
            <w:noProof/>
          </w:rPr>
          <w:delText xml:space="preserve"> </w:delText>
        </w:r>
        <w:r w:rsidR="002E2F4C" w:rsidRPr="002E2F4C" w:rsidDel="00E00A47">
          <w:rPr>
            <w:spacing w:val="-4"/>
          </w:rPr>
          <w:delText xml:space="preserve"> </w:delText>
        </w:r>
      </w:del>
    </w:p>
    <w:tbl>
      <w:tblPr>
        <w:tblpPr w:leftFromText="180" w:rightFromText="180" w:vertAnchor="text" w:horzAnchor="margin" w:tblpY="51"/>
        <w:tblW w:w="9033" w:type="dxa"/>
        <w:tblCellMar>
          <w:left w:w="0" w:type="dxa"/>
          <w:right w:w="0" w:type="dxa"/>
        </w:tblCellMar>
        <w:tblLook w:val="0420" w:firstRow="1" w:lastRow="0" w:firstColumn="0" w:lastColumn="0" w:noHBand="0" w:noVBand="1"/>
      </w:tblPr>
      <w:tblGrid>
        <w:gridCol w:w="3187"/>
        <w:gridCol w:w="2659"/>
        <w:gridCol w:w="3187"/>
      </w:tblGrid>
      <w:tr w:rsidR="005D5E86" w:rsidRPr="00F95852" w14:paraId="7B68B3B8" w14:textId="77777777" w:rsidTr="00574037">
        <w:trPr>
          <w:trHeight w:val="429"/>
        </w:trPr>
        <w:tc>
          <w:tcPr>
            <w:tcW w:w="3187" w:type="dxa"/>
            <w:shd w:val="clear" w:color="auto" w:fill="016273"/>
            <w:tcMar>
              <w:top w:w="72" w:type="dxa"/>
              <w:left w:w="144" w:type="dxa"/>
              <w:bottom w:w="72" w:type="dxa"/>
              <w:right w:w="144" w:type="dxa"/>
            </w:tcMar>
            <w:vAlign w:val="center"/>
            <w:hideMark/>
          </w:tcPr>
          <w:p w14:paraId="1A76D1B6" w14:textId="1D0C0485" w:rsidR="005D5E86" w:rsidRPr="00F95852" w:rsidRDefault="005D5E86" w:rsidP="00574037">
            <w:pPr>
              <w:pStyle w:val="BB2023Body"/>
              <w:spacing w:after="0" w:line="240" w:lineRule="auto"/>
              <w:ind w:left="0"/>
              <w:jc w:val="center"/>
              <w:rPr>
                <w:rFonts w:asciiTheme="majorHAnsi" w:hAnsiTheme="majorHAnsi"/>
                <w:color w:val="FFFFFF" w:themeColor="background1"/>
                <w:sz w:val="14"/>
                <w:szCs w:val="14"/>
              </w:rPr>
            </w:pPr>
            <w:r w:rsidRPr="00F95852">
              <w:rPr>
                <w:rFonts w:asciiTheme="majorHAnsi" w:hAnsiTheme="majorHAnsi"/>
                <w:color w:val="FFFFFF" w:themeColor="background1"/>
                <w:sz w:val="14"/>
                <w:szCs w:val="14"/>
              </w:rPr>
              <w:t>Large Firms</w:t>
            </w:r>
          </w:p>
        </w:tc>
        <w:tc>
          <w:tcPr>
            <w:tcW w:w="2659" w:type="dxa"/>
            <w:shd w:val="clear" w:color="auto" w:fill="29C7FF"/>
            <w:tcMar>
              <w:top w:w="15" w:type="dxa"/>
              <w:left w:w="15" w:type="dxa"/>
              <w:bottom w:w="0" w:type="dxa"/>
              <w:right w:w="15" w:type="dxa"/>
            </w:tcMar>
            <w:vAlign w:val="center"/>
            <w:hideMark/>
          </w:tcPr>
          <w:p w14:paraId="5B57FAF9" w14:textId="4DEDA474" w:rsidR="005D5E86" w:rsidRDefault="005D5E86" w:rsidP="00574037">
            <w:pPr>
              <w:pStyle w:val="BB2023Body"/>
              <w:spacing w:after="0" w:line="240" w:lineRule="auto"/>
              <w:ind w:left="0"/>
              <w:jc w:val="center"/>
              <w:rPr>
                <w:rFonts w:asciiTheme="majorHAnsi" w:hAnsiTheme="majorHAnsi"/>
                <w:color w:val="FFFFFF" w:themeColor="background1"/>
                <w:sz w:val="14"/>
                <w:szCs w:val="14"/>
                <w:lang w:val="en-GB"/>
              </w:rPr>
            </w:pPr>
            <w:r w:rsidRPr="00F95852">
              <w:rPr>
                <w:rFonts w:asciiTheme="majorHAnsi" w:hAnsiTheme="majorHAnsi"/>
                <w:color w:val="FFFFFF" w:themeColor="background1"/>
                <w:sz w:val="14"/>
                <w:szCs w:val="14"/>
                <w:lang w:val="en-GB"/>
              </w:rPr>
              <w:t>Figure 1</w:t>
            </w:r>
            <w:r>
              <w:rPr>
                <w:rFonts w:asciiTheme="majorHAnsi" w:hAnsiTheme="majorHAnsi"/>
                <w:color w:val="FFFFFF" w:themeColor="background1"/>
                <w:sz w:val="14"/>
                <w:szCs w:val="14"/>
                <w:lang w:val="en-GB"/>
              </w:rPr>
              <w:t>.</w:t>
            </w:r>
            <w:r w:rsidRPr="00F95852">
              <w:rPr>
                <w:rFonts w:asciiTheme="majorHAnsi" w:hAnsiTheme="majorHAnsi"/>
                <w:color w:val="FFFFFF" w:themeColor="background1"/>
                <w:sz w:val="14"/>
                <w:szCs w:val="14"/>
                <w:lang w:val="en-GB"/>
              </w:rPr>
              <w:t>3. BB</w:t>
            </w:r>
            <w:r>
              <w:rPr>
                <w:rFonts w:asciiTheme="majorHAnsi" w:hAnsiTheme="majorHAnsi"/>
                <w:color w:val="FFFFFF" w:themeColor="background1"/>
                <w:sz w:val="14"/>
                <w:szCs w:val="14"/>
                <w:lang w:val="en-GB"/>
              </w:rPr>
              <w:t>I by</w:t>
            </w:r>
            <w:r w:rsidRPr="00F95852">
              <w:rPr>
                <w:rFonts w:asciiTheme="majorHAnsi" w:hAnsiTheme="majorHAnsi"/>
                <w:color w:val="FFFFFF" w:themeColor="background1"/>
                <w:sz w:val="14"/>
                <w:szCs w:val="14"/>
                <w:lang w:val="en-GB"/>
              </w:rPr>
              <w:t xml:space="preserve"> Firm Size</w:t>
            </w:r>
          </w:p>
          <w:p w14:paraId="594403B6" w14:textId="5AC2A476" w:rsidR="005D5E86" w:rsidRPr="00F95852" w:rsidRDefault="00D82518" w:rsidP="00574037">
            <w:pPr>
              <w:pStyle w:val="BB2023Body"/>
              <w:spacing w:after="0" w:line="240" w:lineRule="auto"/>
              <w:ind w:left="0"/>
              <w:jc w:val="center"/>
              <w:rPr>
                <w:rFonts w:asciiTheme="majorHAnsi" w:hAnsiTheme="majorHAnsi"/>
                <w:color w:val="FFFFFF" w:themeColor="background1"/>
                <w:sz w:val="14"/>
                <w:szCs w:val="14"/>
              </w:rPr>
            </w:pPr>
            <w:ins w:id="884" w:author="WTORKY" w:date="2025-10-01T21:49:00Z" w16du:dateUtc="2025-10-01T18:49:00Z">
              <w:r>
                <w:rPr>
                  <w:noProof/>
                </w:rPr>
                <w:drawing>
                  <wp:anchor distT="0" distB="0" distL="114300" distR="114300" simplePos="0" relativeHeight="252084376" behindDoc="0" locked="0" layoutInCell="1" allowOverlap="1" wp14:anchorId="721D003C" wp14:editId="1C5530CF">
                    <wp:simplePos x="0" y="0"/>
                    <wp:positionH relativeFrom="column">
                      <wp:posOffset>1676400</wp:posOffset>
                    </wp:positionH>
                    <wp:positionV relativeFrom="paragraph">
                      <wp:posOffset>173355</wp:posOffset>
                    </wp:positionV>
                    <wp:extent cx="2018665" cy="795020"/>
                    <wp:effectExtent l="0" t="0" r="0" b="0"/>
                    <wp:wrapNone/>
                    <wp:docPr id="286699590" name="Chart 1">
                      <a:extLst xmlns:a="http://schemas.openxmlformats.org/drawingml/2006/main">
                        <a:ext uri="{FF2B5EF4-FFF2-40B4-BE49-F238E27FC236}">
                          <a16:creationId xmlns:a16="http://schemas.microsoft.com/office/drawing/2014/main" id="{9F819265-F111-8E3E-AD16-AE4339DCCA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ins>
            <w:r w:rsidR="005D5E86" w:rsidRPr="00F95852">
              <w:rPr>
                <w:rFonts w:asciiTheme="majorHAnsi" w:hAnsiTheme="majorHAnsi"/>
                <w:color w:val="FFFFFF" w:themeColor="background1"/>
                <w:sz w:val="14"/>
                <w:szCs w:val="14"/>
                <w:lang w:val="en-GB"/>
              </w:rPr>
              <w:t>Past Performance</w:t>
            </w:r>
          </w:p>
        </w:tc>
        <w:tc>
          <w:tcPr>
            <w:tcW w:w="3187" w:type="dxa"/>
            <w:shd w:val="clear" w:color="auto" w:fill="016273"/>
            <w:tcMar>
              <w:top w:w="72" w:type="dxa"/>
              <w:left w:w="144" w:type="dxa"/>
              <w:bottom w:w="72" w:type="dxa"/>
              <w:right w:w="144" w:type="dxa"/>
            </w:tcMar>
            <w:vAlign w:val="center"/>
            <w:hideMark/>
          </w:tcPr>
          <w:p w14:paraId="214F547B" w14:textId="1B1DF2C8" w:rsidR="005D5E86" w:rsidRPr="00F95852" w:rsidRDefault="005D5E86" w:rsidP="00574037">
            <w:pPr>
              <w:pStyle w:val="BB2023Body"/>
              <w:spacing w:after="0" w:line="240" w:lineRule="auto"/>
              <w:ind w:left="0"/>
              <w:jc w:val="center"/>
              <w:rPr>
                <w:rFonts w:asciiTheme="majorHAnsi" w:hAnsiTheme="majorHAnsi"/>
                <w:color w:val="FFFFFF" w:themeColor="background1"/>
                <w:sz w:val="14"/>
                <w:szCs w:val="14"/>
              </w:rPr>
            </w:pPr>
            <w:r w:rsidRPr="00F95852">
              <w:rPr>
                <w:rFonts w:asciiTheme="majorHAnsi" w:hAnsiTheme="majorHAnsi"/>
                <w:color w:val="FFFFFF" w:themeColor="background1"/>
                <w:sz w:val="14"/>
                <w:szCs w:val="14"/>
              </w:rPr>
              <w:t>SMEs</w:t>
            </w:r>
          </w:p>
        </w:tc>
      </w:tr>
      <w:tr w:rsidR="00D82518" w:rsidRPr="00F95852" w14:paraId="4B4004B8" w14:textId="77777777" w:rsidTr="00574037">
        <w:trPr>
          <w:trHeight w:val="205"/>
        </w:trPr>
        <w:tc>
          <w:tcPr>
            <w:tcW w:w="3187" w:type="dxa"/>
            <w:vMerge w:val="restart"/>
            <w:tcBorders>
              <w:bottom w:val="single" w:sz="4" w:space="0" w:color="BFBFBF" w:themeColor="background1" w:themeShade="BF"/>
              <w:right w:val="single" w:sz="4" w:space="0" w:color="BFBFBF" w:themeColor="background1" w:themeShade="BF"/>
            </w:tcBorders>
            <w:tcMar>
              <w:top w:w="72" w:type="dxa"/>
              <w:left w:w="144" w:type="dxa"/>
              <w:bottom w:w="72" w:type="dxa"/>
              <w:right w:w="144" w:type="dxa"/>
            </w:tcMar>
            <w:hideMark/>
          </w:tcPr>
          <w:p w14:paraId="7AC38D28" w14:textId="7B074B12" w:rsidR="00D82518" w:rsidRPr="00F95852" w:rsidRDefault="00D82518" w:rsidP="00D82518">
            <w:pPr>
              <w:pStyle w:val="BB2023Body"/>
              <w:spacing w:after="0" w:line="240" w:lineRule="auto"/>
              <w:ind w:left="0" w:firstLine="1170"/>
              <w:jc w:val="center"/>
              <w:rPr>
                <w:rFonts w:asciiTheme="majorHAnsi" w:hAnsiTheme="majorHAnsi"/>
                <w:sz w:val="14"/>
                <w:szCs w:val="14"/>
              </w:rPr>
            </w:pPr>
            <w:ins w:id="885" w:author="WTORKY" w:date="2025-10-01T21:51:00Z" w16du:dateUtc="2025-10-01T18:51:00Z">
              <w:r>
                <w:rPr>
                  <w:noProof/>
                </w:rPr>
                <w:drawing>
                  <wp:anchor distT="0" distB="0" distL="114300" distR="114300" simplePos="0" relativeHeight="252086424" behindDoc="0" locked="0" layoutInCell="1" allowOverlap="1" wp14:anchorId="2CED03AE" wp14:editId="769D577C">
                    <wp:simplePos x="0" y="0"/>
                    <wp:positionH relativeFrom="column">
                      <wp:posOffset>-91440</wp:posOffset>
                    </wp:positionH>
                    <wp:positionV relativeFrom="paragraph">
                      <wp:posOffset>-52706</wp:posOffset>
                    </wp:positionV>
                    <wp:extent cx="2019300" cy="790575"/>
                    <wp:effectExtent l="0" t="0" r="0" b="0"/>
                    <wp:wrapNone/>
                    <wp:docPr id="1007888743" name="Chart 1">
                      <a:extLst xmlns:a="http://schemas.openxmlformats.org/drawingml/2006/main">
                        <a:ext uri="{FF2B5EF4-FFF2-40B4-BE49-F238E27FC236}">
                          <a16:creationId xmlns:a16="http://schemas.microsoft.com/office/drawing/2014/main" id="{D7566E86-433A-FEA4-F159-85387A31EA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ins>
            <w:r w:rsidRPr="008D52DA">
              <w:rPr>
                <w:noProof/>
              </w:rPr>
              <mc:AlternateContent>
                <mc:Choice Requires="wpg">
                  <w:drawing>
                    <wp:anchor distT="0" distB="0" distL="114300" distR="114300" simplePos="0" relativeHeight="252081304" behindDoc="0" locked="0" layoutInCell="1" allowOverlap="1" wp14:anchorId="22391D57" wp14:editId="14ADD379">
                      <wp:simplePos x="0" y="0"/>
                      <wp:positionH relativeFrom="column">
                        <wp:posOffset>-75565</wp:posOffset>
                      </wp:positionH>
                      <wp:positionV relativeFrom="paragraph">
                        <wp:posOffset>65405</wp:posOffset>
                      </wp:positionV>
                      <wp:extent cx="477520" cy="649605"/>
                      <wp:effectExtent l="57150" t="19050" r="17780" b="17145"/>
                      <wp:wrapNone/>
                      <wp:docPr id="285" name="Group 436"/>
                      <wp:cNvGraphicFramePr/>
                      <a:graphic xmlns:a="http://schemas.openxmlformats.org/drawingml/2006/main">
                        <a:graphicData uri="http://schemas.microsoft.com/office/word/2010/wordprocessingGroup">
                          <wpg:wgp>
                            <wpg:cNvGrpSpPr/>
                            <wpg:grpSpPr>
                              <a:xfrm>
                                <a:off x="0" y="0"/>
                                <a:ext cx="477520" cy="649605"/>
                                <a:chOff x="0" y="0"/>
                                <a:chExt cx="752834" cy="1024488"/>
                              </a:xfrm>
                              <a:solidFill>
                                <a:schemeClr val="accent1">
                                  <a:lumMod val="20000"/>
                                  <a:lumOff val="80000"/>
                                </a:schemeClr>
                              </a:solidFill>
                            </wpg:grpSpPr>
                            <wpg:grpSp>
                              <wpg:cNvPr id="286" name="Group 286"/>
                              <wpg:cNvGrpSpPr/>
                              <wpg:grpSpPr>
                                <a:xfrm>
                                  <a:off x="0" y="0"/>
                                  <a:ext cx="752834" cy="1024487"/>
                                  <a:chOff x="0" y="0"/>
                                  <a:chExt cx="615119" cy="1024487"/>
                                </a:xfrm>
                                <a:grpFill/>
                              </wpg:grpSpPr>
                              <wps:wsp>
                                <wps:cNvPr id="287" name="Rectangle 287"/>
                                <wps:cNvSpPr/>
                                <wps:spPr>
                                  <a:xfrm>
                                    <a:off x="0" y="362143"/>
                                    <a:ext cx="264892" cy="6623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8" name="Snip Single Corner Rectangle 469"/>
                                <wps:cNvSpPr/>
                                <wps:spPr>
                                  <a:xfrm>
                                    <a:off x="264892" y="0"/>
                                    <a:ext cx="350227" cy="1024487"/>
                                  </a:xfrm>
                                  <a:prstGeom prst="snip1Rect">
                                    <a:avLst>
                                      <a:gd name="adj" fmla="val 19315"/>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89" name="Rectangle 289"/>
                              <wps:cNvSpPr/>
                              <wps:spPr>
                                <a:xfrm>
                                  <a:off x="1599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0" name="Rectangle 290"/>
                              <wps:cNvSpPr/>
                              <wps:spPr>
                                <a:xfrm>
                                  <a:off x="456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1" name="Rectangle 291"/>
                              <wps:cNvSpPr/>
                              <wps:spPr>
                                <a:xfrm>
                                  <a:off x="1599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2" name="Rectangle 292"/>
                              <wps:cNvSpPr/>
                              <wps:spPr>
                                <a:xfrm>
                                  <a:off x="456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3" name="Rectangle 293"/>
                              <wps:cNvSpPr/>
                              <wps:spPr>
                                <a:xfrm>
                                  <a:off x="1599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4" name="Rectangle 294"/>
                              <wps:cNvSpPr/>
                              <wps:spPr>
                                <a:xfrm>
                                  <a:off x="456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5" name="Rectangle 295"/>
                              <wps:cNvSpPr/>
                              <wps:spPr>
                                <a:xfrm>
                                  <a:off x="1599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6" name="Rectangle 296"/>
                              <wps:cNvSpPr/>
                              <wps:spPr>
                                <a:xfrm>
                                  <a:off x="456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7" name="Rectangle 297"/>
                              <wps:cNvSpPr/>
                              <wps:spPr>
                                <a:xfrm>
                                  <a:off x="48138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8" name="Rectangle 298"/>
                              <wps:cNvSpPr/>
                              <wps:spPr>
                                <a:xfrm>
                                  <a:off x="369468"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9" name="Rectangle 299"/>
                              <wps:cNvSpPr/>
                              <wps:spPr>
                                <a:xfrm>
                                  <a:off x="593306"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0" name="Rectangle 300"/>
                              <wps:cNvSpPr/>
                              <wps:spPr>
                                <a:xfrm>
                                  <a:off x="48138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1" name="Rectangle 301"/>
                              <wps:cNvSpPr/>
                              <wps:spPr>
                                <a:xfrm>
                                  <a:off x="369468"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2" name="Rectangle 302"/>
                              <wps:cNvSpPr/>
                              <wps:spPr>
                                <a:xfrm>
                                  <a:off x="593306"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3" name="Rectangle 303"/>
                              <wps:cNvSpPr/>
                              <wps:spPr>
                                <a:xfrm>
                                  <a:off x="48138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4" name="Rectangle 304"/>
                              <wps:cNvSpPr/>
                              <wps:spPr>
                                <a:xfrm>
                                  <a:off x="369468"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6" name="Rectangle 306"/>
                              <wps:cNvSpPr/>
                              <wps:spPr>
                                <a:xfrm>
                                  <a:off x="593306"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7" name="Rectangle 307"/>
                              <wps:cNvSpPr/>
                              <wps:spPr>
                                <a:xfrm>
                                  <a:off x="48138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8" name="Rectangle 308"/>
                              <wps:cNvSpPr/>
                              <wps:spPr>
                                <a:xfrm>
                                  <a:off x="369468"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9" name="Rectangle 309"/>
                              <wps:cNvSpPr/>
                              <wps:spPr>
                                <a:xfrm>
                                  <a:off x="593306"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0" name="Rectangle 310"/>
                              <wps:cNvSpPr/>
                              <wps:spPr>
                                <a:xfrm>
                                  <a:off x="481387"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1" name="Rectangle 311"/>
                              <wps:cNvSpPr/>
                              <wps:spPr>
                                <a:xfrm>
                                  <a:off x="369468"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2" name="Rectangle 312"/>
                              <wps:cNvSpPr/>
                              <wps:spPr>
                                <a:xfrm>
                                  <a:off x="593306"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3" name="Rectangle 313"/>
                              <wps:cNvSpPr/>
                              <wps:spPr>
                                <a:xfrm>
                                  <a:off x="481387"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4" name="Rectangle 314"/>
                              <wps:cNvSpPr/>
                              <wps:spPr>
                                <a:xfrm>
                                  <a:off x="369468"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5" name="Rectangle 315"/>
                              <wps:cNvSpPr/>
                              <wps:spPr>
                                <a:xfrm>
                                  <a:off x="593306"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6" name="Rectangle 316"/>
                              <wps:cNvSpPr/>
                              <wps:spPr>
                                <a:xfrm>
                                  <a:off x="481387"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7" name="Rectangle 317"/>
                              <wps:cNvSpPr/>
                              <wps:spPr>
                                <a:xfrm>
                                  <a:off x="369468"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8" name="Rectangle 318"/>
                              <wps:cNvSpPr/>
                              <wps:spPr>
                                <a:xfrm>
                                  <a:off x="593306"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9" name="Rectangle 319"/>
                              <wps:cNvSpPr/>
                              <wps:spPr>
                                <a:xfrm>
                                  <a:off x="481387" y="886602"/>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D67B801" id="Group 436" o:spid="_x0000_s1026" style="position:absolute;margin-left:-5.95pt;margin-top:5.15pt;width:37.6pt;height:51.15pt;z-index:252081304;mso-width-relative:margin;mso-height-relative:margin" coordsize="7528,10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">
                      <v:group id="Group 286" o:spid="_x0000_s1027" style="position:absolute;width:7528;height:10244" coordsize="6151,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">
                        <v:rect id="Rectangle 287" o:spid="_x0000_s1028" style="position:absolute;top:3621;width:2648;height:6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" filled="f" strokecolor="#cff3f8 [660]" strokeweight="3pt"/>
                        <v:shape id="Snip Single Corner Rectangle 469" o:spid="_x0000_s1029" style="position:absolute;left:2648;width:3503;height:10244;visibility:visible;mso-wrap-style:square;v-text-anchor:middle" coordsize="350227,102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" path="m,l282581,r67646,67646l350227,1024487,,1024487,,xe" filled="f" strokecolor="#cff3f8 [660]" strokeweight="3pt">
                          <v:path arrowok="t" o:connecttype="custom" o:connectlocs="0,0;282581,0;350227,67646;350227,1024487;0,1024487;0,0" o:connectangles="0,0,0,0,0,0"/>
                        </v:shape>
                      </v:group>
                      <v:rect id="Rectangle 289" o:spid="_x0000_s1030" style="position:absolute;left:1599;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" filled="f" stroked="f" strokeweight="3pt"/>
                      <v:rect id="Rectangle 290" o:spid="_x0000_s1031" style="position:absolute;left:456;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" filled="f" stroked="f" strokeweight="3pt"/>
                      <v:rect id="Rectangle 291" o:spid="_x0000_s1032" style="position:absolute;left:1599;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" filled="f" stroked="f" strokeweight="3pt"/>
                      <v:rect id="Rectangle 292" o:spid="_x0000_s1033" style="position:absolute;left:456;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" filled="f" stroked="f" strokeweight="3pt"/>
                      <v:rect id="Rectangle 293" o:spid="_x0000_s1034" style="position:absolute;left:1599;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" filled="f" stroked="f" strokeweight="3pt"/>
                      <v:rect id="Rectangle 294" o:spid="_x0000_s1035" style="position:absolute;left:456;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" filled="f" stroked="f" strokeweight="3pt"/>
                      <v:rect id="Rectangle 295" o:spid="_x0000_s1036" style="position:absolute;left:1599;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" filled="f" stroked="f" strokeweight="3pt"/>
                      <v:rect id="Rectangle 296" o:spid="_x0000_s1037" style="position:absolute;left:456;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" filled="f" stroked="f" strokeweight="3pt"/>
                      <v:rect id="Rectangle 297" o:spid="_x0000_s1038" style="position:absolute;left:4813;top:7651;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" filled="f" stroked="f" strokeweight="3pt"/>
                      <v:rect id="Rectangle 298" o:spid="_x0000_s1039" style="position:absolute;left:3694;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" filled="f" stroked="f" strokeweight="3pt"/>
                      <v:rect id="Rectangle 299" o:spid="_x0000_s1040" style="position:absolute;left:5933;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" filled="f" stroked="f" strokeweight="3pt"/>
                      <v:rect id="Rectangle 300" o:spid="_x0000_s1041" style="position:absolute;left:4813;top:6437;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" filled="f" stroked="f" strokeweight="3pt"/>
                      <v:rect id="Rectangle 301" o:spid="_x0000_s1042" style="position:absolute;left:3694;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" filled="f" stroked="f" strokeweight="3pt"/>
                      <v:rect id="Rectangle 302" o:spid="_x0000_s1043" style="position:absolute;left:5933;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" filled="f" stroked="f" strokeweight="3pt"/>
                      <v:rect id="Rectangle 303" o:spid="_x0000_s1044" style="position:absolute;left:4813;top:5222;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" filled="f" stroked="f" strokeweight="3pt"/>
                      <v:rect id="Rectangle 304" o:spid="_x0000_s1045" style="position:absolute;left:3694;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" filled="f" stroked="f" strokeweight="3pt"/>
                      <v:rect id="Rectangle 306" o:spid="_x0000_s1046" style="position:absolute;left:5933;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" filled="f" stroked="f" strokeweight="3pt"/>
                      <v:rect id="Rectangle 307" o:spid="_x0000_s1047" style="position:absolute;left:4813;top:400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" filled="f" stroked="f" strokeweight="3pt"/>
                      <v:rect id="Rectangle 308" o:spid="_x0000_s1048" style="position:absolute;left:3694;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" filled="f" stroked="f" strokeweight="3pt"/>
                      <v:rect id="Rectangle 309" o:spid="_x0000_s1049" style="position:absolute;left:5933;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" filled="f" stroked="f" strokeweight="3pt"/>
                      <v:rect id="Rectangle 310" o:spid="_x0000_s1050" style="position:absolute;left:4813;top:2839;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" filled="f" stroked="f" strokeweight="3pt"/>
                      <v:rect id="Rectangle 311" o:spid="_x0000_s1051" style="position:absolute;left:3694;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" filled="f" stroked="f" strokeweight="3pt"/>
                      <v:rect id="Rectangle 312" o:spid="_x0000_s1052" style="position:absolute;left:5933;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" filled="f" stroked="f" strokeweight="3pt"/>
                      <v:rect id="Rectangle 313" o:spid="_x0000_s1053" style="position:absolute;left:4813;top:162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" filled="f" stroked="f" strokeweight="3pt"/>
                      <v:rect id="Rectangle 314" o:spid="_x0000_s1054" style="position:absolute;left:3694;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" filled="f" stroked="f" strokeweight="3pt"/>
                      <v:rect id="Rectangle 315" o:spid="_x0000_s1055" style="position:absolute;left:5933;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" filled="f" stroked="f" strokeweight="3pt"/>
                      <v:rect id="Rectangle 316" o:spid="_x0000_s1056" style="position:absolute;left:4813;top:410;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" filled="f" stroked="f" strokeweight="3pt"/>
                      <v:rect id="Rectangle 317" o:spid="_x0000_s1057" style="position:absolute;left:3694;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" filled="f" stroked="f" strokeweight="3pt"/>
                      <v:rect id="Rectangle 318" o:spid="_x0000_s1058" style="position:absolute;left:5933;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" filled="f" stroked="f" strokeweight="3pt"/>
                      <v:rect id="Rectangle 319" o:spid="_x0000_s1059" style="position:absolute;left:4813;top:8866;width:667;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" filled="f" stroked="f" strokeweight="3pt"/>
                    </v:group>
                  </w:pict>
                </mc:Fallback>
              </mc:AlternateContent>
            </w:r>
          </w:p>
        </w:tc>
        <w:tc>
          <w:tcPr>
            <w:tcW w:w="2659" w:type="dxa"/>
            <w:tcBorders>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bottom w:w="0" w:type="dxa"/>
              <w:right w:w="15" w:type="dxa"/>
            </w:tcMar>
            <w:vAlign w:val="center"/>
            <w:hideMark/>
          </w:tcPr>
          <w:p w14:paraId="3B0B265A" w14:textId="673DDB83" w:rsidR="00D82518" w:rsidRPr="00F95852" w:rsidRDefault="00D82518" w:rsidP="00D82518">
            <w:pPr>
              <w:pStyle w:val="BB2023Body"/>
              <w:spacing w:after="0" w:line="240" w:lineRule="auto"/>
              <w:ind w:left="0" w:firstLine="40"/>
              <w:jc w:val="center"/>
              <w:rPr>
                <w:rFonts w:asciiTheme="majorHAnsi" w:hAnsiTheme="majorHAnsi"/>
                <w:sz w:val="14"/>
                <w:szCs w:val="14"/>
              </w:rPr>
            </w:pPr>
            <w:ins w:id="886" w:author="WTORKY" w:date="2025-10-01T21:47:00Z" w16du:dateUtc="2025-10-01T18:47:00Z">
              <w:r>
                <w:rPr>
                  <w:rFonts w:asciiTheme="majorHAnsi" w:hAnsiTheme="majorHAnsi"/>
                  <w:b/>
                  <w:bCs/>
                  <w:sz w:val="14"/>
                  <w:szCs w:val="14"/>
                </w:rPr>
                <w:t xml:space="preserve">Apr – Jun </w:t>
              </w:r>
              <w:r w:rsidRPr="00F95852">
                <w:rPr>
                  <w:rFonts w:asciiTheme="majorHAnsi" w:hAnsiTheme="majorHAnsi"/>
                  <w:b/>
                  <w:bCs/>
                  <w:sz w:val="14"/>
                  <w:szCs w:val="14"/>
                </w:rPr>
                <w:t>202</w:t>
              </w:r>
              <w:r>
                <w:rPr>
                  <w:rFonts w:asciiTheme="majorHAnsi" w:hAnsiTheme="majorHAnsi"/>
                  <w:b/>
                  <w:bCs/>
                  <w:sz w:val="14"/>
                  <w:szCs w:val="14"/>
                </w:rPr>
                <w:t>5</w:t>
              </w:r>
            </w:ins>
            <w:del w:id="887" w:author="WTORKY" w:date="2025-10-01T21:47:00Z" w16du:dateUtc="2025-10-01T18:47:00Z">
              <w:r w:rsidDel="00040D82">
                <w:rPr>
                  <w:rFonts w:asciiTheme="majorHAnsi" w:hAnsiTheme="majorHAnsi"/>
                  <w:b/>
                  <w:bCs/>
                  <w:sz w:val="14"/>
                  <w:szCs w:val="14"/>
                </w:rPr>
                <w:delText xml:space="preserve">Jan – Mar </w:delText>
              </w:r>
              <w:r w:rsidRPr="00F95852" w:rsidDel="00040D82">
                <w:rPr>
                  <w:rFonts w:asciiTheme="majorHAnsi" w:hAnsiTheme="majorHAnsi"/>
                  <w:b/>
                  <w:bCs/>
                  <w:sz w:val="14"/>
                  <w:szCs w:val="14"/>
                </w:rPr>
                <w:delText>202</w:delText>
              </w:r>
              <w:r w:rsidDel="00040D82">
                <w:rPr>
                  <w:rFonts w:asciiTheme="majorHAnsi" w:hAnsiTheme="majorHAnsi"/>
                  <w:b/>
                  <w:bCs/>
                  <w:sz w:val="14"/>
                  <w:szCs w:val="14"/>
                </w:rPr>
                <w:delText>5</w:delText>
              </w:r>
            </w:del>
          </w:p>
        </w:tc>
        <w:tc>
          <w:tcPr>
            <w:tcW w:w="3187" w:type="dxa"/>
            <w:vMerge w:val="restart"/>
            <w:tcBorders>
              <w:left w:val="single" w:sz="4" w:space="0" w:color="BFBFBF" w:themeColor="background1" w:themeShade="BF"/>
              <w:bottom w:val="single" w:sz="4" w:space="0" w:color="BFBFBF" w:themeColor="background1" w:themeShade="BF"/>
            </w:tcBorders>
            <w:tcMar>
              <w:top w:w="72" w:type="dxa"/>
              <w:left w:w="144" w:type="dxa"/>
              <w:bottom w:w="72" w:type="dxa"/>
              <w:right w:w="144" w:type="dxa"/>
            </w:tcMar>
            <w:hideMark/>
          </w:tcPr>
          <w:p w14:paraId="35CB170C" w14:textId="1C723DD6" w:rsidR="00D82518" w:rsidRPr="00F95852" w:rsidRDefault="00D82518" w:rsidP="00D82518">
            <w:pPr>
              <w:pStyle w:val="BB2023Body"/>
              <w:spacing w:after="0" w:line="240" w:lineRule="auto"/>
              <w:ind w:left="0" w:firstLine="1170"/>
              <w:jc w:val="center"/>
              <w:rPr>
                <w:rFonts w:asciiTheme="majorHAnsi" w:hAnsiTheme="majorHAnsi"/>
                <w:sz w:val="14"/>
                <w:szCs w:val="14"/>
              </w:rPr>
            </w:pPr>
            <w:del w:id="888" w:author="WTORKY" w:date="2025-10-01T21:47:00Z" w16du:dateUtc="2025-10-01T18:47:00Z">
              <w:r w:rsidDel="00D82518">
                <w:rPr>
                  <w:noProof/>
                </w:rPr>
                <w:drawing>
                  <wp:anchor distT="0" distB="0" distL="114300" distR="114300" simplePos="0" relativeHeight="252083352" behindDoc="0" locked="0" layoutInCell="1" allowOverlap="1" wp14:anchorId="2784FA04" wp14:editId="65BAEAC5">
                    <wp:simplePos x="0" y="0"/>
                    <wp:positionH relativeFrom="column">
                      <wp:posOffset>-98548</wp:posOffset>
                    </wp:positionH>
                    <wp:positionV relativeFrom="paragraph">
                      <wp:posOffset>-56705</wp:posOffset>
                    </wp:positionV>
                    <wp:extent cx="2018698" cy="795647"/>
                    <wp:effectExtent l="0" t="0" r="0" b="0"/>
                    <wp:wrapNone/>
                    <wp:docPr id="1347423575" name="Chart 1">
                      <a:extLst xmlns:a="http://schemas.openxmlformats.org/drawingml/2006/main">
                        <a:ext uri="{FF2B5EF4-FFF2-40B4-BE49-F238E27FC236}">
                          <a16:creationId xmlns:a16="http://schemas.microsoft.com/office/drawing/2014/main" id="{9F819265-F111-8E3E-AD16-AE4339DCCA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14:sizeRelV relativeFrom="margin">
                      <wp14:pctHeight>0</wp14:pctHeight>
                    </wp14:sizeRelV>
                  </wp:anchor>
                </w:drawing>
              </w:r>
            </w:del>
            <w:r w:rsidRPr="008D52DA">
              <w:rPr>
                <w:noProof/>
              </w:rPr>
              <mc:AlternateContent>
                <mc:Choice Requires="wpg">
                  <w:drawing>
                    <wp:anchor distT="0" distB="0" distL="114300" distR="114300" simplePos="0" relativeHeight="252082328" behindDoc="0" locked="0" layoutInCell="1" allowOverlap="1" wp14:anchorId="732854BF" wp14:editId="4ECD71F7">
                      <wp:simplePos x="0" y="0"/>
                      <wp:positionH relativeFrom="column">
                        <wp:posOffset>1516380</wp:posOffset>
                      </wp:positionH>
                      <wp:positionV relativeFrom="paragraph">
                        <wp:posOffset>302839</wp:posOffset>
                      </wp:positionV>
                      <wp:extent cx="368076" cy="422558"/>
                      <wp:effectExtent l="57150" t="19050" r="32385" b="15875"/>
                      <wp:wrapNone/>
                      <wp:docPr id="64" name="Group 470"/>
                      <wp:cNvGraphicFramePr/>
                      <a:graphic xmlns:a="http://schemas.openxmlformats.org/drawingml/2006/main">
                        <a:graphicData uri="http://schemas.microsoft.com/office/word/2010/wordprocessingGroup">
                          <wpg:wgp>
                            <wpg:cNvGrpSpPr/>
                            <wpg:grpSpPr>
                              <a:xfrm>
                                <a:off x="0" y="0"/>
                                <a:ext cx="368076" cy="422558"/>
                                <a:chOff x="5976300" y="227332"/>
                                <a:chExt cx="580238" cy="666119"/>
                              </a:xfrm>
                              <a:solidFill>
                                <a:schemeClr val="accent1">
                                  <a:lumMod val="20000"/>
                                  <a:lumOff val="80000"/>
                                </a:schemeClr>
                              </a:solidFill>
                            </wpg:grpSpPr>
                            <wpg:grpSp>
                              <wpg:cNvPr id="65" name="Group 65"/>
                              <wpg:cNvGrpSpPr/>
                              <wpg:grpSpPr>
                                <a:xfrm>
                                  <a:off x="5976300" y="227332"/>
                                  <a:ext cx="580238" cy="652181"/>
                                  <a:chOff x="5976300" y="227332"/>
                                  <a:chExt cx="474095" cy="652181"/>
                                </a:xfrm>
                                <a:grpFill/>
                              </wpg:grpSpPr>
                              <wps:wsp>
                                <wps:cNvPr id="66" name="Rectangle 66"/>
                                <wps:cNvSpPr/>
                                <wps:spPr>
                                  <a:xfrm>
                                    <a:off x="5976300" y="476769"/>
                                    <a:ext cx="237144" cy="4027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 name="Snip Single Corner Rectangle 486"/>
                                <wps:cNvSpPr/>
                                <wps:spPr>
                                  <a:xfrm>
                                    <a:off x="6213379" y="227332"/>
                                    <a:ext cx="237016" cy="652180"/>
                                  </a:xfrm>
                                  <a:prstGeom prst="snip1Rect">
                                    <a:avLst>
                                      <a:gd name="adj" fmla="val 20579"/>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68" name="Rectangle 68"/>
                              <wps:cNvSpPr/>
                              <wps:spPr>
                                <a:xfrm>
                                  <a:off x="6126493"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 name="Rectangle 69"/>
                              <wps:cNvSpPr/>
                              <wps:spPr>
                                <a:xfrm>
                                  <a:off x="6022339"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 name="Rectangle 70"/>
                              <wps:cNvSpPr/>
                              <wps:spPr>
                                <a:xfrm>
                                  <a:off x="6126493"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 name="Rectangle 71"/>
                              <wps:cNvSpPr/>
                              <wps:spPr>
                                <a:xfrm>
                                  <a:off x="6022339"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 name="Rectangle 72"/>
                              <wps:cNvSpPr/>
                              <wps:spPr>
                                <a:xfrm>
                                  <a:off x="6410564" y="639877"/>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5" name="Rectangle 75"/>
                              <wps:cNvSpPr/>
                              <wps:spPr>
                                <a:xfrm>
                                  <a:off x="6311726"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6" name="Rectangle 76"/>
                              <wps:cNvSpPr/>
                              <wps:spPr>
                                <a:xfrm>
                                  <a:off x="6410564" y="518433"/>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7" name="Rectangle 77"/>
                              <wps:cNvSpPr/>
                              <wps:spPr>
                                <a:xfrm>
                                  <a:off x="6311726"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9" name="Rectangle 79"/>
                              <wps:cNvSpPr/>
                              <wps:spPr>
                                <a:xfrm>
                                  <a:off x="6410564" y="401518"/>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 name="Rectangle 80"/>
                              <wps:cNvSpPr/>
                              <wps:spPr>
                                <a:xfrm>
                                  <a:off x="6311726" y="401518"/>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 name="Rectangle 81"/>
                              <wps:cNvSpPr/>
                              <wps:spPr>
                                <a:xfrm>
                                  <a:off x="6410564" y="280074"/>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 name="Rectangle 82"/>
                              <wps:cNvSpPr/>
                              <wps:spPr>
                                <a:xfrm>
                                  <a:off x="6311726" y="280074"/>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 name="Rectangle 84"/>
                              <wps:cNvSpPr/>
                              <wps:spPr>
                                <a:xfrm>
                                  <a:off x="6311726" y="755565"/>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17CFFD3D" id="Group 470" o:spid="_x0000_s1026" style="position:absolute;margin-left:119.4pt;margin-top:23.85pt;width:29pt;height:33.25pt;z-index:252082328;mso-width-relative:margin;mso-height-relative:margin" coordorigin="59763,2273" coordsize="5802,6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">
                      <v:group id="Group 65" o:spid="_x0000_s1027" style="position:absolute;left:59763;top:2273;width:5802;height:6522" coordorigin="59763,2273" coordsize="4740,6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66" o:spid="_x0000_s1028" style="position:absolute;left:59763;top:4767;width:2371;height:4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" filled="f" strokecolor="#cff3f8 [660]" strokeweight="3pt"/>
                        <v:shape id="Snip Single Corner Rectangle 486" o:spid="_x0000_s1029" style="position:absolute;left:62133;top:2273;width:2370;height:6522;visibility:visible;mso-wrap-style:square;v-text-anchor:middle" coordsize="237016,65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" path="m,l188240,r48776,48776l237016,652180,,652180,,xe" filled="f" strokecolor="#cff3f8 [660]" strokeweight="3pt">
                          <v:path arrowok="t" o:connecttype="custom" o:connectlocs="0,0;188240,0;237016,48776;237016,652180;0,652180;0,0" o:connectangles="0,0,0,0,0,0"/>
                        </v:shape>
                      </v:group>
                      <v:rect id="Rectangle 68" o:spid="_x0000_s1030" style="position:absolute;left:61264;top:518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" filled="f" stroked="f" strokeweight="3pt"/>
                      <v:rect id="Rectangle 69" o:spid="_x0000_s1031" style="position:absolute;left:60223;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" filled="f" stroked="f" strokeweight="3pt"/>
                      <v:rect id="Rectangle 70" o:spid="_x0000_s1032" style="position:absolute;left:61264;top:639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" filled="f" stroked="f" strokeweight="3pt"/>
                      <v:rect id="Rectangle 71" o:spid="_x0000_s1033" style="position:absolute;left:60223;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" filled="f" stroked="f" strokeweight="3pt"/>
                      <v:rect id="Rectangle 72" o:spid="_x0000_s1034" style="position:absolute;left:64105;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" filled="f" stroked="f" strokeweight="3pt"/>
                      <v:rect id="Rectangle 75" o:spid="_x0000_s1035" style="position:absolute;left:63117;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" filled="f" stroked="f" strokeweight="3pt"/>
                      <v:rect id="Rectangle 76" o:spid="_x0000_s1036" style="position:absolute;left:64105;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" filled="f" stroked="f" strokeweight="3pt"/>
                      <v:rect id="Rectangle 77" o:spid="_x0000_s1037" style="position:absolute;left:63117;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" filled="f" stroked="f" strokeweight="3pt"/>
                      <v:rect id="Rectangle 79" o:spid="_x0000_s1038" style="position:absolute;left:64105;top:401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" filled="f" stroked="f" strokeweight="3pt"/>
                      <v:rect id="Rectangle 80" o:spid="_x0000_s1039" style="position:absolute;left:63117;top:401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" filled="f" stroked="f" strokeweight="3pt"/>
                      <v:rect id="Rectangle 81" o:spid="_x0000_s1040" style="position:absolute;left:64105;top:280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" filled="f" stroked="f" strokeweight="3pt"/>
                      <v:rect id="Rectangle 82" o:spid="_x0000_s1041" style="position:absolute;left:63117;top:280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" filled="f" stroked="f" strokeweight="3pt"/>
                      <v:rect id="Rectangle 84" o:spid="_x0000_s1042" style="position:absolute;left:63117;top:7555;width:666;height:1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" filled="f" stroked="f" strokeweight="3pt"/>
                    </v:group>
                  </w:pict>
                </mc:Fallback>
              </mc:AlternateContent>
            </w:r>
          </w:p>
        </w:tc>
      </w:tr>
      <w:tr w:rsidR="00D82518" w:rsidRPr="00F95852" w14:paraId="0F7858AE" w14:textId="77777777" w:rsidTr="00574037">
        <w:trPr>
          <w:trHeight w:val="415"/>
        </w:trPr>
        <w:tc>
          <w:tcPr>
            <w:tcW w:w="0" w:type="auto"/>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01ED1E" w14:textId="77777777" w:rsidR="00D82518" w:rsidRPr="00F95852" w:rsidRDefault="00D82518" w:rsidP="00D82518">
            <w:pPr>
              <w:pStyle w:val="BB2023Body"/>
              <w:spacing w:after="0" w:line="240" w:lineRule="auto"/>
              <w:ind w:left="0" w:firstLine="1170"/>
              <w:jc w:val="center"/>
              <w:rPr>
                <w:rFonts w:asciiTheme="majorHAnsi" w:hAnsiTheme="majorHAnsi"/>
                <w:sz w:val="14"/>
                <w:szCs w:val="14"/>
              </w:rPr>
            </w:pPr>
          </w:p>
        </w:tc>
        <w:tc>
          <w:tcPr>
            <w:tcW w:w="26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bottom w:w="0" w:type="dxa"/>
              <w:right w:w="15" w:type="dxa"/>
            </w:tcMar>
            <w:vAlign w:val="center"/>
            <w:hideMark/>
          </w:tcPr>
          <w:p w14:paraId="4EF295C7" w14:textId="1B2F7DC7" w:rsidR="00D82518" w:rsidRPr="00F95852" w:rsidRDefault="00D82518" w:rsidP="00D82518">
            <w:pPr>
              <w:pStyle w:val="BB2023Body"/>
              <w:spacing w:after="0" w:line="240" w:lineRule="auto"/>
              <w:ind w:left="0" w:firstLine="40"/>
              <w:jc w:val="center"/>
              <w:rPr>
                <w:rFonts w:asciiTheme="majorHAnsi" w:hAnsiTheme="majorHAnsi"/>
                <w:sz w:val="14"/>
                <w:szCs w:val="14"/>
              </w:rPr>
            </w:pPr>
            <w:ins w:id="889" w:author="WTORKY" w:date="2025-10-01T21:47:00Z" w16du:dateUtc="2025-10-01T18:47:00Z">
              <w:r>
                <w:rPr>
                  <w:rFonts w:asciiTheme="majorHAnsi" w:hAnsiTheme="majorHAnsi"/>
                  <w:b/>
                  <w:bCs/>
                  <w:sz w:val="14"/>
                  <w:szCs w:val="14"/>
                </w:rPr>
                <w:t xml:space="preserve">Jan – Mar </w:t>
              </w:r>
              <w:r w:rsidRPr="00F95852">
                <w:rPr>
                  <w:rFonts w:asciiTheme="majorHAnsi" w:hAnsiTheme="majorHAnsi"/>
                  <w:b/>
                  <w:bCs/>
                  <w:sz w:val="14"/>
                  <w:szCs w:val="14"/>
                </w:rPr>
                <w:t>202</w:t>
              </w:r>
              <w:r>
                <w:rPr>
                  <w:rFonts w:asciiTheme="majorHAnsi" w:hAnsiTheme="majorHAnsi"/>
                  <w:b/>
                  <w:bCs/>
                  <w:sz w:val="14"/>
                  <w:szCs w:val="14"/>
                </w:rPr>
                <w:t>5</w:t>
              </w:r>
            </w:ins>
            <w:del w:id="890" w:author="WTORKY" w:date="2025-10-01T21:47:00Z" w16du:dateUtc="2025-10-01T18:47:00Z">
              <w:r w:rsidDel="00040D82">
                <w:rPr>
                  <w:rFonts w:asciiTheme="majorHAnsi" w:hAnsiTheme="majorHAnsi"/>
                  <w:b/>
                  <w:bCs/>
                  <w:sz w:val="14"/>
                  <w:szCs w:val="14"/>
                </w:rPr>
                <w:delText xml:space="preserve">Oct – Dec </w:delText>
              </w:r>
              <w:r w:rsidRPr="00F95852" w:rsidDel="00040D82">
                <w:rPr>
                  <w:rFonts w:asciiTheme="majorHAnsi" w:hAnsiTheme="majorHAnsi"/>
                  <w:b/>
                  <w:bCs/>
                  <w:sz w:val="14"/>
                  <w:szCs w:val="14"/>
                </w:rPr>
                <w:delText>202</w:delText>
              </w:r>
              <w:r w:rsidDel="00040D82">
                <w:rPr>
                  <w:rFonts w:asciiTheme="majorHAnsi" w:hAnsiTheme="majorHAnsi"/>
                  <w:b/>
                  <w:bCs/>
                  <w:sz w:val="14"/>
                  <w:szCs w:val="14"/>
                </w:rPr>
                <w:delText>4</w:delText>
              </w:r>
            </w:del>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4B68D320" w14:textId="77777777" w:rsidR="00D82518" w:rsidRPr="00F95852" w:rsidRDefault="00D82518" w:rsidP="00D82518">
            <w:pPr>
              <w:pStyle w:val="BB2023Body"/>
              <w:spacing w:after="0" w:line="240" w:lineRule="auto"/>
              <w:ind w:left="0" w:firstLine="1170"/>
              <w:jc w:val="center"/>
              <w:rPr>
                <w:rFonts w:asciiTheme="majorHAnsi" w:hAnsiTheme="majorHAnsi"/>
                <w:sz w:val="14"/>
                <w:szCs w:val="14"/>
              </w:rPr>
            </w:pPr>
          </w:p>
        </w:tc>
      </w:tr>
      <w:tr w:rsidR="00D82518" w:rsidRPr="00F95852" w14:paraId="5317BDFF" w14:textId="77777777" w:rsidTr="00574037">
        <w:trPr>
          <w:trHeight w:val="268"/>
        </w:trPr>
        <w:tc>
          <w:tcPr>
            <w:tcW w:w="0" w:type="auto"/>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EECDD3" w14:textId="77777777" w:rsidR="00D82518" w:rsidRPr="00F95852" w:rsidRDefault="00D82518" w:rsidP="00D82518">
            <w:pPr>
              <w:pStyle w:val="BB2023Body"/>
              <w:spacing w:after="0" w:line="240" w:lineRule="auto"/>
              <w:ind w:left="0" w:firstLine="1170"/>
              <w:jc w:val="center"/>
              <w:rPr>
                <w:rFonts w:asciiTheme="majorHAnsi" w:hAnsiTheme="majorHAnsi"/>
                <w:sz w:val="14"/>
                <w:szCs w:val="14"/>
              </w:rPr>
            </w:pPr>
          </w:p>
        </w:tc>
        <w:tc>
          <w:tcPr>
            <w:tcW w:w="26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625ADD7C" w14:textId="42B8E167" w:rsidR="00D82518" w:rsidRPr="00F95852" w:rsidRDefault="00D82518" w:rsidP="00D82518">
            <w:pPr>
              <w:pStyle w:val="BB2023Body"/>
              <w:spacing w:after="0" w:line="240" w:lineRule="auto"/>
              <w:ind w:left="0" w:firstLine="40"/>
              <w:jc w:val="center"/>
              <w:rPr>
                <w:rFonts w:asciiTheme="majorHAnsi" w:hAnsiTheme="majorHAnsi"/>
                <w:sz w:val="14"/>
                <w:szCs w:val="14"/>
              </w:rPr>
            </w:pPr>
            <w:ins w:id="891" w:author="WTORKY" w:date="2025-10-01T21:47:00Z" w16du:dateUtc="2025-10-01T18:47:00Z">
              <w:r>
                <w:rPr>
                  <w:rFonts w:asciiTheme="majorHAnsi" w:hAnsiTheme="majorHAnsi"/>
                  <w:b/>
                  <w:bCs/>
                  <w:sz w:val="14"/>
                  <w:szCs w:val="14"/>
                </w:rPr>
                <w:t xml:space="preserve">Apr – Jun </w:t>
              </w:r>
              <w:r w:rsidRPr="00F95852">
                <w:rPr>
                  <w:rFonts w:asciiTheme="majorHAnsi" w:hAnsiTheme="majorHAnsi"/>
                  <w:b/>
                  <w:bCs/>
                  <w:sz w:val="14"/>
                  <w:szCs w:val="14"/>
                </w:rPr>
                <w:t>202</w:t>
              </w:r>
              <w:r>
                <w:rPr>
                  <w:rFonts w:asciiTheme="majorHAnsi" w:hAnsiTheme="majorHAnsi"/>
                  <w:b/>
                  <w:bCs/>
                  <w:sz w:val="14"/>
                  <w:szCs w:val="14"/>
                </w:rPr>
                <w:t>4</w:t>
              </w:r>
            </w:ins>
            <w:del w:id="892" w:author="WTORKY" w:date="2025-10-01T21:47:00Z" w16du:dateUtc="2025-10-01T18:47:00Z">
              <w:r w:rsidDel="00040D82">
                <w:rPr>
                  <w:rFonts w:asciiTheme="majorHAnsi" w:hAnsiTheme="majorHAnsi"/>
                  <w:b/>
                  <w:bCs/>
                  <w:sz w:val="14"/>
                  <w:szCs w:val="14"/>
                </w:rPr>
                <w:delText xml:space="preserve">Jan – Mar </w:delText>
              </w:r>
              <w:r w:rsidRPr="00F95852" w:rsidDel="00040D82">
                <w:rPr>
                  <w:rFonts w:asciiTheme="majorHAnsi" w:hAnsiTheme="majorHAnsi"/>
                  <w:b/>
                  <w:bCs/>
                  <w:sz w:val="14"/>
                  <w:szCs w:val="14"/>
                </w:rPr>
                <w:delText>202</w:delText>
              </w:r>
              <w:r w:rsidDel="00040D82">
                <w:rPr>
                  <w:rFonts w:asciiTheme="majorHAnsi" w:hAnsiTheme="majorHAnsi"/>
                  <w:b/>
                  <w:bCs/>
                  <w:sz w:val="14"/>
                  <w:szCs w:val="14"/>
                </w:rPr>
                <w:delText>4</w:delText>
              </w:r>
            </w:del>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52EFC2F9" w14:textId="77777777" w:rsidR="00D82518" w:rsidRPr="00F95852" w:rsidRDefault="00D82518" w:rsidP="00D82518">
            <w:pPr>
              <w:pStyle w:val="BB2023Body"/>
              <w:spacing w:after="0" w:line="240" w:lineRule="auto"/>
              <w:ind w:left="0" w:firstLine="1170"/>
              <w:jc w:val="center"/>
              <w:rPr>
                <w:rFonts w:asciiTheme="majorHAnsi" w:hAnsiTheme="majorHAnsi"/>
                <w:sz w:val="14"/>
                <w:szCs w:val="14"/>
              </w:rPr>
            </w:pPr>
          </w:p>
        </w:tc>
      </w:tr>
    </w:tbl>
    <w:p w14:paraId="50E0BCEC" w14:textId="4F60DE10" w:rsidR="005D5E86" w:rsidRDefault="00603378" w:rsidP="0061375E">
      <w:pPr>
        <w:pStyle w:val="BB2023Body"/>
        <w:spacing w:after="0" w:line="240" w:lineRule="auto"/>
        <w:ind w:left="0"/>
        <w:rPr>
          <w:i/>
          <w:iCs/>
          <w:color w:val="9C9213" w:themeColor="accent4" w:themeShade="BF"/>
          <w:sz w:val="14"/>
          <w:szCs w:val="18"/>
        </w:rPr>
      </w:pPr>
      <w:del w:id="893" w:author="WTORKY" w:date="2025-10-01T21:47:00Z" w16du:dateUtc="2025-10-01T18:47:00Z">
        <w:r w:rsidDel="00D82518">
          <w:rPr>
            <w:noProof/>
          </w:rPr>
          <w:drawing>
            <wp:anchor distT="0" distB="0" distL="114300" distR="114300" simplePos="0" relativeHeight="251955352" behindDoc="0" locked="0" layoutInCell="1" allowOverlap="1" wp14:anchorId="7ACD3292" wp14:editId="2EB2CA2C">
              <wp:simplePos x="0" y="0"/>
              <wp:positionH relativeFrom="column">
                <wp:posOffset>3705101</wp:posOffset>
              </wp:positionH>
              <wp:positionV relativeFrom="paragraph">
                <wp:posOffset>1715481</wp:posOffset>
              </wp:positionV>
              <wp:extent cx="2036445" cy="831215"/>
              <wp:effectExtent l="0" t="0" r="0" b="0"/>
              <wp:wrapNone/>
              <wp:docPr id="104692485" name="Chart 1">
                <a:extLst xmlns:a="http://schemas.openxmlformats.org/drawingml/2006/main">
                  <a:ext uri="{FF2B5EF4-FFF2-40B4-BE49-F238E27FC236}">
                    <a16:creationId xmlns:a16="http://schemas.microsoft.com/office/drawing/2014/main" id="{025B0DA7-E13D-9C64-FBCD-B5D73FB06C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margin">
                <wp14:pctWidth>0</wp14:pctWidth>
              </wp14:sizeRelH>
              <wp14:sizeRelV relativeFrom="margin">
                <wp14:pctHeight>0</wp14:pctHeight>
              </wp14:sizeRelV>
            </wp:anchor>
          </w:drawing>
        </w:r>
      </w:del>
    </w:p>
    <w:tbl>
      <w:tblPr>
        <w:tblpPr w:leftFromText="180" w:rightFromText="180" w:vertAnchor="text" w:tblpY="13"/>
        <w:tblW w:w="9033" w:type="dxa"/>
        <w:tblCellMar>
          <w:left w:w="0" w:type="dxa"/>
          <w:right w:w="0" w:type="dxa"/>
        </w:tblCellMar>
        <w:tblLook w:val="0420" w:firstRow="1" w:lastRow="0" w:firstColumn="0" w:lastColumn="0" w:noHBand="0" w:noVBand="1"/>
      </w:tblPr>
      <w:tblGrid>
        <w:gridCol w:w="3187"/>
        <w:gridCol w:w="2659"/>
        <w:gridCol w:w="3187"/>
      </w:tblGrid>
      <w:tr w:rsidR="005D5E86" w:rsidRPr="00F95852" w14:paraId="1F928447" w14:textId="77777777" w:rsidTr="009B78ED">
        <w:trPr>
          <w:trHeight w:val="429"/>
        </w:trPr>
        <w:tc>
          <w:tcPr>
            <w:tcW w:w="3187" w:type="dxa"/>
            <w:shd w:val="clear" w:color="auto" w:fill="016273"/>
            <w:tcMar>
              <w:top w:w="72" w:type="dxa"/>
              <w:left w:w="144" w:type="dxa"/>
              <w:bottom w:w="72" w:type="dxa"/>
              <w:right w:w="144" w:type="dxa"/>
            </w:tcMar>
            <w:vAlign w:val="center"/>
            <w:hideMark/>
          </w:tcPr>
          <w:p w14:paraId="58BC890B" w14:textId="77777777" w:rsidR="005D5E86" w:rsidRPr="00F95852" w:rsidRDefault="005D5E86" w:rsidP="009B78ED">
            <w:pPr>
              <w:pStyle w:val="BB2023Body"/>
              <w:spacing w:after="0" w:line="240" w:lineRule="auto"/>
              <w:ind w:left="29"/>
              <w:jc w:val="center"/>
              <w:rPr>
                <w:rFonts w:asciiTheme="majorHAnsi" w:hAnsiTheme="majorHAnsi"/>
                <w:color w:val="FFFFFF" w:themeColor="background1"/>
                <w:sz w:val="14"/>
                <w:szCs w:val="14"/>
              </w:rPr>
            </w:pPr>
            <w:r>
              <w:rPr>
                <w:rFonts w:asciiTheme="majorHAnsi" w:hAnsiTheme="majorHAnsi"/>
                <w:color w:val="FFFFFF" w:themeColor="background1"/>
                <w:sz w:val="14"/>
                <w:szCs w:val="14"/>
              </w:rPr>
              <w:t>L</w:t>
            </w:r>
            <w:r w:rsidRPr="00F95852">
              <w:rPr>
                <w:rFonts w:asciiTheme="majorHAnsi" w:hAnsiTheme="majorHAnsi"/>
                <w:color w:val="FFFFFF" w:themeColor="background1"/>
                <w:sz w:val="14"/>
                <w:szCs w:val="14"/>
              </w:rPr>
              <w:t>arge Firms</w:t>
            </w:r>
          </w:p>
        </w:tc>
        <w:tc>
          <w:tcPr>
            <w:tcW w:w="2659" w:type="dxa"/>
            <w:shd w:val="clear" w:color="auto" w:fill="8C8EF0"/>
            <w:tcMar>
              <w:top w:w="15" w:type="dxa"/>
              <w:left w:w="15" w:type="dxa"/>
              <w:bottom w:w="0" w:type="dxa"/>
              <w:right w:w="15" w:type="dxa"/>
            </w:tcMar>
            <w:vAlign w:val="center"/>
            <w:hideMark/>
          </w:tcPr>
          <w:p w14:paraId="53E246A2" w14:textId="6153C1A4" w:rsidR="005D5E86" w:rsidRPr="00F95852" w:rsidRDefault="005D5E86" w:rsidP="009B78ED">
            <w:pPr>
              <w:pStyle w:val="BB2023Body"/>
              <w:spacing w:after="0" w:line="240" w:lineRule="auto"/>
              <w:ind w:left="29"/>
              <w:jc w:val="center"/>
              <w:rPr>
                <w:rFonts w:asciiTheme="majorHAnsi" w:hAnsiTheme="majorHAnsi"/>
                <w:color w:val="FFFFFF" w:themeColor="background1"/>
                <w:sz w:val="14"/>
                <w:szCs w:val="14"/>
              </w:rPr>
            </w:pPr>
            <w:r w:rsidRPr="00B5112E">
              <w:rPr>
                <w:rFonts w:asciiTheme="majorHAnsi" w:hAnsiTheme="majorHAnsi"/>
                <w:color w:val="FFFFFF" w:themeColor="background1"/>
                <w:sz w:val="14"/>
                <w:szCs w:val="14"/>
                <w:lang w:val="en-GB"/>
              </w:rPr>
              <w:t xml:space="preserve">Figure 1.4. </w:t>
            </w:r>
            <w:r>
              <w:rPr>
                <w:rFonts w:asciiTheme="majorHAnsi" w:hAnsiTheme="majorHAnsi"/>
                <w:color w:val="FFFFFF" w:themeColor="background1"/>
                <w:sz w:val="14"/>
                <w:szCs w:val="14"/>
                <w:lang w:val="en-GB"/>
              </w:rPr>
              <w:t>BBI</w:t>
            </w:r>
            <w:r w:rsidRPr="00B5112E">
              <w:rPr>
                <w:rFonts w:asciiTheme="majorHAnsi" w:hAnsiTheme="majorHAnsi"/>
                <w:color w:val="FFFFFF" w:themeColor="background1"/>
                <w:sz w:val="14"/>
                <w:szCs w:val="14"/>
                <w:lang w:val="en-GB"/>
              </w:rPr>
              <w:t xml:space="preserve"> </w:t>
            </w:r>
            <w:r>
              <w:rPr>
                <w:rFonts w:asciiTheme="majorHAnsi" w:hAnsiTheme="majorHAnsi"/>
                <w:color w:val="FFFFFF" w:themeColor="background1"/>
                <w:sz w:val="14"/>
                <w:szCs w:val="14"/>
                <w:lang w:val="en-GB"/>
              </w:rPr>
              <w:t>by</w:t>
            </w:r>
            <w:r w:rsidRPr="00B5112E">
              <w:rPr>
                <w:rFonts w:asciiTheme="majorHAnsi" w:hAnsiTheme="majorHAnsi"/>
                <w:color w:val="FFFFFF" w:themeColor="background1"/>
                <w:sz w:val="14"/>
                <w:szCs w:val="14"/>
                <w:lang w:val="en-GB"/>
              </w:rPr>
              <w:t xml:space="preserve"> Firm Size Outlook</w:t>
            </w:r>
          </w:p>
        </w:tc>
        <w:tc>
          <w:tcPr>
            <w:tcW w:w="3187" w:type="dxa"/>
            <w:tcBorders>
              <w:left w:val="nil"/>
            </w:tcBorders>
            <w:shd w:val="clear" w:color="auto" w:fill="016273"/>
            <w:tcMar>
              <w:top w:w="72" w:type="dxa"/>
              <w:left w:w="144" w:type="dxa"/>
              <w:bottom w:w="72" w:type="dxa"/>
              <w:right w:w="144" w:type="dxa"/>
            </w:tcMar>
            <w:vAlign w:val="center"/>
            <w:hideMark/>
          </w:tcPr>
          <w:p w14:paraId="2ABC9450" w14:textId="580C806C" w:rsidR="005D5E86" w:rsidRPr="00F95852" w:rsidRDefault="005D5E86" w:rsidP="009B78ED">
            <w:pPr>
              <w:pStyle w:val="BB2023Body"/>
              <w:spacing w:after="0" w:line="240" w:lineRule="auto"/>
              <w:ind w:left="29"/>
              <w:jc w:val="center"/>
              <w:rPr>
                <w:rFonts w:asciiTheme="majorHAnsi" w:hAnsiTheme="majorHAnsi"/>
                <w:color w:val="FFFFFF" w:themeColor="background1"/>
                <w:sz w:val="14"/>
                <w:szCs w:val="14"/>
              </w:rPr>
            </w:pPr>
            <w:r w:rsidRPr="00F95852">
              <w:rPr>
                <w:rFonts w:asciiTheme="majorHAnsi" w:hAnsiTheme="majorHAnsi"/>
                <w:color w:val="FFFFFF" w:themeColor="background1"/>
                <w:sz w:val="14"/>
                <w:szCs w:val="14"/>
              </w:rPr>
              <w:t>SMEs</w:t>
            </w:r>
          </w:p>
        </w:tc>
      </w:tr>
      <w:tr w:rsidR="005D5E86" w:rsidRPr="00F95852" w14:paraId="09F9A4DB" w14:textId="77777777" w:rsidTr="009B78ED">
        <w:tblPrEx>
          <w:tblCellMar>
            <w:left w:w="108" w:type="dxa"/>
            <w:right w:w="108" w:type="dxa"/>
          </w:tblCellMar>
        </w:tblPrEx>
        <w:trPr>
          <w:trHeight w:val="418"/>
        </w:trPr>
        <w:tc>
          <w:tcPr>
            <w:tcW w:w="3187" w:type="dxa"/>
            <w:vMerge w:val="restart"/>
            <w:tcBorders>
              <w:bottom w:val="single" w:sz="4" w:space="0" w:color="BFBFBF" w:themeColor="background1" w:themeShade="BF"/>
              <w:right w:val="single" w:sz="4" w:space="0" w:color="BFBFBF" w:themeColor="background1" w:themeShade="BF"/>
            </w:tcBorders>
            <w:hideMark/>
          </w:tcPr>
          <w:p w14:paraId="52E948A5" w14:textId="50277F81" w:rsidR="005D5E86" w:rsidRPr="00F95852" w:rsidRDefault="00FC6945" w:rsidP="009B78ED">
            <w:pPr>
              <w:pStyle w:val="BB2023Body"/>
              <w:spacing w:after="0" w:line="240" w:lineRule="auto"/>
              <w:jc w:val="center"/>
              <w:rPr>
                <w:rFonts w:asciiTheme="majorHAnsi" w:hAnsiTheme="majorHAnsi"/>
                <w:sz w:val="14"/>
                <w:szCs w:val="14"/>
              </w:rPr>
            </w:pPr>
            <w:ins w:id="894" w:author="WTORKY" w:date="2025-10-01T21:52:00Z" w16du:dateUtc="2025-10-01T18:52:00Z">
              <w:r>
                <w:rPr>
                  <w:noProof/>
                </w:rPr>
                <w:drawing>
                  <wp:anchor distT="0" distB="0" distL="114300" distR="114300" simplePos="0" relativeHeight="252087448" behindDoc="0" locked="0" layoutInCell="1" allowOverlap="1" wp14:anchorId="6B61774A" wp14:editId="13FD59EB">
                    <wp:simplePos x="0" y="0"/>
                    <wp:positionH relativeFrom="column">
                      <wp:posOffset>-73342</wp:posOffset>
                    </wp:positionH>
                    <wp:positionV relativeFrom="paragraph">
                      <wp:posOffset>-11112</wp:posOffset>
                    </wp:positionV>
                    <wp:extent cx="2028825" cy="826770"/>
                    <wp:effectExtent l="0" t="0" r="0" b="0"/>
                    <wp:wrapNone/>
                    <wp:docPr id="288605203" name="Chart 1">
                      <a:extLst xmlns:a="http://schemas.openxmlformats.org/drawingml/2006/main">
                        <a:ext uri="{FF2B5EF4-FFF2-40B4-BE49-F238E27FC236}">
                          <a16:creationId xmlns:a16="http://schemas.microsoft.com/office/drawing/2014/main" id="{29BD6C52-F6F9-C8D8-1184-6EE1A52ECF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margin">
                      <wp14:pctWidth>0</wp14:pctWidth>
                    </wp14:sizeRelH>
                    <wp14:sizeRelV relativeFrom="margin">
                      <wp14:pctHeight>0</wp14:pctHeight>
                    </wp14:sizeRelV>
                  </wp:anchor>
                </w:drawing>
              </w:r>
            </w:ins>
            <w:del w:id="895" w:author="WTORKY" w:date="2025-10-01T21:47:00Z" w16du:dateUtc="2025-10-01T18:47:00Z">
              <w:r w:rsidR="009B78ED" w:rsidDel="00D82518">
                <w:rPr>
                  <w:noProof/>
                </w:rPr>
                <w:drawing>
                  <wp:anchor distT="0" distB="0" distL="114300" distR="114300" simplePos="0" relativeHeight="251957400" behindDoc="0" locked="0" layoutInCell="1" allowOverlap="1" wp14:anchorId="0269EE25" wp14:editId="3D61395E">
                    <wp:simplePos x="0" y="0"/>
                    <wp:positionH relativeFrom="column">
                      <wp:posOffset>-76744</wp:posOffset>
                    </wp:positionH>
                    <wp:positionV relativeFrom="paragraph">
                      <wp:posOffset>-702</wp:posOffset>
                    </wp:positionV>
                    <wp:extent cx="2020479" cy="819397"/>
                    <wp:effectExtent l="0" t="0" r="0" b="0"/>
                    <wp:wrapNone/>
                    <wp:docPr id="572084936" name="Chart 1">
                      <a:extLst xmlns:a="http://schemas.openxmlformats.org/drawingml/2006/main">
                        <a:ext uri="{FF2B5EF4-FFF2-40B4-BE49-F238E27FC236}">
                          <a16:creationId xmlns:a16="http://schemas.microsoft.com/office/drawing/2014/main" id="{29BD6C52-F6F9-C8D8-1184-6EE1A52ECF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margin">
                      <wp14:pctWidth>0</wp14:pctWidth>
                    </wp14:sizeRelH>
                    <wp14:sizeRelV relativeFrom="margin">
                      <wp14:pctHeight>0</wp14:pctHeight>
                    </wp14:sizeRelV>
                  </wp:anchor>
                </w:drawing>
              </w:r>
            </w:del>
            <w:r w:rsidR="005D5E86" w:rsidRPr="008D52DA">
              <w:rPr>
                <w:noProof/>
              </w:rPr>
              <mc:AlternateContent>
                <mc:Choice Requires="wpg">
                  <w:drawing>
                    <wp:anchor distT="0" distB="0" distL="114300" distR="114300" simplePos="0" relativeHeight="251657266" behindDoc="0" locked="0" layoutInCell="1" allowOverlap="1" wp14:anchorId="37536FC0" wp14:editId="758CE6E8">
                      <wp:simplePos x="0" y="0"/>
                      <wp:positionH relativeFrom="column">
                        <wp:posOffset>-75565</wp:posOffset>
                      </wp:positionH>
                      <wp:positionV relativeFrom="paragraph">
                        <wp:posOffset>65405</wp:posOffset>
                      </wp:positionV>
                      <wp:extent cx="477520" cy="649605"/>
                      <wp:effectExtent l="57150" t="19050" r="17780" b="17145"/>
                      <wp:wrapNone/>
                      <wp:docPr id="85" name="Group 436"/>
                      <wp:cNvGraphicFramePr/>
                      <a:graphic xmlns:a="http://schemas.openxmlformats.org/drawingml/2006/main">
                        <a:graphicData uri="http://schemas.microsoft.com/office/word/2010/wordprocessingGroup">
                          <wpg:wgp>
                            <wpg:cNvGrpSpPr/>
                            <wpg:grpSpPr>
                              <a:xfrm>
                                <a:off x="0" y="0"/>
                                <a:ext cx="477520" cy="649605"/>
                                <a:chOff x="0" y="0"/>
                                <a:chExt cx="752834" cy="1024488"/>
                              </a:xfrm>
                              <a:solidFill>
                                <a:schemeClr val="accent1">
                                  <a:lumMod val="20000"/>
                                  <a:lumOff val="80000"/>
                                </a:schemeClr>
                              </a:solidFill>
                            </wpg:grpSpPr>
                            <wpg:grpSp>
                              <wpg:cNvPr id="86" name="Group 86"/>
                              <wpg:cNvGrpSpPr/>
                              <wpg:grpSpPr>
                                <a:xfrm>
                                  <a:off x="0" y="0"/>
                                  <a:ext cx="752834" cy="1024487"/>
                                  <a:chOff x="0" y="0"/>
                                  <a:chExt cx="615119" cy="1024487"/>
                                </a:xfrm>
                                <a:grpFill/>
                              </wpg:grpSpPr>
                              <wps:wsp>
                                <wps:cNvPr id="87" name="Rectangle 87"/>
                                <wps:cNvSpPr/>
                                <wps:spPr>
                                  <a:xfrm>
                                    <a:off x="0" y="362143"/>
                                    <a:ext cx="264892" cy="6623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8" name="Snip Single Corner Rectangle 469"/>
                                <wps:cNvSpPr/>
                                <wps:spPr>
                                  <a:xfrm>
                                    <a:off x="264892" y="0"/>
                                    <a:ext cx="350227" cy="1024487"/>
                                  </a:xfrm>
                                  <a:prstGeom prst="snip1Rect">
                                    <a:avLst>
                                      <a:gd name="adj" fmla="val 19315"/>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89" name="Rectangle 89"/>
                              <wps:cNvSpPr/>
                              <wps:spPr>
                                <a:xfrm>
                                  <a:off x="1599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0" name="Rectangle 90"/>
                              <wps:cNvSpPr/>
                              <wps:spPr>
                                <a:xfrm>
                                  <a:off x="456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1" name="Rectangle 91"/>
                              <wps:cNvSpPr/>
                              <wps:spPr>
                                <a:xfrm>
                                  <a:off x="1599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2" name="Rectangle 92"/>
                              <wps:cNvSpPr/>
                              <wps:spPr>
                                <a:xfrm>
                                  <a:off x="456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3" name="Rectangle 93"/>
                              <wps:cNvSpPr/>
                              <wps:spPr>
                                <a:xfrm>
                                  <a:off x="1599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4" name="Rectangle 94"/>
                              <wps:cNvSpPr/>
                              <wps:spPr>
                                <a:xfrm>
                                  <a:off x="456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5" name="Rectangle 95"/>
                              <wps:cNvSpPr/>
                              <wps:spPr>
                                <a:xfrm>
                                  <a:off x="1599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6" name="Rectangle 96"/>
                              <wps:cNvSpPr/>
                              <wps:spPr>
                                <a:xfrm>
                                  <a:off x="456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7" name="Rectangle 97"/>
                              <wps:cNvSpPr/>
                              <wps:spPr>
                                <a:xfrm>
                                  <a:off x="48138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8" name="Rectangle 98"/>
                              <wps:cNvSpPr/>
                              <wps:spPr>
                                <a:xfrm>
                                  <a:off x="369468"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9" name="Rectangle 99"/>
                              <wps:cNvSpPr/>
                              <wps:spPr>
                                <a:xfrm>
                                  <a:off x="593306"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0" name="Rectangle 100"/>
                              <wps:cNvSpPr/>
                              <wps:spPr>
                                <a:xfrm>
                                  <a:off x="48138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1" name="Rectangle 101"/>
                              <wps:cNvSpPr/>
                              <wps:spPr>
                                <a:xfrm>
                                  <a:off x="369468"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2" name="Rectangle 102"/>
                              <wps:cNvSpPr/>
                              <wps:spPr>
                                <a:xfrm>
                                  <a:off x="593306"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 name="Rectangle 103"/>
                              <wps:cNvSpPr/>
                              <wps:spPr>
                                <a:xfrm>
                                  <a:off x="48138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 name="Rectangle 104"/>
                              <wps:cNvSpPr/>
                              <wps:spPr>
                                <a:xfrm>
                                  <a:off x="369468"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5" name="Rectangle 105"/>
                              <wps:cNvSpPr/>
                              <wps:spPr>
                                <a:xfrm>
                                  <a:off x="593306"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6" name="Rectangle 106"/>
                              <wps:cNvSpPr/>
                              <wps:spPr>
                                <a:xfrm>
                                  <a:off x="48138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7" name="Rectangle 107"/>
                              <wps:cNvSpPr/>
                              <wps:spPr>
                                <a:xfrm>
                                  <a:off x="369468"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8" name="Rectangle 108"/>
                              <wps:cNvSpPr/>
                              <wps:spPr>
                                <a:xfrm>
                                  <a:off x="593306"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 name="Rectangle 109"/>
                              <wps:cNvSpPr/>
                              <wps:spPr>
                                <a:xfrm>
                                  <a:off x="481387"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0" name="Rectangle 110"/>
                              <wps:cNvSpPr/>
                              <wps:spPr>
                                <a:xfrm>
                                  <a:off x="369468"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1" name="Rectangle 111"/>
                              <wps:cNvSpPr/>
                              <wps:spPr>
                                <a:xfrm>
                                  <a:off x="593306"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2" name="Rectangle 112"/>
                              <wps:cNvSpPr/>
                              <wps:spPr>
                                <a:xfrm>
                                  <a:off x="481387"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3" name="Rectangle 113"/>
                              <wps:cNvSpPr/>
                              <wps:spPr>
                                <a:xfrm>
                                  <a:off x="369468"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4" name="Rectangle 114"/>
                              <wps:cNvSpPr/>
                              <wps:spPr>
                                <a:xfrm>
                                  <a:off x="593306"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5" name="Rectangle 115"/>
                              <wps:cNvSpPr/>
                              <wps:spPr>
                                <a:xfrm>
                                  <a:off x="481387"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6" name="Rectangle 116"/>
                              <wps:cNvSpPr/>
                              <wps:spPr>
                                <a:xfrm>
                                  <a:off x="369468"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7" name="Rectangle 117"/>
                              <wps:cNvSpPr/>
                              <wps:spPr>
                                <a:xfrm>
                                  <a:off x="593306"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8" name="Rectangle 118"/>
                              <wps:cNvSpPr/>
                              <wps:spPr>
                                <a:xfrm>
                                  <a:off x="481387" y="886602"/>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645755D1" id="Group 436" o:spid="_x0000_s1026" style="position:absolute;margin-left:-5.95pt;margin-top:5.15pt;width:37.6pt;height:51.15pt;z-index:251657266;mso-width-relative:margin;mso-height-relative:margin" coordsize="7528,10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">
                      <v:group id="Group 86" o:spid="_x0000_s1027" style="position:absolute;width:7528;height:10244" coordsize="6151,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rect id="Rectangle 87" o:spid="_x0000_s1028" style="position:absolute;top:3621;width:2648;height:6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" filled="f" strokecolor="#cff3f8 [660]" strokeweight="3pt"/>
                        <v:shape id="Snip Single Corner Rectangle 469" o:spid="_x0000_s1029" style="position:absolute;left:2648;width:3503;height:10244;visibility:visible;mso-wrap-style:square;v-text-anchor:middle" coordsize="350227,102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" path="m,l282581,r67646,67646l350227,1024487,,1024487,,xe" filled="f" strokecolor="#cff3f8 [660]" strokeweight="3pt">
                          <v:path arrowok="t" o:connecttype="custom" o:connectlocs="0,0;282581,0;350227,67646;350227,1024487;0,1024487;0,0" o:connectangles="0,0,0,0,0,0"/>
                        </v:shape>
                      </v:group>
                      <v:rect id="Rectangle 89" o:spid="_x0000_s1030" style="position:absolute;left:1599;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" filled="f" stroked="f" strokeweight="3pt"/>
                      <v:rect id="Rectangle 90" o:spid="_x0000_s1031" style="position:absolute;left:456;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" filled="f" stroked="f" strokeweight="3pt"/>
                      <v:rect id="Rectangle 91" o:spid="_x0000_s1032" style="position:absolute;left:1599;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" filled="f" stroked="f" strokeweight="3pt"/>
                      <v:rect id="Rectangle 92" o:spid="_x0000_s1033" style="position:absolute;left:456;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" filled="f" stroked="f" strokeweight="3pt"/>
                      <v:rect id="Rectangle 93" o:spid="_x0000_s1034" style="position:absolute;left:1599;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" filled="f" stroked="f" strokeweight="3pt"/>
                      <v:rect id="Rectangle 94" o:spid="_x0000_s1035" style="position:absolute;left:456;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" filled="f" stroked="f" strokeweight="3pt"/>
                      <v:rect id="Rectangle 95" o:spid="_x0000_s1036" style="position:absolute;left:1599;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" filled="f" stroked="f" strokeweight="3pt"/>
                      <v:rect id="Rectangle 96" o:spid="_x0000_s1037" style="position:absolute;left:456;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" filled="f" stroked="f" strokeweight="3pt"/>
                      <v:rect id="Rectangle 97" o:spid="_x0000_s1038" style="position:absolute;left:4813;top:7651;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" filled="f" stroked="f" strokeweight="3pt"/>
                      <v:rect id="Rectangle 98" o:spid="_x0000_s1039" style="position:absolute;left:3694;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" filled="f" stroked="f" strokeweight="3pt"/>
                      <v:rect id="Rectangle 99" o:spid="_x0000_s1040" style="position:absolute;left:5933;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" filled="f" stroked="f" strokeweight="3pt"/>
                      <v:rect id="Rectangle 100" o:spid="_x0000_s1041" style="position:absolute;left:4813;top:6437;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" filled="f" stroked="f" strokeweight="3pt"/>
                      <v:rect id="Rectangle 101" o:spid="_x0000_s1042" style="position:absolute;left:3694;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" filled="f" stroked="f" strokeweight="3pt"/>
                      <v:rect id="Rectangle 102" o:spid="_x0000_s1043" style="position:absolute;left:5933;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" filled="f" stroked="f" strokeweight="3pt"/>
                      <v:rect id="Rectangle 103" o:spid="_x0000_s1044" style="position:absolute;left:4813;top:5222;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" filled="f" stroked="f" strokeweight="3pt"/>
                      <v:rect id="Rectangle 104" o:spid="_x0000_s1045" style="position:absolute;left:3694;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" filled="f" stroked="f" strokeweight="3pt"/>
                      <v:rect id="Rectangle 105" o:spid="_x0000_s1046" style="position:absolute;left:5933;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" filled="f" stroked="f" strokeweight="3pt"/>
                      <v:rect id="Rectangle 106" o:spid="_x0000_s1047" style="position:absolute;left:4813;top:400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" filled="f" stroked="f" strokeweight="3pt"/>
                      <v:rect id="Rectangle 107" o:spid="_x0000_s1048" style="position:absolute;left:3694;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" filled="f" stroked="f" strokeweight="3pt"/>
                      <v:rect id="Rectangle 108" o:spid="_x0000_s1049" style="position:absolute;left:5933;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" filled="f" stroked="f" strokeweight="3pt"/>
                      <v:rect id="Rectangle 109" o:spid="_x0000_s1050" style="position:absolute;left:4813;top:2839;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" filled="f" stroked="f" strokeweight="3pt"/>
                      <v:rect id="Rectangle 110" o:spid="_x0000_s1051" style="position:absolute;left:3694;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" filled="f" stroked="f" strokeweight="3pt"/>
                      <v:rect id="Rectangle 111" o:spid="_x0000_s1052" style="position:absolute;left:5933;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" filled="f" stroked="f" strokeweight="3pt"/>
                      <v:rect id="Rectangle 112" o:spid="_x0000_s1053" style="position:absolute;left:4813;top:162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" filled="f" stroked="f" strokeweight="3pt"/>
                      <v:rect id="Rectangle 113" o:spid="_x0000_s1054" style="position:absolute;left:3694;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" filled="f" stroked="f" strokeweight="3pt"/>
                      <v:rect id="Rectangle 114" o:spid="_x0000_s1055" style="position:absolute;left:5933;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" filled="f" stroked="f" strokeweight="3pt"/>
                      <v:rect id="Rectangle 115" o:spid="_x0000_s1056" style="position:absolute;left:4813;top:410;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" filled="f" stroked="f" strokeweight="3pt"/>
                      <v:rect id="Rectangle 116" o:spid="_x0000_s1057" style="position:absolute;left:3694;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" filled="f" stroked="f" strokeweight="3pt"/>
                      <v:rect id="Rectangle 117" o:spid="_x0000_s1058" style="position:absolute;left:5933;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" filled="f" stroked="f" strokeweight="3pt"/>
                      <v:rect id="Rectangle 118" o:spid="_x0000_s1059" style="position:absolute;left:4813;top:8866;width:667;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" filled="f" stroked="f" strokeweight="3pt"/>
                    </v:group>
                  </w:pict>
                </mc:Fallback>
              </mc:AlternateContent>
            </w:r>
          </w:p>
        </w:tc>
        <w:tc>
          <w:tcPr>
            <w:tcW w:w="2659" w:type="dxa"/>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94CC43" w14:textId="1026B67B" w:rsidR="005D5E86" w:rsidRPr="00F95852" w:rsidRDefault="009B78ED" w:rsidP="009B78ED">
            <w:pPr>
              <w:pStyle w:val="BB2023Body"/>
              <w:spacing w:after="0" w:line="240" w:lineRule="auto"/>
              <w:ind w:left="0"/>
              <w:jc w:val="center"/>
              <w:rPr>
                <w:rFonts w:asciiTheme="majorHAnsi" w:hAnsiTheme="majorHAnsi"/>
                <w:sz w:val="14"/>
                <w:szCs w:val="14"/>
              </w:rPr>
            </w:pPr>
            <w:del w:id="896" w:author="WTORKY" w:date="2025-10-01T21:47:00Z" w16du:dateUtc="2025-10-01T18:47:00Z">
              <w:r w:rsidDel="00D82518">
                <w:rPr>
                  <w:rFonts w:asciiTheme="majorHAnsi" w:hAnsiTheme="majorHAnsi"/>
                  <w:b/>
                  <w:bCs/>
                  <w:sz w:val="14"/>
                  <w:szCs w:val="14"/>
                </w:rPr>
                <w:delText>Apr</w:delText>
              </w:r>
              <w:r w:rsidR="00A8638D" w:rsidDel="00D82518">
                <w:rPr>
                  <w:rFonts w:asciiTheme="majorHAnsi" w:hAnsiTheme="majorHAnsi"/>
                  <w:b/>
                  <w:bCs/>
                  <w:sz w:val="14"/>
                  <w:szCs w:val="14"/>
                </w:rPr>
                <w:delText xml:space="preserve"> </w:delText>
              </w:r>
            </w:del>
            <w:ins w:id="897" w:author="WTORKY" w:date="2025-10-01T21:47:00Z" w16du:dateUtc="2025-10-01T18:47:00Z">
              <w:r w:rsidR="00D82518">
                <w:rPr>
                  <w:rFonts w:asciiTheme="majorHAnsi" w:hAnsiTheme="majorHAnsi"/>
                  <w:b/>
                  <w:bCs/>
                  <w:sz w:val="14"/>
                  <w:szCs w:val="14"/>
                </w:rPr>
                <w:t>Jul</w:t>
              </w:r>
              <w:r w:rsidR="00D82518">
                <w:rPr>
                  <w:rFonts w:asciiTheme="majorHAnsi" w:hAnsiTheme="majorHAnsi"/>
                  <w:b/>
                  <w:bCs/>
                  <w:sz w:val="14"/>
                  <w:szCs w:val="14"/>
                </w:rPr>
                <w:t xml:space="preserve"> </w:t>
              </w:r>
            </w:ins>
            <w:r w:rsidR="005D5E86">
              <w:rPr>
                <w:rFonts w:asciiTheme="majorHAnsi" w:hAnsiTheme="majorHAnsi"/>
                <w:b/>
                <w:bCs/>
                <w:sz w:val="14"/>
                <w:szCs w:val="14"/>
              </w:rPr>
              <w:t xml:space="preserve">– </w:t>
            </w:r>
            <w:del w:id="898" w:author="WTORKY" w:date="2025-10-01T21:47:00Z" w16du:dateUtc="2025-10-01T18:47:00Z">
              <w:r w:rsidDel="00D82518">
                <w:rPr>
                  <w:rFonts w:asciiTheme="majorHAnsi" w:hAnsiTheme="majorHAnsi"/>
                  <w:b/>
                  <w:bCs/>
                  <w:sz w:val="14"/>
                  <w:szCs w:val="14"/>
                </w:rPr>
                <w:delText>Jun</w:delText>
              </w:r>
              <w:r w:rsidR="00A8638D" w:rsidDel="00D82518">
                <w:rPr>
                  <w:rFonts w:asciiTheme="majorHAnsi" w:hAnsiTheme="majorHAnsi"/>
                  <w:b/>
                  <w:bCs/>
                  <w:sz w:val="14"/>
                  <w:szCs w:val="14"/>
                </w:rPr>
                <w:delText xml:space="preserve"> </w:delText>
              </w:r>
            </w:del>
            <w:ins w:id="899" w:author="WTORKY" w:date="2025-10-01T21:47:00Z" w16du:dateUtc="2025-10-01T18:47:00Z">
              <w:r w:rsidR="00D82518">
                <w:rPr>
                  <w:rFonts w:asciiTheme="majorHAnsi" w:hAnsiTheme="majorHAnsi"/>
                  <w:b/>
                  <w:bCs/>
                  <w:sz w:val="14"/>
                  <w:szCs w:val="14"/>
                </w:rPr>
                <w:t xml:space="preserve">Sep </w:t>
              </w:r>
            </w:ins>
            <w:r w:rsidR="00A8638D" w:rsidRPr="00F95852">
              <w:rPr>
                <w:rFonts w:asciiTheme="majorHAnsi" w:hAnsiTheme="majorHAnsi"/>
                <w:b/>
                <w:bCs/>
                <w:sz w:val="14"/>
                <w:szCs w:val="14"/>
              </w:rPr>
              <w:t>202</w:t>
            </w:r>
            <w:r w:rsidR="00A8638D">
              <w:rPr>
                <w:rFonts w:asciiTheme="majorHAnsi" w:hAnsiTheme="majorHAnsi"/>
                <w:b/>
                <w:bCs/>
                <w:sz w:val="14"/>
                <w:szCs w:val="14"/>
              </w:rPr>
              <w:t>5</w:t>
            </w:r>
          </w:p>
        </w:tc>
        <w:tc>
          <w:tcPr>
            <w:tcW w:w="3187" w:type="dxa"/>
            <w:vMerge w:val="restart"/>
            <w:tcBorders>
              <w:left w:val="single" w:sz="4" w:space="0" w:color="BFBFBF" w:themeColor="background1" w:themeShade="BF"/>
              <w:bottom w:val="single" w:sz="4" w:space="0" w:color="BFBFBF" w:themeColor="background1" w:themeShade="BF"/>
            </w:tcBorders>
            <w:hideMark/>
          </w:tcPr>
          <w:p w14:paraId="196D1CE1" w14:textId="4E4A907A" w:rsidR="005D5E86" w:rsidRPr="00F95852" w:rsidRDefault="00D82518" w:rsidP="009B78ED">
            <w:pPr>
              <w:pStyle w:val="BB2023Body"/>
              <w:spacing w:after="0" w:line="240" w:lineRule="auto"/>
              <w:jc w:val="center"/>
              <w:rPr>
                <w:rFonts w:asciiTheme="majorHAnsi" w:hAnsiTheme="majorHAnsi"/>
                <w:sz w:val="14"/>
                <w:szCs w:val="14"/>
              </w:rPr>
            </w:pPr>
            <w:ins w:id="900" w:author="WTORKY" w:date="2025-10-01T21:50:00Z" w16du:dateUtc="2025-10-01T18:50:00Z">
              <w:r>
                <w:rPr>
                  <w:noProof/>
                </w:rPr>
                <w:drawing>
                  <wp:anchor distT="0" distB="0" distL="114300" distR="114300" simplePos="0" relativeHeight="252085400" behindDoc="0" locked="0" layoutInCell="1" allowOverlap="1" wp14:anchorId="628D4225" wp14:editId="4CFCD923">
                    <wp:simplePos x="0" y="0"/>
                    <wp:positionH relativeFrom="column">
                      <wp:posOffset>-70334</wp:posOffset>
                    </wp:positionH>
                    <wp:positionV relativeFrom="paragraph">
                      <wp:posOffset>8185</wp:posOffset>
                    </wp:positionV>
                    <wp:extent cx="2003224" cy="803404"/>
                    <wp:effectExtent l="0" t="0" r="0" b="0"/>
                    <wp:wrapNone/>
                    <wp:docPr id="1229289871" name="Chart 1">
                      <a:extLst xmlns:a="http://schemas.openxmlformats.org/drawingml/2006/main">
                        <a:ext uri="{FF2B5EF4-FFF2-40B4-BE49-F238E27FC236}">
                          <a16:creationId xmlns:a16="http://schemas.microsoft.com/office/drawing/2014/main" id="{00000000-0008-0000-02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margin">
                      <wp14:pctWidth>0</wp14:pctWidth>
                    </wp14:sizeRelH>
                    <wp14:sizeRelV relativeFrom="margin">
                      <wp14:pctHeight>0</wp14:pctHeight>
                    </wp14:sizeRelV>
                  </wp:anchor>
                </w:drawing>
              </w:r>
            </w:ins>
            <w:r w:rsidR="005D5E86" w:rsidRPr="008D52DA">
              <w:rPr>
                <w:noProof/>
              </w:rPr>
              <mc:AlternateContent>
                <mc:Choice Requires="wpg">
                  <w:drawing>
                    <wp:anchor distT="0" distB="0" distL="114300" distR="114300" simplePos="0" relativeHeight="251657267" behindDoc="0" locked="0" layoutInCell="1" allowOverlap="1" wp14:anchorId="74DE2EDE" wp14:editId="7D69D0FD">
                      <wp:simplePos x="0" y="0"/>
                      <wp:positionH relativeFrom="column">
                        <wp:posOffset>1519555</wp:posOffset>
                      </wp:positionH>
                      <wp:positionV relativeFrom="paragraph">
                        <wp:posOffset>302260</wp:posOffset>
                      </wp:positionV>
                      <wp:extent cx="367665" cy="422275"/>
                      <wp:effectExtent l="57150" t="19050" r="32385" b="15875"/>
                      <wp:wrapNone/>
                      <wp:docPr id="119" name="Group 470"/>
                      <wp:cNvGraphicFramePr/>
                      <a:graphic xmlns:a="http://schemas.openxmlformats.org/drawingml/2006/main">
                        <a:graphicData uri="http://schemas.microsoft.com/office/word/2010/wordprocessingGroup">
                          <wpg:wgp>
                            <wpg:cNvGrpSpPr/>
                            <wpg:grpSpPr>
                              <a:xfrm>
                                <a:off x="0" y="0"/>
                                <a:ext cx="367665" cy="422275"/>
                                <a:chOff x="5976300" y="227332"/>
                                <a:chExt cx="580238" cy="666119"/>
                              </a:xfrm>
                              <a:solidFill>
                                <a:schemeClr val="accent1">
                                  <a:lumMod val="20000"/>
                                  <a:lumOff val="80000"/>
                                </a:schemeClr>
                              </a:solidFill>
                            </wpg:grpSpPr>
                            <wpg:grpSp>
                              <wpg:cNvPr id="120" name="Group 120"/>
                              <wpg:cNvGrpSpPr/>
                              <wpg:grpSpPr>
                                <a:xfrm>
                                  <a:off x="5976300" y="227332"/>
                                  <a:ext cx="580238" cy="652181"/>
                                  <a:chOff x="5976300" y="227332"/>
                                  <a:chExt cx="474095" cy="652181"/>
                                </a:xfrm>
                                <a:grpFill/>
                              </wpg:grpSpPr>
                              <wps:wsp>
                                <wps:cNvPr id="121" name="Rectangle 121"/>
                                <wps:cNvSpPr/>
                                <wps:spPr>
                                  <a:xfrm>
                                    <a:off x="5976300" y="476769"/>
                                    <a:ext cx="237144" cy="4027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2" name="Snip Single Corner Rectangle 486"/>
                                <wps:cNvSpPr/>
                                <wps:spPr>
                                  <a:xfrm>
                                    <a:off x="6213379" y="227332"/>
                                    <a:ext cx="237016" cy="652180"/>
                                  </a:xfrm>
                                  <a:prstGeom prst="snip1Rect">
                                    <a:avLst>
                                      <a:gd name="adj" fmla="val 20579"/>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23" name="Rectangle 123"/>
                              <wps:cNvSpPr/>
                              <wps:spPr>
                                <a:xfrm>
                                  <a:off x="6126493"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4" name="Rectangle 124"/>
                              <wps:cNvSpPr/>
                              <wps:spPr>
                                <a:xfrm>
                                  <a:off x="6022339"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5" name="Rectangle 125"/>
                              <wps:cNvSpPr/>
                              <wps:spPr>
                                <a:xfrm>
                                  <a:off x="6126493"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6" name="Rectangle 126"/>
                              <wps:cNvSpPr/>
                              <wps:spPr>
                                <a:xfrm>
                                  <a:off x="6022339"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7" name="Rectangle 127"/>
                              <wps:cNvSpPr/>
                              <wps:spPr>
                                <a:xfrm>
                                  <a:off x="6410564" y="639877"/>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0" name="Rectangle 320"/>
                              <wps:cNvSpPr/>
                              <wps:spPr>
                                <a:xfrm>
                                  <a:off x="6311726"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1" name="Rectangle 321"/>
                              <wps:cNvSpPr/>
                              <wps:spPr>
                                <a:xfrm>
                                  <a:off x="6410564" y="518433"/>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2" name="Rectangle 322"/>
                              <wps:cNvSpPr/>
                              <wps:spPr>
                                <a:xfrm>
                                  <a:off x="6311726"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3" name="Rectangle 323"/>
                              <wps:cNvSpPr/>
                              <wps:spPr>
                                <a:xfrm>
                                  <a:off x="6410564" y="401518"/>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4" name="Rectangle 324"/>
                              <wps:cNvSpPr/>
                              <wps:spPr>
                                <a:xfrm>
                                  <a:off x="6311726" y="401518"/>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5" name="Rectangle 325"/>
                              <wps:cNvSpPr/>
                              <wps:spPr>
                                <a:xfrm>
                                  <a:off x="6410564" y="280074"/>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6" name="Rectangle 326"/>
                              <wps:cNvSpPr/>
                              <wps:spPr>
                                <a:xfrm>
                                  <a:off x="6311726" y="280074"/>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7" name="Rectangle 327"/>
                              <wps:cNvSpPr/>
                              <wps:spPr>
                                <a:xfrm>
                                  <a:off x="6311726" y="755565"/>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7EC03C14" id="Group 470" o:spid="_x0000_s1026" style="position:absolute;margin-left:119.65pt;margin-top:23.8pt;width:28.95pt;height:33.25pt;z-index:251657267;mso-width-relative:margin;mso-height-relative:margin" coordorigin="59763,2273" coordsize="5802,6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">
                      <v:group id="Group 120" o:spid="_x0000_s1027" style="position:absolute;left:59763;top:2273;width:5802;height:6522" coordorigin="59763,2273" coordsize="4740,6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rect id="Rectangle 121" o:spid="_x0000_s1028" style="position:absolute;left:59763;top:4767;width:2371;height:4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" filled="f" strokecolor="#cff3f8 [660]" strokeweight="3pt"/>
                        <v:shape id="Snip Single Corner Rectangle 486" o:spid="_x0000_s1029" style="position:absolute;left:62133;top:2273;width:2370;height:6522;visibility:visible;mso-wrap-style:square;v-text-anchor:middle" coordsize="237016,65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" path="m,l188240,r48776,48776l237016,652180,,652180,,xe" filled="f" strokecolor="#cff3f8 [660]" strokeweight="3pt">
                          <v:path arrowok="t" o:connecttype="custom" o:connectlocs="0,0;188240,0;237016,48776;237016,652180;0,652180;0,0" o:connectangles="0,0,0,0,0,0"/>
                        </v:shape>
                      </v:group>
                      <v:rect id="Rectangle 123" o:spid="_x0000_s1030" style="position:absolute;left:61264;top:518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" filled="f" stroked="f" strokeweight="3pt"/>
                      <v:rect id="Rectangle 124" o:spid="_x0000_s1031" style="position:absolute;left:60223;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" filled="f" stroked="f" strokeweight="3pt"/>
                      <v:rect id="Rectangle 125" o:spid="_x0000_s1032" style="position:absolute;left:61264;top:639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" filled="f" stroked="f" strokeweight="3pt"/>
                      <v:rect id="Rectangle 126" o:spid="_x0000_s1033" style="position:absolute;left:60223;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" filled="f" stroked="f" strokeweight="3pt"/>
                      <v:rect id="Rectangle 127" o:spid="_x0000_s1034" style="position:absolute;left:64105;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" filled="f" stroked="f" strokeweight="3pt"/>
                      <v:rect id="Rectangle 320" o:spid="_x0000_s1035" style="position:absolute;left:63117;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" filled="f" stroked="f" strokeweight="3pt"/>
                      <v:rect id="Rectangle 321" o:spid="_x0000_s1036" style="position:absolute;left:64105;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" filled="f" stroked="f" strokeweight="3pt"/>
                      <v:rect id="Rectangle 322" o:spid="_x0000_s1037" style="position:absolute;left:63117;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" filled="f" stroked="f" strokeweight="3pt"/>
                      <v:rect id="Rectangle 323" o:spid="_x0000_s1038" style="position:absolute;left:64105;top:401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" filled="f" stroked="f" strokeweight="3pt"/>
                      <v:rect id="Rectangle 324" o:spid="_x0000_s1039" style="position:absolute;left:63117;top:401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" filled="f" stroked="f" strokeweight="3pt"/>
                      <v:rect id="Rectangle 325" o:spid="_x0000_s1040" style="position:absolute;left:64105;top:280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" filled="f" stroked="f" strokeweight="3pt"/>
                      <v:rect id="Rectangle 326" o:spid="_x0000_s1041" style="position:absolute;left:63117;top:280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" filled="f" stroked="f" strokeweight="3pt"/>
                      <v:rect id="Rectangle 327" o:spid="_x0000_s1042" style="position:absolute;left:63117;top:7555;width:666;height:1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" filled="f" stroked="f" strokeweight="3pt"/>
                    </v:group>
                  </w:pict>
                </mc:Fallback>
              </mc:AlternateContent>
            </w:r>
          </w:p>
        </w:tc>
      </w:tr>
      <w:tr w:rsidR="00D82518" w:rsidRPr="00F95852" w14:paraId="11A900C3" w14:textId="77777777" w:rsidTr="009B78ED">
        <w:trPr>
          <w:trHeight w:val="415"/>
        </w:trPr>
        <w:tc>
          <w:tcPr>
            <w:tcW w:w="0" w:type="auto"/>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36131D" w14:textId="77777777" w:rsidR="00D82518" w:rsidRPr="00F95852" w:rsidRDefault="00D82518" w:rsidP="00D82518">
            <w:pPr>
              <w:pStyle w:val="BB2023Body"/>
              <w:spacing w:after="0" w:line="240" w:lineRule="auto"/>
              <w:jc w:val="center"/>
              <w:rPr>
                <w:rFonts w:asciiTheme="majorHAnsi" w:hAnsiTheme="majorHAnsi"/>
                <w:sz w:val="14"/>
                <w:szCs w:val="14"/>
              </w:rPr>
            </w:pPr>
          </w:p>
        </w:tc>
        <w:tc>
          <w:tcPr>
            <w:tcW w:w="26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bottom w:w="0" w:type="dxa"/>
              <w:right w:w="15" w:type="dxa"/>
            </w:tcMar>
            <w:vAlign w:val="center"/>
            <w:hideMark/>
          </w:tcPr>
          <w:p w14:paraId="3A882A29" w14:textId="64F04A3B" w:rsidR="00D82518" w:rsidRPr="00F95852" w:rsidRDefault="00D82518" w:rsidP="00D82518">
            <w:pPr>
              <w:pStyle w:val="BB2023Body"/>
              <w:spacing w:after="0" w:line="240" w:lineRule="auto"/>
              <w:ind w:left="0"/>
              <w:jc w:val="center"/>
              <w:rPr>
                <w:rFonts w:asciiTheme="majorHAnsi" w:hAnsiTheme="majorHAnsi"/>
                <w:sz w:val="14"/>
                <w:szCs w:val="14"/>
              </w:rPr>
            </w:pPr>
            <w:ins w:id="901" w:author="WTORKY" w:date="2025-10-01T21:47:00Z" w16du:dateUtc="2025-10-01T18:47:00Z">
              <w:r>
                <w:rPr>
                  <w:rFonts w:asciiTheme="majorHAnsi" w:hAnsiTheme="majorHAnsi"/>
                  <w:b/>
                  <w:bCs/>
                  <w:sz w:val="14"/>
                  <w:szCs w:val="14"/>
                </w:rPr>
                <w:t xml:space="preserve">Apr – Jun </w:t>
              </w:r>
              <w:r w:rsidRPr="00F95852">
                <w:rPr>
                  <w:rFonts w:asciiTheme="majorHAnsi" w:hAnsiTheme="majorHAnsi"/>
                  <w:b/>
                  <w:bCs/>
                  <w:sz w:val="14"/>
                  <w:szCs w:val="14"/>
                </w:rPr>
                <w:t>202</w:t>
              </w:r>
              <w:r>
                <w:rPr>
                  <w:rFonts w:asciiTheme="majorHAnsi" w:hAnsiTheme="majorHAnsi"/>
                  <w:b/>
                  <w:bCs/>
                  <w:sz w:val="14"/>
                  <w:szCs w:val="14"/>
                </w:rPr>
                <w:t>5</w:t>
              </w:r>
            </w:ins>
            <w:del w:id="902" w:author="WTORKY" w:date="2025-10-01T21:47:00Z" w16du:dateUtc="2025-10-01T18:47:00Z">
              <w:r w:rsidDel="00171FA3">
                <w:rPr>
                  <w:rFonts w:asciiTheme="majorHAnsi" w:hAnsiTheme="majorHAnsi"/>
                  <w:b/>
                  <w:bCs/>
                  <w:sz w:val="14"/>
                  <w:szCs w:val="14"/>
                </w:rPr>
                <w:delText xml:space="preserve">Jan – Mar </w:delText>
              </w:r>
              <w:r w:rsidRPr="00F95852" w:rsidDel="00171FA3">
                <w:rPr>
                  <w:rFonts w:asciiTheme="majorHAnsi" w:hAnsiTheme="majorHAnsi"/>
                  <w:b/>
                  <w:bCs/>
                  <w:sz w:val="14"/>
                  <w:szCs w:val="14"/>
                </w:rPr>
                <w:delText>202</w:delText>
              </w:r>
              <w:r w:rsidDel="00171FA3">
                <w:rPr>
                  <w:rFonts w:asciiTheme="majorHAnsi" w:hAnsiTheme="majorHAnsi"/>
                  <w:b/>
                  <w:bCs/>
                  <w:sz w:val="14"/>
                  <w:szCs w:val="14"/>
                </w:rPr>
                <w:delText>5</w:delText>
              </w:r>
            </w:del>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14C62C95" w14:textId="77777777" w:rsidR="00D82518" w:rsidRPr="00F95852" w:rsidRDefault="00D82518" w:rsidP="00D82518">
            <w:pPr>
              <w:pStyle w:val="BB2023Body"/>
              <w:spacing w:after="0" w:line="240" w:lineRule="auto"/>
              <w:jc w:val="center"/>
              <w:rPr>
                <w:rFonts w:asciiTheme="majorHAnsi" w:hAnsiTheme="majorHAnsi"/>
                <w:sz w:val="14"/>
                <w:szCs w:val="14"/>
              </w:rPr>
            </w:pPr>
          </w:p>
        </w:tc>
      </w:tr>
      <w:tr w:rsidR="005D5E86" w:rsidRPr="00F95852" w14:paraId="58C3A538" w14:textId="77777777" w:rsidTr="009B78ED">
        <w:trPr>
          <w:trHeight w:val="268"/>
        </w:trPr>
        <w:tc>
          <w:tcPr>
            <w:tcW w:w="0" w:type="auto"/>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8EE7E6" w14:textId="77777777" w:rsidR="005D5E86" w:rsidRPr="00F95852" w:rsidRDefault="005D5E86" w:rsidP="009B78ED">
            <w:pPr>
              <w:pStyle w:val="BB2023Body"/>
              <w:spacing w:after="0" w:line="240" w:lineRule="auto"/>
              <w:jc w:val="center"/>
              <w:rPr>
                <w:rFonts w:asciiTheme="majorHAnsi" w:hAnsiTheme="majorHAnsi"/>
                <w:sz w:val="14"/>
                <w:szCs w:val="14"/>
              </w:rPr>
            </w:pPr>
          </w:p>
        </w:tc>
        <w:tc>
          <w:tcPr>
            <w:tcW w:w="26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546318BA" w14:textId="0642FCED" w:rsidR="005D5E86" w:rsidRPr="00F95852" w:rsidRDefault="00D82518" w:rsidP="009B78ED">
            <w:pPr>
              <w:pStyle w:val="BB2023Body"/>
              <w:spacing w:after="0" w:line="240" w:lineRule="auto"/>
              <w:ind w:left="0"/>
              <w:jc w:val="center"/>
              <w:rPr>
                <w:rFonts w:asciiTheme="majorHAnsi" w:hAnsiTheme="majorHAnsi"/>
                <w:sz w:val="14"/>
                <w:szCs w:val="14"/>
              </w:rPr>
            </w:pPr>
            <w:ins w:id="903" w:author="WTORKY" w:date="2025-10-01T21:47:00Z" w16du:dateUtc="2025-10-01T18:47:00Z">
              <w:r>
                <w:rPr>
                  <w:rFonts w:asciiTheme="majorHAnsi" w:hAnsiTheme="majorHAnsi"/>
                  <w:b/>
                  <w:bCs/>
                  <w:sz w:val="14"/>
                  <w:szCs w:val="14"/>
                </w:rPr>
                <w:t>Jul</w:t>
              </w:r>
              <w:r>
                <w:rPr>
                  <w:rFonts w:asciiTheme="majorHAnsi" w:hAnsiTheme="majorHAnsi"/>
                  <w:b/>
                  <w:bCs/>
                  <w:sz w:val="14"/>
                  <w:szCs w:val="14"/>
                </w:rPr>
                <w:t xml:space="preserve"> </w:t>
              </w:r>
              <w:r>
                <w:rPr>
                  <w:rFonts w:asciiTheme="majorHAnsi" w:hAnsiTheme="majorHAnsi"/>
                  <w:b/>
                  <w:bCs/>
                  <w:sz w:val="14"/>
                  <w:szCs w:val="14"/>
                </w:rPr>
                <w:t xml:space="preserve">– Sep </w:t>
              </w:r>
            </w:ins>
            <w:del w:id="904" w:author="WTORKY" w:date="2025-10-01T21:47:00Z" w16du:dateUtc="2025-10-01T18:47:00Z">
              <w:r w:rsidR="009B78ED" w:rsidDel="00D82518">
                <w:rPr>
                  <w:rFonts w:asciiTheme="majorHAnsi" w:hAnsiTheme="majorHAnsi"/>
                  <w:b/>
                  <w:bCs/>
                  <w:sz w:val="14"/>
                  <w:szCs w:val="14"/>
                </w:rPr>
                <w:delText xml:space="preserve">Apr – Jun </w:delText>
              </w:r>
            </w:del>
            <w:r w:rsidR="00A8638D" w:rsidRPr="00F95852">
              <w:rPr>
                <w:rFonts w:asciiTheme="majorHAnsi" w:hAnsiTheme="majorHAnsi"/>
                <w:b/>
                <w:bCs/>
                <w:sz w:val="14"/>
                <w:szCs w:val="14"/>
              </w:rPr>
              <w:t>202</w:t>
            </w:r>
            <w:r w:rsidR="00A8638D">
              <w:rPr>
                <w:rFonts w:asciiTheme="majorHAnsi" w:hAnsiTheme="majorHAnsi"/>
                <w:b/>
                <w:bCs/>
                <w:sz w:val="14"/>
                <w:szCs w:val="14"/>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78B87DEB" w14:textId="77777777" w:rsidR="005D5E86" w:rsidRPr="00F95852" w:rsidRDefault="005D5E86" w:rsidP="009B78ED">
            <w:pPr>
              <w:pStyle w:val="BB2023Body"/>
              <w:spacing w:after="0" w:line="240" w:lineRule="auto"/>
              <w:jc w:val="center"/>
              <w:rPr>
                <w:rFonts w:asciiTheme="majorHAnsi" w:hAnsiTheme="majorHAnsi"/>
                <w:sz w:val="14"/>
                <w:szCs w:val="14"/>
              </w:rPr>
            </w:pPr>
          </w:p>
        </w:tc>
      </w:tr>
    </w:tbl>
    <w:p w14:paraId="3AEAEB89" w14:textId="00441D5F" w:rsidR="007550FF" w:rsidRPr="00B02FD4" w:rsidRDefault="005D5E86" w:rsidP="006265C0">
      <w:pPr>
        <w:pStyle w:val="BB2023Body"/>
        <w:ind w:left="0"/>
        <w:rPr>
          <w:rFonts w:asciiTheme="majorHAnsi" w:hAnsiTheme="majorHAnsi"/>
          <w:i/>
          <w:iCs/>
          <w:color w:val="9C9213" w:themeColor="accent4" w:themeShade="BF"/>
        </w:rPr>
      </w:pPr>
      <w:r w:rsidRPr="006610CA">
        <w:rPr>
          <w:i/>
          <w:iCs/>
          <w:sz w:val="14"/>
          <w:szCs w:val="18"/>
        </w:rPr>
        <w:t xml:space="preserve">Source: </w:t>
      </w:r>
      <w:r w:rsidRPr="006610CA">
        <w:rPr>
          <w:sz w:val="14"/>
          <w:szCs w:val="18"/>
        </w:rPr>
        <w:t>Survey results.</w:t>
      </w:r>
      <w:r w:rsidR="008F7A06" w:rsidRPr="008F7A06">
        <w:rPr>
          <w:rFonts w:ascii="Almarai Bold" w:hAnsi="Almarai Bold" w:cs="Almarai Bold"/>
          <w:noProof/>
        </w:rPr>
        <w:t xml:space="preserve"> </w:t>
      </w:r>
      <w:r w:rsidR="008F7A06" w:rsidRPr="008F7A06">
        <w:rPr>
          <w:rFonts w:ascii="Almarai" w:hAnsi="Almarai" w:cs="Almarai"/>
          <w:noProof/>
        </w:rPr>
        <w:t xml:space="preserve"> </w:t>
      </w:r>
    </w:p>
    <w:p w14:paraId="3A60266E" w14:textId="5A321488" w:rsidR="00D50436" w:rsidRPr="006610CA" w:rsidRDefault="00D50436" w:rsidP="00D50436">
      <w:pPr>
        <w:pStyle w:val="BB2023Body"/>
        <w:ind w:left="0"/>
        <w:rPr>
          <w:rFonts w:asciiTheme="majorHAnsi" w:hAnsiTheme="majorHAnsi"/>
          <w:i/>
          <w:iCs/>
        </w:rPr>
      </w:pPr>
      <w:r w:rsidRPr="00524AB5">
        <w:rPr>
          <w:rFonts w:asciiTheme="majorHAnsi" w:hAnsiTheme="majorHAnsi"/>
          <w:i/>
          <w:iCs/>
          <w:color w:val="1FBACF" w:themeColor="accent1"/>
        </w:rPr>
        <w:t>1-3 The index according to economic sectors</w:t>
      </w:r>
      <w:ins w:id="905" w:author="WTORKY" w:date="2025-10-01T21:50:00Z" w16du:dateUtc="2025-10-01T18:50:00Z">
        <w:r w:rsidR="00D82518" w:rsidRPr="00D82518">
          <w:rPr>
            <w:noProof/>
          </w:rPr>
          <w:t xml:space="preserve"> </w:t>
        </w:r>
      </w:ins>
    </w:p>
    <w:p w14:paraId="5DBFE8B3" w14:textId="2DA219F8" w:rsidR="005D5E86" w:rsidRDefault="00FC6945" w:rsidP="005D5E86">
      <w:pPr>
        <w:pStyle w:val="BB2023Body"/>
        <w:spacing w:before="120" w:line="276" w:lineRule="auto"/>
        <w:ind w:left="0"/>
        <w:rPr>
          <w:spacing w:val="-2"/>
        </w:rPr>
      </w:pPr>
      <w:ins w:id="906" w:author="WTORKY" w:date="2025-10-01T21:54:00Z" w16du:dateUtc="2025-10-01T18:54:00Z">
        <w:r>
          <w:rPr>
            <w:noProof/>
          </w:rPr>
          <w:drawing>
            <wp:anchor distT="0" distB="0" distL="114300" distR="114300" simplePos="0" relativeHeight="252088472" behindDoc="0" locked="0" layoutInCell="1" allowOverlap="1" wp14:anchorId="5F1CDD7C" wp14:editId="1D386BEC">
              <wp:simplePos x="0" y="0"/>
              <wp:positionH relativeFrom="margin">
                <wp:align>left</wp:align>
              </wp:positionH>
              <wp:positionV relativeFrom="paragraph">
                <wp:posOffset>1604328</wp:posOffset>
              </wp:positionV>
              <wp:extent cx="5712460" cy="1343025"/>
              <wp:effectExtent l="0" t="0" r="0" b="0"/>
              <wp:wrapNone/>
              <wp:docPr id="1672843031" name="Chart 1">
                <a:extLst xmlns:a="http://schemas.openxmlformats.org/drawingml/2006/main">
                  <a:ext uri="{FF2B5EF4-FFF2-40B4-BE49-F238E27FC236}">
                    <a16:creationId xmlns:a16="http://schemas.microsoft.com/office/drawing/2014/main" id="{00000000-0008-0000-0400-00003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margin">
                <wp14:pctWidth>0</wp14:pctWidth>
              </wp14:sizeRelH>
              <wp14:sizeRelV relativeFrom="margin">
                <wp14:pctHeight>0</wp14:pctHeight>
              </wp14:sizeRelV>
            </wp:anchor>
          </w:drawing>
        </w:r>
      </w:ins>
      <w:del w:id="907" w:author="WTORKY" w:date="2025-10-01T21:53:00Z" w16du:dateUtc="2025-10-01T18:53:00Z">
        <w:r w:rsidR="00C77D4E" w:rsidDel="00FC6945">
          <w:rPr>
            <w:noProof/>
          </w:rPr>
          <w:drawing>
            <wp:anchor distT="0" distB="0" distL="114300" distR="114300" simplePos="0" relativeHeight="251962520" behindDoc="0" locked="0" layoutInCell="1" allowOverlap="1" wp14:anchorId="1ED02532" wp14:editId="65BE5962">
              <wp:simplePos x="0" y="0"/>
              <wp:positionH relativeFrom="margin">
                <wp:align>left</wp:align>
              </wp:positionH>
              <wp:positionV relativeFrom="paragraph">
                <wp:posOffset>1132057</wp:posOffset>
              </wp:positionV>
              <wp:extent cx="5705475" cy="1626919"/>
              <wp:effectExtent l="0" t="0" r="0" b="0"/>
              <wp:wrapNone/>
              <wp:docPr id="386940322" name="Chart 1">
                <a:extLst xmlns:a="http://schemas.openxmlformats.org/drawingml/2006/main">
                  <a:ext uri="{FF2B5EF4-FFF2-40B4-BE49-F238E27FC236}">
                    <a16:creationId xmlns:a16="http://schemas.microsoft.com/office/drawing/2014/main" id="{00000000-0008-0000-0400-00003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margin">
                <wp14:pctWidth>0</wp14:pctWidth>
              </wp14:sizeRelH>
              <wp14:sizeRelV relativeFrom="margin">
                <wp14:pctHeight>0</wp14:pctHeight>
              </wp14:sizeRelV>
            </wp:anchor>
          </w:drawing>
        </w:r>
      </w:del>
      <w:ins w:id="908" w:author="Mohamed Abdel-Hakam" w:date="2025-09-29T18:41:00Z">
        <w:r w:rsidR="000E1BD1" w:rsidRPr="000E1BD1">
          <w:t xml:space="preserve"> </w:t>
        </w:r>
        <w:r w:rsidR="000E1BD1" w:rsidRPr="000E1BD1">
          <w:rPr>
            <w:spacing w:val="-2"/>
          </w:rPr>
          <w:t>The performance index for all sectors exceeded the neutral level except for manufacturing, which recorded values below the neutral level and the lowest performance among all sectors. Meanwhile, the values for the construction sector came at the neutral level, while telecommunications reported the best performance during the quarter under study. Compared to the previous quarter, the business performance index declined for all sectors. The sharpest decline came in tourism, followed by manufacturing industries (Figure 1-5).</w:t>
        </w:r>
      </w:ins>
      <w:ins w:id="909" w:author="WTORKY" w:date="2025-10-01T21:54:00Z" w16du:dateUtc="2025-10-01T18:54:00Z">
        <w:r w:rsidRPr="00FC6945">
          <w:rPr>
            <w:noProof/>
          </w:rPr>
          <w:t xml:space="preserve"> </w:t>
        </w:r>
      </w:ins>
      <w:del w:id="910" w:author="Mohamed Abdel-Hakam" w:date="2025-09-29T18:41:00Z">
        <w:r w:rsidR="00331F14" w:rsidRPr="00331F14" w:rsidDel="000E1BD1">
          <w:rPr>
            <w:spacing w:val="-2"/>
          </w:rPr>
          <w:delText>Compared to the previous and corresponding quarters, performance indicators for all sectors rose above the neutral level, with the financial services sector recording the best performance durin</w:delText>
        </w:r>
        <w:r w:rsidR="00C77D4E" w:rsidRPr="00C77D4E" w:rsidDel="000E1BD1">
          <w:rPr>
            <w:noProof/>
          </w:rPr>
          <w:delText xml:space="preserve"> </w:delText>
        </w:r>
        <w:r w:rsidR="00C77D4E" w:rsidRPr="00331F14" w:rsidDel="000E1BD1">
          <w:rPr>
            <w:spacing w:val="-2"/>
          </w:rPr>
          <w:delText xml:space="preserve"> </w:delText>
        </w:r>
        <w:r w:rsidR="00331F14" w:rsidRPr="00331F14" w:rsidDel="000E1BD1">
          <w:rPr>
            <w:spacing w:val="-2"/>
          </w:rPr>
          <w:delText>g</w:delText>
        </w:r>
      </w:del>
      <w:ins w:id="911" w:author="Andre Michel" w:date="2025-07-09T17:34:00Z">
        <w:del w:id="912" w:author="Mohamed Abdel-Hakam" w:date="2025-09-29T18:41:00Z">
          <w:r w:rsidR="00417A28" w:rsidDel="000E1BD1">
            <w:rPr>
              <w:spacing w:val="-2"/>
            </w:rPr>
            <w:delText>during</w:delText>
          </w:r>
        </w:del>
      </w:ins>
      <w:del w:id="913" w:author="Mohamed Abdel-Hakam" w:date="2025-09-29T18:41:00Z">
        <w:r w:rsidR="00331F14" w:rsidRPr="00331F14" w:rsidDel="000E1BD1">
          <w:rPr>
            <w:spacing w:val="-2"/>
          </w:rPr>
          <w:delText xml:space="preserve"> the quarter under study (Figure 1-5).</w:delText>
        </w:r>
        <w:r w:rsidR="00C77D4E" w:rsidRPr="00C77D4E" w:rsidDel="000E1BD1">
          <w:rPr>
            <w:noProof/>
          </w:rPr>
          <w:delText xml:space="preserve"> </w:delText>
        </w:r>
      </w:del>
      <w:r w:rsidR="007A4D0B" w:rsidRPr="007A4D0B">
        <w:rPr>
          <w:noProof/>
        </w:rPr>
        <w:t xml:space="preserve"> </w:t>
      </w:r>
      <w:bookmarkEnd w:id="870"/>
    </w:p>
    <w:tbl>
      <w:tblPr>
        <w:tblStyle w:val="TableGrid"/>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
      <w:tblGrid>
        <w:gridCol w:w="498"/>
        <w:gridCol w:w="498"/>
        <w:gridCol w:w="498"/>
        <w:gridCol w:w="502"/>
        <w:gridCol w:w="500"/>
        <w:gridCol w:w="500"/>
        <w:gridCol w:w="500"/>
        <w:gridCol w:w="500"/>
        <w:gridCol w:w="500"/>
        <w:gridCol w:w="500"/>
        <w:gridCol w:w="500"/>
        <w:gridCol w:w="500"/>
        <w:gridCol w:w="500"/>
        <w:gridCol w:w="500"/>
        <w:gridCol w:w="500"/>
        <w:gridCol w:w="500"/>
        <w:gridCol w:w="500"/>
        <w:gridCol w:w="504"/>
        <w:tblGridChange w:id="914">
          <w:tblGrid>
            <w:gridCol w:w="498"/>
            <w:gridCol w:w="498"/>
            <w:gridCol w:w="498"/>
            <w:gridCol w:w="502"/>
            <w:gridCol w:w="500"/>
            <w:gridCol w:w="500"/>
            <w:gridCol w:w="500"/>
            <w:gridCol w:w="500"/>
            <w:gridCol w:w="500"/>
            <w:gridCol w:w="500"/>
            <w:gridCol w:w="500"/>
            <w:gridCol w:w="500"/>
            <w:gridCol w:w="500"/>
            <w:gridCol w:w="500"/>
            <w:gridCol w:w="500"/>
            <w:gridCol w:w="500"/>
            <w:gridCol w:w="500"/>
            <w:gridCol w:w="504"/>
          </w:tblGrid>
        </w:tblGridChange>
      </w:tblGrid>
      <w:tr w:rsidR="00D50436" w14:paraId="5B6BFB32" w14:textId="77777777" w:rsidTr="0061375E">
        <w:trPr>
          <w:trHeight w:val="288"/>
        </w:trPr>
        <w:tc>
          <w:tcPr>
            <w:tcW w:w="9000" w:type="dxa"/>
            <w:gridSpan w:val="18"/>
            <w:shd w:val="clear" w:color="auto" w:fill="29C7FF"/>
            <w:vAlign w:val="center"/>
          </w:tcPr>
          <w:p w14:paraId="25AC3B4F" w14:textId="1891873A" w:rsidR="00D50436" w:rsidRPr="00907670" w:rsidRDefault="00D50436" w:rsidP="00D50436">
            <w:pPr>
              <w:jc w:val="center"/>
              <w:rPr>
                <w:rFonts w:asciiTheme="majorHAnsi" w:hAnsiTheme="majorHAnsi"/>
                <w:color w:val="FFFFFF" w:themeColor="background1"/>
                <w:sz w:val="14"/>
                <w:szCs w:val="14"/>
              </w:rPr>
            </w:pPr>
            <w:r w:rsidRPr="00907670">
              <w:rPr>
                <w:rFonts w:asciiTheme="majorHAnsi" w:hAnsiTheme="majorHAnsi"/>
                <w:color w:val="FFFFFF" w:themeColor="background1"/>
                <w:sz w:val="14"/>
                <w:szCs w:val="14"/>
              </w:rPr>
              <w:t xml:space="preserve">Figure 1.5. </w:t>
            </w:r>
            <w:r>
              <w:rPr>
                <w:rFonts w:asciiTheme="majorHAnsi" w:hAnsiTheme="majorHAnsi"/>
                <w:color w:val="FFFFFF" w:themeColor="background1"/>
                <w:sz w:val="14"/>
                <w:szCs w:val="14"/>
              </w:rPr>
              <w:t>BBI by</w:t>
            </w:r>
            <w:r w:rsidRPr="00907670">
              <w:rPr>
                <w:rFonts w:asciiTheme="majorHAnsi" w:hAnsiTheme="majorHAnsi"/>
                <w:color w:val="FFFFFF" w:themeColor="background1"/>
                <w:sz w:val="14"/>
                <w:szCs w:val="14"/>
              </w:rPr>
              <w:t xml:space="preserve"> Economic Sectors - Past Performance</w:t>
            </w:r>
          </w:p>
        </w:tc>
      </w:tr>
      <w:tr w:rsidR="00D50436" w14:paraId="61D7BE05" w14:textId="77777777" w:rsidTr="00FC6945">
        <w:tblPrEx>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BFBFBF" w:themeColor="background1" w:themeShade="BF"/>
          </w:tblBorders>
          <w:tblLayout w:type="fixed"/>
          <w:tblPrExChange w:id="915" w:author="WTORKY" w:date="2025-10-01T21:57:00Z" w16du:dateUtc="2025-10-01T18:57:00Z">
            <w:tblPrEx>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BFBFBF" w:themeColor="background1" w:themeShade="BF"/>
              </w:tblBorders>
              <w:tblLayout w:type="fixed"/>
            </w:tblPrEx>
          </w:tblPrExChange>
        </w:tblPrEx>
        <w:trPr>
          <w:trHeight w:val="2736"/>
          <w:trPrChange w:id="916" w:author="WTORKY" w:date="2025-10-01T21:57:00Z" w16du:dateUtc="2025-10-01T18:57:00Z">
            <w:trPr>
              <w:trHeight w:val="3024"/>
            </w:trPr>
          </w:trPrChange>
        </w:trPr>
        <w:tc>
          <w:tcPr>
            <w:tcW w:w="1494" w:type="dxa"/>
            <w:gridSpan w:val="3"/>
            <w:tcPrChange w:id="917" w:author="WTORKY" w:date="2025-10-01T21:57:00Z" w16du:dateUtc="2025-10-01T18:57:00Z">
              <w:tcPr>
                <w:tcW w:w="1494" w:type="dxa"/>
                <w:gridSpan w:val="3"/>
              </w:tcPr>
            </w:tcPrChange>
          </w:tcPr>
          <w:p w14:paraId="5890A187" w14:textId="77777777" w:rsidR="00D50436" w:rsidRPr="00E04DB1" w:rsidRDefault="00D50436" w:rsidP="00D50436">
            <w:pPr>
              <w:spacing w:before="80"/>
              <w:jc w:val="center"/>
              <w:rPr>
                <w:rFonts w:asciiTheme="majorHAnsi" w:hAnsiTheme="majorHAnsi"/>
                <w:sz w:val="12"/>
                <w:szCs w:val="12"/>
              </w:rPr>
            </w:pPr>
            <w:r w:rsidRPr="00E04DB1">
              <w:rPr>
                <w:rFonts w:asciiTheme="majorHAnsi" w:hAnsiTheme="majorHAnsi"/>
                <w:sz w:val="12"/>
                <w:szCs w:val="12"/>
              </w:rPr>
              <w:t xml:space="preserve">Financial </w:t>
            </w:r>
            <w:r>
              <w:rPr>
                <w:noProof/>
              </w:rPr>
              <w:t xml:space="preserve"> </w:t>
            </w:r>
            <w:r w:rsidRPr="00E04DB1">
              <w:rPr>
                <w:rFonts w:asciiTheme="majorHAnsi" w:hAnsiTheme="majorHAnsi"/>
                <w:sz w:val="12"/>
                <w:szCs w:val="12"/>
              </w:rPr>
              <w:t xml:space="preserve"> Services</w:t>
            </w:r>
          </w:p>
        </w:tc>
        <w:tc>
          <w:tcPr>
            <w:tcW w:w="1502" w:type="dxa"/>
            <w:gridSpan w:val="3"/>
            <w:tcPrChange w:id="918" w:author="WTORKY" w:date="2025-10-01T21:57:00Z" w16du:dateUtc="2025-10-01T18:57:00Z">
              <w:tcPr>
                <w:tcW w:w="1502" w:type="dxa"/>
                <w:gridSpan w:val="3"/>
              </w:tcPr>
            </w:tcPrChange>
          </w:tcPr>
          <w:p w14:paraId="3F919541" w14:textId="77777777" w:rsidR="00D50436" w:rsidRPr="00E04DB1" w:rsidRDefault="00D50436" w:rsidP="00D50436">
            <w:pPr>
              <w:spacing w:before="80"/>
              <w:jc w:val="center"/>
              <w:rPr>
                <w:rFonts w:asciiTheme="majorHAnsi" w:hAnsiTheme="majorHAnsi"/>
                <w:sz w:val="12"/>
                <w:szCs w:val="12"/>
              </w:rPr>
            </w:pPr>
            <w:r w:rsidRPr="00E04DB1">
              <w:rPr>
                <w:rFonts w:asciiTheme="majorHAnsi" w:hAnsiTheme="majorHAnsi"/>
                <w:noProof/>
                <w:color w:val="1FBACF" w:themeColor="accent1"/>
                <w:sz w:val="12"/>
                <w:szCs w:val="12"/>
              </w:rPr>
              <mc:AlternateContent>
                <mc:Choice Requires="wpg">
                  <w:drawing>
                    <wp:anchor distT="0" distB="0" distL="114300" distR="114300" simplePos="0" relativeHeight="251696280" behindDoc="0" locked="0" layoutInCell="1" allowOverlap="1" wp14:anchorId="370B5C7D" wp14:editId="78E937E3">
                      <wp:simplePos x="0" y="0"/>
                      <wp:positionH relativeFrom="column">
                        <wp:posOffset>-730666</wp:posOffset>
                      </wp:positionH>
                      <wp:positionV relativeFrom="paragraph">
                        <wp:posOffset>286290</wp:posOffset>
                      </wp:positionV>
                      <wp:extent cx="5126928" cy="379819"/>
                      <wp:effectExtent l="0" t="0" r="0" b="1270"/>
                      <wp:wrapNone/>
                      <wp:docPr id="1857370614" name="Group 1"/>
                      <wp:cNvGraphicFramePr/>
                      <a:graphic xmlns:a="http://schemas.openxmlformats.org/drawingml/2006/main">
                        <a:graphicData uri="http://schemas.microsoft.com/office/word/2010/wordprocessingGroup">
                          <wpg:wgp>
                            <wpg:cNvGrpSpPr/>
                            <wpg:grpSpPr>
                              <a:xfrm>
                                <a:off x="0" y="0"/>
                                <a:ext cx="5126928" cy="379819"/>
                                <a:chOff x="0" y="0"/>
                                <a:chExt cx="5282378" cy="398024"/>
                              </a:xfrm>
                            </wpg:grpSpPr>
                            <pic:pic xmlns:pic="http://schemas.openxmlformats.org/drawingml/2006/picture">
                              <pic:nvPicPr>
                                <pic:cNvPr id="462808722" name="Picture 462808722"/>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5316"/>
                                  <a:ext cx="381698" cy="392708"/>
                                </a:xfrm>
                                <a:prstGeom prst="rect">
                                  <a:avLst/>
                                </a:prstGeom>
                              </pic:spPr>
                            </pic:pic>
                            <pic:pic xmlns:pic="http://schemas.openxmlformats.org/drawingml/2006/picture">
                              <pic:nvPicPr>
                                <pic:cNvPr id="421560536" name="Picture 421560536"/>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1955395" y="79685"/>
                                  <a:ext cx="392708" cy="243970"/>
                                </a:xfrm>
                                <a:prstGeom prst="rect">
                                  <a:avLst/>
                                </a:prstGeom>
                              </pic:spPr>
                            </pic:pic>
                            <pic:pic xmlns:pic="http://schemas.openxmlformats.org/drawingml/2006/picture">
                              <pic:nvPicPr>
                                <pic:cNvPr id="81868686" name="Picture 81868686"/>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4907152" y="5316"/>
                                  <a:ext cx="375226" cy="392708"/>
                                </a:xfrm>
                                <a:prstGeom prst="rect">
                                  <a:avLst/>
                                </a:prstGeom>
                              </pic:spPr>
                            </pic:pic>
                            <pic:pic xmlns:pic="http://schemas.openxmlformats.org/drawingml/2006/picture">
                              <pic:nvPicPr>
                                <pic:cNvPr id="1283037550" name="Picture 1283037550"/>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974342" y="0"/>
                                  <a:ext cx="392708" cy="392708"/>
                                </a:xfrm>
                                <a:prstGeom prst="rect">
                                  <a:avLst/>
                                </a:prstGeom>
                              </pic:spPr>
                            </pic:pic>
                            <pic:pic xmlns:pic="http://schemas.openxmlformats.org/drawingml/2006/picture">
                              <pic:nvPicPr>
                                <pic:cNvPr id="1217732911" name="Picture 1217732911"/>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3926099" y="49812"/>
                                  <a:ext cx="392708" cy="303716"/>
                                </a:xfrm>
                                <a:prstGeom prst="rect">
                                  <a:avLst/>
                                </a:prstGeom>
                              </pic:spPr>
                            </pic:pic>
                            <pic:pic xmlns:pic="http://schemas.openxmlformats.org/drawingml/2006/picture">
                              <pic:nvPicPr>
                                <pic:cNvPr id="748652571" name="Picture 748652571"/>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2940747" y="5316"/>
                                  <a:ext cx="392708" cy="39270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8D42F1B" id="Group 1" o:spid="_x0000_s1026" style="position:absolute;margin-left:-57.55pt;margin-top:22.55pt;width:403.7pt;height:29.9pt;z-index:251696280;mso-width-relative:margin;mso-height-relative:margin" coordsize="52823,39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">
                      <v:shape id="Picture 462808722" o:spid="_x0000_s1027" type="#_x0000_t75" style="position:absolute;top:53;width:3816;height:3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">
                        <v:imagedata r:id="rId59" o:title=""/>
                      </v:shape>
                      <v:shape id="Picture 421560536" o:spid="_x0000_s1028" type="#_x0000_t75" style="position:absolute;left:19553;top:796;width:3928;height:2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">
                        <v:imagedata r:id="rId60" o:title=""/>
                      </v:shape>
                      <v:shape id="Picture 81868686" o:spid="_x0000_s1029" type="#_x0000_t75" style="position:absolute;left:49071;top:53;width:3752;height:3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">
                        <v:imagedata r:id="rId61" o:title=""/>
                      </v:shape>
                      <v:shape id="Picture 1283037550" o:spid="_x0000_s1030" type="#_x0000_t75" style="position:absolute;left:9743;width:3927;height:3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">
                        <v:imagedata r:id="rId62" o:title=""/>
                      </v:shape>
                      <v:shape id="Picture 1217732911" o:spid="_x0000_s1031" type="#_x0000_t75" style="position:absolute;left:39260;top:498;width:3928;height:3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">
                        <v:imagedata r:id="rId63" o:title=""/>
                      </v:shape>
                      <v:shape id="Picture 748652571" o:spid="_x0000_s1032" type="#_x0000_t75" style="position:absolute;left:29407;top:53;width:3927;height:3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">
                        <v:imagedata r:id="rId64" o:title=""/>
                      </v:shape>
                    </v:group>
                  </w:pict>
                </mc:Fallback>
              </mc:AlternateContent>
            </w:r>
            <w:r w:rsidRPr="00E04DB1">
              <w:rPr>
                <w:rFonts w:asciiTheme="majorHAnsi" w:hAnsiTheme="majorHAnsi"/>
                <w:sz w:val="12"/>
                <w:szCs w:val="12"/>
              </w:rPr>
              <w:t>Communications</w:t>
            </w:r>
          </w:p>
        </w:tc>
        <w:tc>
          <w:tcPr>
            <w:tcW w:w="1500" w:type="dxa"/>
            <w:gridSpan w:val="3"/>
            <w:tcPrChange w:id="919" w:author="WTORKY" w:date="2025-10-01T21:57:00Z" w16du:dateUtc="2025-10-01T18:57:00Z">
              <w:tcPr>
                <w:tcW w:w="1500" w:type="dxa"/>
                <w:gridSpan w:val="3"/>
              </w:tcPr>
            </w:tcPrChange>
          </w:tcPr>
          <w:p w14:paraId="4F17B6F4" w14:textId="77777777" w:rsidR="00D50436" w:rsidRPr="00E04DB1" w:rsidRDefault="00D50436" w:rsidP="00D50436">
            <w:pPr>
              <w:spacing w:before="80"/>
              <w:jc w:val="center"/>
              <w:rPr>
                <w:rFonts w:asciiTheme="majorHAnsi" w:hAnsiTheme="majorHAnsi"/>
                <w:sz w:val="12"/>
                <w:szCs w:val="12"/>
              </w:rPr>
            </w:pPr>
            <w:r w:rsidRPr="00E04DB1">
              <w:rPr>
                <w:rFonts w:asciiTheme="majorHAnsi" w:hAnsiTheme="majorHAnsi"/>
                <w:sz w:val="12"/>
                <w:szCs w:val="12"/>
              </w:rPr>
              <w:t>Transport</w:t>
            </w:r>
          </w:p>
        </w:tc>
        <w:tc>
          <w:tcPr>
            <w:tcW w:w="1500" w:type="dxa"/>
            <w:gridSpan w:val="3"/>
            <w:tcPrChange w:id="920" w:author="WTORKY" w:date="2025-10-01T21:57:00Z" w16du:dateUtc="2025-10-01T18:57:00Z">
              <w:tcPr>
                <w:tcW w:w="1500" w:type="dxa"/>
                <w:gridSpan w:val="3"/>
              </w:tcPr>
            </w:tcPrChange>
          </w:tcPr>
          <w:p w14:paraId="5BD28E66" w14:textId="77777777" w:rsidR="00D50436" w:rsidRPr="00E04DB1" w:rsidRDefault="00D50436" w:rsidP="00D50436">
            <w:pPr>
              <w:spacing w:before="80"/>
              <w:jc w:val="center"/>
              <w:rPr>
                <w:rFonts w:asciiTheme="majorHAnsi" w:hAnsiTheme="majorHAnsi"/>
                <w:sz w:val="12"/>
                <w:szCs w:val="12"/>
              </w:rPr>
            </w:pPr>
            <w:r w:rsidRPr="00E04DB1">
              <w:rPr>
                <w:rFonts w:asciiTheme="majorHAnsi" w:hAnsiTheme="majorHAnsi"/>
                <w:sz w:val="12"/>
                <w:szCs w:val="12"/>
              </w:rPr>
              <w:t>Tourism</w:t>
            </w:r>
          </w:p>
        </w:tc>
        <w:tc>
          <w:tcPr>
            <w:tcW w:w="1500" w:type="dxa"/>
            <w:gridSpan w:val="3"/>
            <w:tcPrChange w:id="921" w:author="WTORKY" w:date="2025-10-01T21:57:00Z" w16du:dateUtc="2025-10-01T18:57:00Z">
              <w:tcPr>
                <w:tcW w:w="1500" w:type="dxa"/>
                <w:gridSpan w:val="3"/>
              </w:tcPr>
            </w:tcPrChange>
          </w:tcPr>
          <w:p w14:paraId="37ADBE24" w14:textId="77777777" w:rsidR="00D50436" w:rsidRPr="00E04DB1" w:rsidRDefault="00D50436" w:rsidP="00D50436">
            <w:pPr>
              <w:spacing w:before="80"/>
              <w:jc w:val="center"/>
              <w:rPr>
                <w:rFonts w:asciiTheme="majorHAnsi" w:hAnsiTheme="majorHAnsi"/>
                <w:sz w:val="12"/>
                <w:szCs w:val="12"/>
              </w:rPr>
            </w:pPr>
            <w:r w:rsidRPr="00E04DB1">
              <w:rPr>
                <w:rFonts w:asciiTheme="majorHAnsi" w:hAnsiTheme="majorHAnsi"/>
                <w:sz w:val="12"/>
                <w:szCs w:val="12"/>
              </w:rPr>
              <w:t>Construction</w:t>
            </w:r>
          </w:p>
        </w:tc>
        <w:tc>
          <w:tcPr>
            <w:tcW w:w="1504" w:type="dxa"/>
            <w:gridSpan w:val="3"/>
            <w:tcPrChange w:id="922" w:author="WTORKY" w:date="2025-10-01T21:57:00Z" w16du:dateUtc="2025-10-01T18:57:00Z">
              <w:tcPr>
                <w:tcW w:w="1504" w:type="dxa"/>
                <w:gridSpan w:val="3"/>
              </w:tcPr>
            </w:tcPrChange>
          </w:tcPr>
          <w:p w14:paraId="1F6431D0" w14:textId="4A27701B" w:rsidR="00D50436" w:rsidRPr="00E04DB1" w:rsidRDefault="00D50436" w:rsidP="00D50436">
            <w:pPr>
              <w:spacing w:before="80"/>
              <w:jc w:val="center"/>
              <w:rPr>
                <w:rFonts w:asciiTheme="majorHAnsi" w:hAnsiTheme="majorHAnsi"/>
                <w:sz w:val="12"/>
                <w:szCs w:val="12"/>
              </w:rPr>
            </w:pPr>
            <w:r w:rsidRPr="00E04DB1">
              <w:rPr>
                <w:rFonts w:asciiTheme="majorHAnsi" w:hAnsiTheme="majorHAnsi"/>
                <w:sz w:val="12"/>
                <w:szCs w:val="12"/>
              </w:rPr>
              <w:t>Manufacturing</w:t>
            </w:r>
          </w:p>
        </w:tc>
      </w:tr>
      <w:tr w:rsidR="00FC6945" w14:paraId="2B9966D9" w14:textId="77777777" w:rsidTr="0061375E">
        <w:trPr>
          <w:trHeight w:val="432"/>
        </w:trPr>
        <w:tc>
          <w:tcPr>
            <w:tcW w:w="498" w:type="dxa"/>
          </w:tcPr>
          <w:p w14:paraId="2CA1AE45" w14:textId="1A26F3E7" w:rsidR="00FC6945" w:rsidRPr="00E04DB1" w:rsidRDefault="00FC6945" w:rsidP="00FC6945">
            <w:pPr>
              <w:pStyle w:val="BB2023Body"/>
              <w:spacing w:line="276" w:lineRule="auto"/>
              <w:ind w:left="0"/>
              <w:jc w:val="center"/>
              <w:rPr>
                <w:rFonts w:asciiTheme="majorHAnsi" w:hAnsiTheme="majorHAnsi"/>
                <w:sz w:val="12"/>
                <w:szCs w:val="16"/>
              </w:rPr>
            </w:pPr>
            <w:del w:id="923" w:author="WTORKY" w:date="2025-10-01T21:54:00Z" w16du:dateUtc="2025-10-01T18:54:00Z">
              <w:r w:rsidDel="00FC6945">
                <w:rPr>
                  <w:rFonts w:asciiTheme="majorHAnsi" w:hAnsiTheme="majorHAnsi"/>
                  <w:sz w:val="12"/>
                  <w:szCs w:val="16"/>
                </w:rPr>
                <w:delText>Jan</w:delText>
              </w:r>
              <w:r w:rsidRPr="007A4D0B" w:rsidDel="00FC6945">
                <w:rPr>
                  <w:rFonts w:asciiTheme="majorHAnsi" w:hAnsiTheme="majorHAnsi"/>
                  <w:sz w:val="12"/>
                  <w:szCs w:val="16"/>
                </w:rPr>
                <w:delText xml:space="preserve"> </w:delText>
              </w:r>
            </w:del>
            <w:ins w:id="924" w:author="WTORKY" w:date="2025-10-01T21:54:00Z" w16du:dateUtc="2025-10-01T18:54:00Z">
              <w:r>
                <w:rPr>
                  <w:rFonts w:asciiTheme="majorHAnsi" w:hAnsiTheme="majorHAnsi"/>
                  <w:sz w:val="12"/>
                  <w:szCs w:val="16"/>
                </w:rPr>
                <w:t>Apr</w:t>
              </w:r>
              <w:r w:rsidRPr="007A4D0B">
                <w:rPr>
                  <w:rFonts w:asciiTheme="majorHAnsi" w:hAnsiTheme="majorHAnsi"/>
                  <w:sz w:val="12"/>
                  <w:szCs w:val="16"/>
                </w:rPr>
                <w:t xml:space="preserve"> </w:t>
              </w:r>
            </w:ins>
            <w:r w:rsidRPr="007A4D0B">
              <w:rPr>
                <w:rFonts w:asciiTheme="majorHAnsi" w:hAnsiTheme="majorHAnsi"/>
                <w:sz w:val="12"/>
                <w:szCs w:val="16"/>
              </w:rPr>
              <w:t xml:space="preserve">- </w:t>
            </w:r>
            <w:del w:id="925" w:author="WTORKY" w:date="2025-10-01T21:54:00Z" w16du:dateUtc="2025-10-01T18:54:00Z">
              <w:r w:rsidDel="00FC6945">
                <w:rPr>
                  <w:rFonts w:asciiTheme="majorHAnsi" w:hAnsiTheme="majorHAnsi"/>
                  <w:sz w:val="12"/>
                  <w:szCs w:val="16"/>
                </w:rPr>
                <w:delText>Mar</w:delText>
              </w:r>
              <w:r w:rsidRPr="007A4D0B" w:rsidDel="00FC6945">
                <w:rPr>
                  <w:rFonts w:asciiTheme="majorHAnsi" w:hAnsiTheme="majorHAnsi"/>
                  <w:sz w:val="12"/>
                  <w:szCs w:val="16"/>
                </w:rPr>
                <w:delText xml:space="preserve"> </w:delText>
              </w:r>
            </w:del>
            <w:ins w:id="926" w:author="WTORKY" w:date="2025-10-01T21:54:00Z" w16du:dateUtc="2025-10-01T18:54:00Z">
              <w:r>
                <w:rPr>
                  <w:rFonts w:asciiTheme="majorHAnsi" w:hAnsiTheme="majorHAnsi"/>
                  <w:sz w:val="12"/>
                  <w:szCs w:val="16"/>
                </w:rPr>
                <w:t xml:space="preserve">Jun </w:t>
              </w:r>
            </w:ins>
            <w:r w:rsidRPr="007A4D0B">
              <w:rPr>
                <w:rFonts w:asciiTheme="majorHAnsi" w:hAnsiTheme="majorHAnsi"/>
                <w:sz w:val="12"/>
                <w:szCs w:val="16"/>
              </w:rPr>
              <w:t>202</w:t>
            </w:r>
            <w:r>
              <w:rPr>
                <w:rFonts w:asciiTheme="majorHAnsi" w:hAnsiTheme="majorHAnsi"/>
                <w:sz w:val="12"/>
                <w:szCs w:val="16"/>
              </w:rPr>
              <w:t>5</w:t>
            </w:r>
          </w:p>
        </w:tc>
        <w:tc>
          <w:tcPr>
            <w:tcW w:w="498" w:type="dxa"/>
          </w:tcPr>
          <w:p w14:paraId="51A7487C" w14:textId="63C65B78" w:rsidR="00FC6945" w:rsidRPr="00E04DB1" w:rsidRDefault="00FC6945" w:rsidP="00FC6945">
            <w:pPr>
              <w:pStyle w:val="BB2023Body"/>
              <w:spacing w:line="276" w:lineRule="auto"/>
              <w:ind w:left="0"/>
              <w:jc w:val="center"/>
              <w:rPr>
                <w:rFonts w:asciiTheme="majorHAnsi" w:hAnsiTheme="majorHAnsi"/>
                <w:sz w:val="12"/>
                <w:szCs w:val="16"/>
              </w:rPr>
            </w:pPr>
            <w:ins w:id="927" w:author="WTORKY" w:date="2025-10-01T21:53:00Z" w16du:dateUtc="2025-10-01T18:53:00Z">
              <w:r>
                <w:rPr>
                  <w:rFonts w:asciiTheme="majorHAnsi" w:hAnsiTheme="majorHAnsi"/>
                  <w:sz w:val="12"/>
                  <w:szCs w:val="16"/>
                </w:rPr>
                <w:t>Jan</w:t>
              </w:r>
              <w:r w:rsidRPr="007A4D0B">
                <w:rPr>
                  <w:rFonts w:asciiTheme="majorHAnsi" w:hAnsiTheme="majorHAnsi"/>
                  <w:sz w:val="12"/>
                  <w:szCs w:val="16"/>
                </w:rPr>
                <w:t xml:space="preserve"> - </w:t>
              </w:r>
              <w:r>
                <w:rPr>
                  <w:rFonts w:asciiTheme="majorHAnsi" w:hAnsiTheme="majorHAnsi"/>
                  <w:sz w:val="12"/>
                  <w:szCs w:val="16"/>
                </w:rPr>
                <w:t>Mar</w:t>
              </w:r>
              <w:r w:rsidRPr="007A4D0B">
                <w:rPr>
                  <w:rFonts w:asciiTheme="majorHAnsi" w:hAnsiTheme="majorHAnsi"/>
                  <w:sz w:val="12"/>
                  <w:szCs w:val="16"/>
                </w:rPr>
                <w:t xml:space="preserve"> 202</w:t>
              </w:r>
              <w:r>
                <w:rPr>
                  <w:rFonts w:asciiTheme="majorHAnsi" w:hAnsiTheme="majorHAnsi"/>
                  <w:sz w:val="12"/>
                  <w:szCs w:val="16"/>
                </w:rPr>
                <w:t>5</w:t>
              </w:r>
            </w:ins>
            <w:del w:id="928" w:author="WTORKY" w:date="2025-10-01T21:53:00Z" w16du:dateUtc="2025-10-01T18:53:00Z">
              <w:r w:rsidRPr="007A4D0B" w:rsidDel="004521C9">
                <w:rPr>
                  <w:rFonts w:asciiTheme="majorHAnsi" w:hAnsiTheme="majorHAnsi"/>
                  <w:sz w:val="12"/>
                  <w:szCs w:val="16"/>
                </w:rPr>
                <w:delText>Oct - Dec 2024</w:delText>
              </w:r>
            </w:del>
          </w:p>
        </w:tc>
        <w:tc>
          <w:tcPr>
            <w:tcW w:w="498" w:type="dxa"/>
          </w:tcPr>
          <w:p w14:paraId="19949876" w14:textId="6BA1F674" w:rsidR="00FC6945" w:rsidRPr="00E04DB1" w:rsidRDefault="00FC6945" w:rsidP="00FC6945">
            <w:pPr>
              <w:pStyle w:val="BB2023Body"/>
              <w:spacing w:line="276" w:lineRule="auto"/>
              <w:ind w:left="0"/>
              <w:jc w:val="center"/>
              <w:rPr>
                <w:rFonts w:asciiTheme="majorHAnsi" w:hAnsiTheme="majorHAnsi"/>
                <w:sz w:val="12"/>
                <w:szCs w:val="16"/>
              </w:rPr>
            </w:pPr>
            <w:ins w:id="929" w:author="WTORKY" w:date="2025-10-01T21:54:00Z" w16du:dateUtc="2025-10-01T18:54:00Z">
              <w:r>
                <w:rPr>
                  <w:rFonts w:asciiTheme="majorHAnsi" w:hAnsiTheme="majorHAnsi"/>
                  <w:sz w:val="12"/>
                  <w:szCs w:val="16"/>
                </w:rPr>
                <w:t>Apr</w:t>
              </w:r>
              <w:r w:rsidRPr="007A4D0B">
                <w:rPr>
                  <w:rFonts w:asciiTheme="majorHAnsi" w:hAnsiTheme="majorHAnsi"/>
                  <w:sz w:val="12"/>
                  <w:szCs w:val="16"/>
                </w:rPr>
                <w:t xml:space="preserve"> </w:t>
              </w:r>
              <w:r w:rsidRPr="007A4D0B">
                <w:rPr>
                  <w:rFonts w:asciiTheme="majorHAnsi" w:hAnsiTheme="majorHAnsi"/>
                  <w:sz w:val="12"/>
                  <w:szCs w:val="16"/>
                </w:rPr>
                <w:t xml:space="preserve">- </w:t>
              </w:r>
              <w:r>
                <w:rPr>
                  <w:rFonts w:asciiTheme="majorHAnsi" w:hAnsiTheme="majorHAnsi"/>
                  <w:sz w:val="12"/>
                  <w:szCs w:val="16"/>
                </w:rPr>
                <w:t>Jun</w:t>
              </w:r>
            </w:ins>
            <w:del w:id="930" w:author="WTORKY" w:date="2025-10-01T21:54:00Z" w16du:dateUtc="2025-10-01T18:54:00Z">
              <w:r w:rsidDel="00FC6945">
                <w:rPr>
                  <w:rFonts w:asciiTheme="majorHAnsi" w:hAnsiTheme="majorHAnsi"/>
                  <w:sz w:val="12"/>
                  <w:szCs w:val="16"/>
                </w:rPr>
                <w:delText>Jan</w:delText>
              </w:r>
              <w:r w:rsidRPr="007A4D0B" w:rsidDel="00FC6945">
                <w:rPr>
                  <w:rFonts w:asciiTheme="majorHAnsi" w:hAnsiTheme="majorHAnsi"/>
                  <w:sz w:val="12"/>
                  <w:szCs w:val="16"/>
                </w:rPr>
                <w:delText xml:space="preserve"> - </w:delText>
              </w:r>
              <w:r w:rsidDel="00FC6945">
                <w:rPr>
                  <w:rFonts w:asciiTheme="majorHAnsi" w:hAnsiTheme="majorHAnsi"/>
                  <w:sz w:val="12"/>
                  <w:szCs w:val="16"/>
                </w:rPr>
                <w:delText>Mar</w:delText>
              </w:r>
            </w:del>
            <w:r w:rsidRPr="007A4D0B">
              <w:rPr>
                <w:rFonts w:asciiTheme="majorHAnsi" w:hAnsiTheme="majorHAnsi"/>
                <w:sz w:val="12"/>
                <w:szCs w:val="16"/>
              </w:rPr>
              <w:t xml:space="preserve"> 202</w:t>
            </w:r>
            <w:r>
              <w:rPr>
                <w:rFonts w:asciiTheme="majorHAnsi" w:hAnsiTheme="majorHAnsi"/>
                <w:sz w:val="12"/>
                <w:szCs w:val="16"/>
              </w:rPr>
              <w:t>4</w:t>
            </w:r>
          </w:p>
        </w:tc>
        <w:tc>
          <w:tcPr>
            <w:tcW w:w="502" w:type="dxa"/>
          </w:tcPr>
          <w:p w14:paraId="74A9B16B" w14:textId="225ED421" w:rsidR="00FC6945" w:rsidRPr="00E04DB1" w:rsidRDefault="00FC6945" w:rsidP="00FC6945">
            <w:pPr>
              <w:pStyle w:val="BB2023Body"/>
              <w:spacing w:line="276" w:lineRule="auto"/>
              <w:ind w:left="0"/>
              <w:jc w:val="center"/>
              <w:rPr>
                <w:rFonts w:asciiTheme="majorHAnsi" w:hAnsiTheme="majorHAnsi"/>
                <w:sz w:val="12"/>
                <w:szCs w:val="16"/>
              </w:rPr>
            </w:pPr>
            <w:ins w:id="931" w:author="WTORKY" w:date="2025-10-01T21:54:00Z" w16du:dateUtc="2025-10-01T18:54:00Z">
              <w:r>
                <w:rPr>
                  <w:rFonts w:asciiTheme="majorHAnsi" w:hAnsiTheme="majorHAnsi"/>
                  <w:sz w:val="12"/>
                  <w:szCs w:val="16"/>
                </w:rPr>
                <w:t>Apr</w:t>
              </w:r>
              <w:r w:rsidRPr="007A4D0B">
                <w:rPr>
                  <w:rFonts w:asciiTheme="majorHAnsi" w:hAnsiTheme="majorHAnsi"/>
                  <w:sz w:val="12"/>
                  <w:szCs w:val="16"/>
                </w:rPr>
                <w:t xml:space="preserve"> - </w:t>
              </w:r>
              <w:r>
                <w:rPr>
                  <w:rFonts w:asciiTheme="majorHAnsi" w:hAnsiTheme="majorHAnsi"/>
                  <w:sz w:val="12"/>
                  <w:szCs w:val="16"/>
                </w:rPr>
                <w:t xml:space="preserve">Jun </w:t>
              </w:r>
              <w:r w:rsidRPr="007A4D0B">
                <w:rPr>
                  <w:rFonts w:asciiTheme="majorHAnsi" w:hAnsiTheme="majorHAnsi"/>
                  <w:sz w:val="12"/>
                  <w:szCs w:val="16"/>
                </w:rPr>
                <w:t>202</w:t>
              </w:r>
              <w:r>
                <w:rPr>
                  <w:rFonts w:asciiTheme="majorHAnsi" w:hAnsiTheme="majorHAnsi"/>
                  <w:sz w:val="12"/>
                  <w:szCs w:val="16"/>
                </w:rPr>
                <w:t>5</w:t>
              </w:r>
            </w:ins>
            <w:del w:id="932" w:author="WTORKY" w:date="2025-10-01T21:54:00Z" w16du:dateUtc="2025-10-01T18:54:00Z">
              <w:r w:rsidDel="002B0D12">
                <w:rPr>
                  <w:rFonts w:asciiTheme="majorHAnsi" w:hAnsiTheme="majorHAnsi"/>
                  <w:sz w:val="12"/>
                  <w:szCs w:val="16"/>
                </w:rPr>
                <w:delText>Jan</w:delText>
              </w:r>
              <w:r w:rsidRPr="007A4D0B" w:rsidDel="002B0D12">
                <w:rPr>
                  <w:rFonts w:asciiTheme="majorHAnsi" w:hAnsiTheme="majorHAnsi"/>
                  <w:sz w:val="12"/>
                  <w:szCs w:val="16"/>
                </w:rPr>
                <w:delText xml:space="preserve"> - </w:delText>
              </w:r>
              <w:r w:rsidDel="002B0D12">
                <w:rPr>
                  <w:rFonts w:asciiTheme="majorHAnsi" w:hAnsiTheme="majorHAnsi"/>
                  <w:sz w:val="12"/>
                  <w:szCs w:val="16"/>
                </w:rPr>
                <w:delText>Mar</w:delText>
              </w:r>
              <w:r w:rsidRPr="007A4D0B" w:rsidDel="002B0D12">
                <w:rPr>
                  <w:rFonts w:asciiTheme="majorHAnsi" w:hAnsiTheme="majorHAnsi"/>
                  <w:sz w:val="12"/>
                  <w:szCs w:val="16"/>
                </w:rPr>
                <w:delText xml:space="preserve"> 202</w:delText>
              </w:r>
              <w:r w:rsidDel="002B0D12">
                <w:rPr>
                  <w:rFonts w:asciiTheme="majorHAnsi" w:hAnsiTheme="majorHAnsi"/>
                  <w:sz w:val="12"/>
                  <w:szCs w:val="16"/>
                </w:rPr>
                <w:delText>5</w:delText>
              </w:r>
            </w:del>
          </w:p>
        </w:tc>
        <w:tc>
          <w:tcPr>
            <w:tcW w:w="500" w:type="dxa"/>
          </w:tcPr>
          <w:p w14:paraId="2D084BCF" w14:textId="3E145CD4" w:rsidR="00FC6945" w:rsidRPr="00E04DB1" w:rsidRDefault="00FC6945" w:rsidP="00FC6945">
            <w:pPr>
              <w:pStyle w:val="BB2023Body"/>
              <w:spacing w:line="276" w:lineRule="auto"/>
              <w:ind w:left="0"/>
              <w:jc w:val="center"/>
              <w:rPr>
                <w:rFonts w:asciiTheme="majorHAnsi" w:hAnsiTheme="majorHAnsi"/>
                <w:sz w:val="12"/>
                <w:szCs w:val="16"/>
              </w:rPr>
            </w:pPr>
            <w:ins w:id="933" w:author="WTORKY" w:date="2025-10-01T21:54:00Z" w16du:dateUtc="2025-10-01T18:54:00Z">
              <w:r>
                <w:rPr>
                  <w:rFonts w:asciiTheme="majorHAnsi" w:hAnsiTheme="majorHAnsi"/>
                  <w:sz w:val="12"/>
                  <w:szCs w:val="16"/>
                </w:rPr>
                <w:t>Jan</w:t>
              </w:r>
              <w:r w:rsidRPr="007A4D0B">
                <w:rPr>
                  <w:rFonts w:asciiTheme="majorHAnsi" w:hAnsiTheme="majorHAnsi"/>
                  <w:sz w:val="12"/>
                  <w:szCs w:val="16"/>
                </w:rPr>
                <w:t xml:space="preserve"> - </w:t>
              </w:r>
              <w:r>
                <w:rPr>
                  <w:rFonts w:asciiTheme="majorHAnsi" w:hAnsiTheme="majorHAnsi"/>
                  <w:sz w:val="12"/>
                  <w:szCs w:val="16"/>
                </w:rPr>
                <w:t>Mar</w:t>
              </w:r>
              <w:r w:rsidRPr="007A4D0B">
                <w:rPr>
                  <w:rFonts w:asciiTheme="majorHAnsi" w:hAnsiTheme="majorHAnsi"/>
                  <w:sz w:val="12"/>
                  <w:szCs w:val="16"/>
                </w:rPr>
                <w:t xml:space="preserve"> 202</w:t>
              </w:r>
              <w:r>
                <w:rPr>
                  <w:rFonts w:asciiTheme="majorHAnsi" w:hAnsiTheme="majorHAnsi"/>
                  <w:sz w:val="12"/>
                  <w:szCs w:val="16"/>
                </w:rPr>
                <w:t>5</w:t>
              </w:r>
            </w:ins>
            <w:del w:id="934" w:author="WTORKY" w:date="2025-10-01T21:54:00Z" w16du:dateUtc="2025-10-01T18:54:00Z">
              <w:r w:rsidRPr="007A4D0B" w:rsidDel="002B0D12">
                <w:rPr>
                  <w:rFonts w:asciiTheme="majorHAnsi" w:hAnsiTheme="majorHAnsi"/>
                  <w:sz w:val="12"/>
                  <w:szCs w:val="16"/>
                </w:rPr>
                <w:delText>Oct - Dec 2024</w:delText>
              </w:r>
            </w:del>
          </w:p>
        </w:tc>
        <w:tc>
          <w:tcPr>
            <w:tcW w:w="500" w:type="dxa"/>
          </w:tcPr>
          <w:p w14:paraId="32511A71" w14:textId="61322579" w:rsidR="00FC6945" w:rsidRPr="00E04DB1" w:rsidRDefault="00FC6945" w:rsidP="00FC6945">
            <w:pPr>
              <w:pStyle w:val="BB2023Body"/>
              <w:spacing w:line="276" w:lineRule="auto"/>
              <w:ind w:left="0"/>
              <w:jc w:val="center"/>
              <w:rPr>
                <w:rFonts w:asciiTheme="majorHAnsi" w:hAnsiTheme="majorHAnsi"/>
                <w:sz w:val="12"/>
                <w:szCs w:val="16"/>
              </w:rPr>
            </w:pPr>
            <w:ins w:id="935" w:author="WTORKY" w:date="2025-10-01T21:54:00Z" w16du:dateUtc="2025-10-01T18:54:00Z">
              <w:r>
                <w:rPr>
                  <w:rFonts w:asciiTheme="majorHAnsi" w:hAnsiTheme="majorHAnsi"/>
                  <w:sz w:val="12"/>
                  <w:szCs w:val="16"/>
                </w:rPr>
                <w:t>Apr</w:t>
              </w:r>
              <w:r w:rsidRPr="007A4D0B">
                <w:rPr>
                  <w:rFonts w:asciiTheme="majorHAnsi" w:hAnsiTheme="majorHAnsi"/>
                  <w:sz w:val="12"/>
                  <w:szCs w:val="16"/>
                </w:rPr>
                <w:t xml:space="preserve"> - </w:t>
              </w:r>
              <w:r>
                <w:rPr>
                  <w:rFonts w:asciiTheme="majorHAnsi" w:hAnsiTheme="majorHAnsi"/>
                  <w:sz w:val="12"/>
                  <w:szCs w:val="16"/>
                </w:rPr>
                <w:t>Jun</w:t>
              </w:r>
              <w:r w:rsidRPr="007A4D0B">
                <w:rPr>
                  <w:rFonts w:asciiTheme="majorHAnsi" w:hAnsiTheme="majorHAnsi"/>
                  <w:sz w:val="12"/>
                  <w:szCs w:val="16"/>
                </w:rPr>
                <w:t xml:space="preserve"> 202</w:t>
              </w:r>
              <w:r>
                <w:rPr>
                  <w:rFonts w:asciiTheme="majorHAnsi" w:hAnsiTheme="majorHAnsi"/>
                  <w:sz w:val="12"/>
                  <w:szCs w:val="16"/>
                </w:rPr>
                <w:t>4</w:t>
              </w:r>
            </w:ins>
            <w:del w:id="936" w:author="WTORKY" w:date="2025-10-01T21:54:00Z" w16du:dateUtc="2025-10-01T18:54:00Z">
              <w:r w:rsidDel="002B0D12">
                <w:rPr>
                  <w:rFonts w:asciiTheme="majorHAnsi" w:hAnsiTheme="majorHAnsi"/>
                  <w:sz w:val="12"/>
                  <w:szCs w:val="16"/>
                </w:rPr>
                <w:delText>Jan</w:delText>
              </w:r>
              <w:r w:rsidRPr="007A4D0B" w:rsidDel="002B0D12">
                <w:rPr>
                  <w:rFonts w:asciiTheme="majorHAnsi" w:hAnsiTheme="majorHAnsi"/>
                  <w:sz w:val="12"/>
                  <w:szCs w:val="16"/>
                </w:rPr>
                <w:delText xml:space="preserve"> - </w:delText>
              </w:r>
              <w:r w:rsidDel="002B0D12">
                <w:rPr>
                  <w:rFonts w:asciiTheme="majorHAnsi" w:hAnsiTheme="majorHAnsi"/>
                  <w:sz w:val="12"/>
                  <w:szCs w:val="16"/>
                </w:rPr>
                <w:delText>Mar</w:delText>
              </w:r>
              <w:r w:rsidRPr="007A4D0B" w:rsidDel="002B0D12">
                <w:rPr>
                  <w:rFonts w:asciiTheme="majorHAnsi" w:hAnsiTheme="majorHAnsi"/>
                  <w:sz w:val="12"/>
                  <w:szCs w:val="16"/>
                </w:rPr>
                <w:delText xml:space="preserve"> 202</w:delText>
              </w:r>
              <w:r w:rsidDel="002B0D12">
                <w:rPr>
                  <w:rFonts w:asciiTheme="majorHAnsi" w:hAnsiTheme="majorHAnsi"/>
                  <w:sz w:val="12"/>
                  <w:szCs w:val="16"/>
                </w:rPr>
                <w:delText>4</w:delText>
              </w:r>
            </w:del>
          </w:p>
        </w:tc>
        <w:tc>
          <w:tcPr>
            <w:tcW w:w="500" w:type="dxa"/>
          </w:tcPr>
          <w:p w14:paraId="6C703D83" w14:textId="2597A51B" w:rsidR="00FC6945" w:rsidRPr="00E04DB1" w:rsidRDefault="00FC6945" w:rsidP="00FC6945">
            <w:pPr>
              <w:pStyle w:val="BB2023Body"/>
              <w:spacing w:line="276" w:lineRule="auto"/>
              <w:ind w:left="0"/>
              <w:jc w:val="center"/>
              <w:rPr>
                <w:rFonts w:asciiTheme="majorHAnsi" w:hAnsiTheme="majorHAnsi"/>
                <w:sz w:val="12"/>
                <w:szCs w:val="16"/>
              </w:rPr>
            </w:pPr>
            <w:ins w:id="937" w:author="WTORKY" w:date="2025-10-01T21:54:00Z" w16du:dateUtc="2025-10-01T18:54:00Z">
              <w:r>
                <w:rPr>
                  <w:rFonts w:asciiTheme="majorHAnsi" w:hAnsiTheme="majorHAnsi"/>
                  <w:sz w:val="12"/>
                  <w:szCs w:val="16"/>
                </w:rPr>
                <w:t>Apr</w:t>
              </w:r>
              <w:r w:rsidRPr="007A4D0B">
                <w:rPr>
                  <w:rFonts w:asciiTheme="majorHAnsi" w:hAnsiTheme="majorHAnsi"/>
                  <w:sz w:val="12"/>
                  <w:szCs w:val="16"/>
                </w:rPr>
                <w:t xml:space="preserve"> - </w:t>
              </w:r>
              <w:r>
                <w:rPr>
                  <w:rFonts w:asciiTheme="majorHAnsi" w:hAnsiTheme="majorHAnsi"/>
                  <w:sz w:val="12"/>
                  <w:szCs w:val="16"/>
                </w:rPr>
                <w:t xml:space="preserve">Jun </w:t>
              </w:r>
              <w:r w:rsidRPr="007A4D0B">
                <w:rPr>
                  <w:rFonts w:asciiTheme="majorHAnsi" w:hAnsiTheme="majorHAnsi"/>
                  <w:sz w:val="12"/>
                  <w:szCs w:val="16"/>
                </w:rPr>
                <w:t>202</w:t>
              </w:r>
              <w:r>
                <w:rPr>
                  <w:rFonts w:asciiTheme="majorHAnsi" w:hAnsiTheme="majorHAnsi"/>
                  <w:sz w:val="12"/>
                  <w:szCs w:val="16"/>
                </w:rPr>
                <w:t>5</w:t>
              </w:r>
            </w:ins>
            <w:del w:id="938" w:author="WTORKY" w:date="2025-10-01T21:54:00Z" w16du:dateUtc="2025-10-01T18:54:00Z">
              <w:r w:rsidDel="002B0D12">
                <w:rPr>
                  <w:rFonts w:asciiTheme="majorHAnsi" w:hAnsiTheme="majorHAnsi"/>
                  <w:sz w:val="12"/>
                  <w:szCs w:val="16"/>
                </w:rPr>
                <w:delText>Jan</w:delText>
              </w:r>
              <w:r w:rsidRPr="007A4D0B" w:rsidDel="002B0D12">
                <w:rPr>
                  <w:rFonts w:asciiTheme="majorHAnsi" w:hAnsiTheme="majorHAnsi"/>
                  <w:sz w:val="12"/>
                  <w:szCs w:val="16"/>
                </w:rPr>
                <w:delText xml:space="preserve"> - </w:delText>
              </w:r>
              <w:r w:rsidDel="002B0D12">
                <w:rPr>
                  <w:rFonts w:asciiTheme="majorHAnsi" w:hAnsiTheme="majorHAnsi"/>
                  <w:sz w:val="12"/>
                  <w:szCs w:val="16"/>
                </w:rPr>
                <w:delText>Mar</w:delText>
              </w:r>
              <w:r w:rsidRPr="007A4D0B" w:rsidDel="002B0D12">
                <w:rPr>
                  <w:rFonts w:asciiTheme="majorHAnsi" w:hAnsiTheme="majorHAnsi"/>
                  <w:sz w:val="12"/>
                  <w:szCs w:val="16"/>
                </w:rPr>
                <w:delText xml:space="preserve"> 202</w:delText>
              </w:r>
              <w:r w:rsidDel="002B0D12">
                <w:rPr>
                  <w:rFonts w:asciiTheme="majorHAnsi" w:hAnsiTheme="majorHAnsi"/>
                  <w:sz w:val="12"/>
                  <w:szCs w:val="16"/>
                </w:rPr>
                <w:delText>5</w:delText>
              </w:r>
            </w:del>
          </w:p>
        </w:tc>
        <w:tc>
          <w:tcPr>
            <w:tcW w:w="500" w:type="dxa"/>
          </w:tcPr>
          <w:p w14:paraId="28F4A9FA" w14:textId="05C0F4A3" w:rsidR="00FC6945" w:rsidRPr="00E04DB1" w:rsidRDefault="00FC6945" w:rsidP="00FC6945">
            <w:pPr>
              <w:pStyle w:val="BB2023Body"/>
              <w:spacing w:line="276" w:lineRule="auto"/>
              <w:ind w:left="0"/>
              <w:jc w:val="center"/>
              <w:rPr>
                <w:rFonts w:asciiTheme="majorHAnsi" w:hAnsiTheme="majorHAnsi"/>
                <w:sz w:val="12"/>
                <w:szCs w:val="16"/>
              </w:rPr>
            </w:pPr>
            <w:ins w:id="939" w:author="WTORKY" w:date="2025-10-01T21:54:00Z" w16du:dateUtc="2025-10-01T18:54:00Z">
              <w:r>
                <w:rPr>
                  <w:rFonts w:asciiTheme="majorHAnsi" w:hAnsiTheme="majorHAnsi"/>
                  <w:sz w:val="12"/>
                  <w:szCs w:val="16"/>
                </w:rPr>
                <w:t>Jan</w:t>
              </w:r>
              <w:r w:rsidRPr="007A4D0B">
                <w:rPr>
                  <w:rFonts w:asciiTheme="majorHAnsi" w:hAnsiTheme="majorHAnsi"/>
                  <w:sz w:val="12"/>
                  <w:szCs w:val="16"/>
                </w:rPr>
                <w:t xml:space="preserve"> - </w:t>
              </w:r>
              <w:r>
                <w:rPr>
                  <w:rFonts w:asciiTheme="majorHAnsi" w:hAnsiTheme="majorHAnsi"/>
                  <w:sz w:val="12"/>
                  <w:szCs w:val="16"/>
                </w:rPr>
                <w:t>Mar</w:t>
              </w:r>
              <w:r w:rsidRPr="007A4D0B">
                <w:rPr>
                  <w:rFonts w:asciiTheme="majorHAnsi" w:hAnsiTheme="majorHAnsi"/>
                  <w:sz w:val="12"/>
                  <w:szCs w:val="16"/>
                </w:rPr>
                <w:t xml:space="preserve"> 202</w:t>
              </w:r>
              <w:r>
                <w:rPr>
                  <w:rFonts w:asciiTheme="majorHAnsi" w:hAnsiTheme="majorHAnsi"/>
                  <w:sz w:val="12"/>
                  <w:szCs w:val="16"/>
                </w:rPr>
                <w:t>5</w:t>
              </w:r>
            </w:ins>
            <w:del w:id="940" w:author="WTORKY" w:date="2025-10-01T21:54:00Z" w16du:dateUtc="2025-10-01T18:54:00Z">
              <w:r w:rsidRPr="007A4D0B" w:rsidDel="002B0D12">
                <w:rPr>
                  <w:rFonts w:asciiTheme="majorHAnsi" w:hAnsiTheme="majorHAnsi"/>
                  <w:sz w:val="12"/>
                  <w:szCs w:val="16"/>
                </w:rPr>
                <w:delText>Oct - Dec 2024</w:delText>
              </w:r>
            </w:del>
          </w:p>
        </w:tc>
        <w:tc>
          <w:tcPr>
            <w:tcW w:w="500" w:type="dxa"/>
          </w:tcPr>
          <w:p w14:paraId="4D299823" w14:textId="06DCFBA2" w:rsidR="00FC6945" w:rsidRPr="00E04DB1" w:rsidRDefault="00FC6945" w:rsidP="00FC6945">
            <w:pPr>
              <w:pStyle w:val="BB2023Body"/>
              <w:spacing w:line="276" w:lineRule="auto"/>
              <w:ind w:left="0"/>
              <w:jc w:val="center"/>
              <w:rPr>
                <w:rFonts w:asciiTheme="majorHAnsi" w:hAnsiTheme="majorHAnsi"/>
                <w:sz w:val="12"/>
                <w:szCs w:val="16"/>
              </w:rPr>
            </w:pPr>
            <w:ins w:id="941" w:author="WTORKY" w:date="2025-10-01T21:54:00Z" w16du:dateUtc="2025-10-01T18:54:00Z">
              <w:r>
                <w:rPr>
                  <w:rFonts w:asciiTheme="majorHAnsi" w:hAnsiTheme="majorHAnsi"/>
                  <w:sz w:val="12"/>
                  <w:szCs w:val="16"/>
                </w:rPr>
                <w:t>Apr</w:t>
              </w:r>
              <w:r w:rsidRPr="007A4D0B">
                <w:rPr>
                  <w:rFonts w:asciiTheme="majorHAnsi" w:hAnsiTheme="majorHAnsi"/>
                  <w:sz w:val="12"/>
                  <w:szCs w:val="16"/>
                </w:rPr>
                <w:t xml:space="preserve"> - </w:t>
              </w:r>
              <w:r>
                <w:rPr>
                  <w:rFonts w:asciiTheme="majorHAnsi" w:hAnsiTheme="majorHAnsi"/>
                  <w:sz w:val="12"/>
                  <w:szCs w:val="16"/>
                </w:rPr>
                <w:t>Jun</w:t>
              </w:r>
              <w:r w:rsidRPr="007A4D0B">
                <w:rPr>
                  <w:rFonts w:asciiTheme="majorHAnsi" w:hAnsiTheme="majorHAnsi"/>
                  <w:sz w:val="12"/>
                  <w:szCs w:val="16"/>
                </w:rPr>
                <w:t xml:space="preserve"> 202</w:t>
              </w:r>
              <w:r>
                <w:rPr>
                  <w:rFonts w:asciiTheme="majorHAnsi" w:hAnsiTheme="majorHAnsi"/>
                  <w:sz w:val="12"/>
                  <w:szCs w:val="16"/>
                </w:rPr>
                <w:t>4</w:t>
              </w:r>
            </w:ins>
            <w:del w:id="942" w:author="WTORKY" w:date="2025-10-01T21:54:00Z" w16du:dateUtc="2025-10-01T18:54:00Z">
              <w:r w:rsidDel="002B0D12">
                <w:rPr>
                  <w:rFonts w:asciiTheme="majorHAnsi" w:hAnsiTheme="majorHAnsi"/>
                  <w:sz w:val="12"/>
                  <w:szCs w:val="16"/>
                </w:rPr>
                <w:delText>Jan</w:delText>
              </w:r>
              <w:r w:rsidRPr="007A4D0B" w:rsidDel="002B0D12">
                <w:rPr>
                  <w:rFonts w:asciiTheme="majorHAnsi" w:hAnsiTheme="majorHAnsi"/>
                  <w:sz w:val="12"/>
                  <w:szCs w:val="16"/>
                </w:rPr>
                <w:delText xml:space="preserve"> - </w:delText>
              </w:r>
              <w:r w:rsidDel="002B0D12">
                <w:rPr>
                  <w:rFonts w:asciiTheme="majorHAnsi" w:hAnsiTheme="majorHAnsi"/>
                  <w:sz w:val="12"/>
                  <w:szCs w:val="16"/>
                </w:rPr>
                <w:delText>Mar</w:delText>
              </w:r>
              <w:r w:rsidRPr="007A4D0B" w:rsidDel="002B0D12">
                <w:rPr>
                  <w:rFonts w:asciiTheme="majorHAnsi" w:hAnsiTheme="majorHAnsi"/>
                  <w:sz w:val="12"/>
                  <w:szCs w:val="16"/>
                </w:rPr>
                <w:delText xml:space="preserve"> 202</w:delText>
              </w:r>
              <w:r w:rsidDel="002B0D12">
                <w:rPr>
                  <w:rFonts w:asciiTheme="majorHAnsi" w:hAnsiTheme="majorHAnsi"/>
                  <w:sz w:val="12"/>
                  <w:szCs w:val="16"/>
                </w:rPr>
                <w:delText>4</w:delText>
              </w:r>
            </w:del>
          </w:p>
        </w:tc>
        <w:tc>
          <w:tcPr>
            <w:tcW w:w="500" w:type="dxa"/>
          </w:tcPr>
          <w:p w14:paraId="4FBE5905" w14:textId="2F55A555" w:rsidR="00FC6945" w:rsidRPr="00E04DB1" w:rsidRDefault="00FC6945" w:rsidP="00FC6945">
            <w:pPr>
              <w:pStyle w:val="BB2023Body"/>
              <w:spacing w:line="276" w:lineRule="auto"/>
              <w:ind w:left="0"/>
              <w:jc w:val="center"/>
              <w:rPr>
                <w:rFonts w:asciiTheme="majorHAnsi" w:hAnsiTheme="majorHAnsi"/>
                <w:sz w:val="12"/>
                <w:szCs w:val="16"/>
              </w:rPr>
            </w:pPr>
            <w:ins w:id="943" w:author="WTORKY" w:date="2025-10-01T21:54:00Z" w16du:dateUtc="2025-10-01T18:54:00Z">
              <w:r>
                <w:rPr>
                  <w:rFonts w:asciiTheme="majorHAnsi" w:hAnsiTheme="majorHAnsi"/>
                  <w:sz w:val="12"/>
                  <w:szCs w:val="16"/>
                </w:rPr>
                <w:t>Apr</w:t>
              </w:r>
              <w:r w:rsidRPr="007A4D0B">
                <w:rPr>
                  <w:rFonts w:asciiTheme="majorHAnsi" w:hAnsiTheme="majorHAnsi"/>
                  <w:sz w:val="12"/>
                  <w:szCs w:val="16"/>
                </w:rPr>
                <w:t xml:space="preserve"> - </w:t>
              </w:r>
              <w:r>
                <w:rPr>
                  <w:rFonts w:asciiTheme="majorHAnsi" w:hAnsiTheme="majorHAnsi"/>
                  <w:sz w:val="12"/>
                  <w:szCs w:val="16"/>
                </w:rPr>
                <w:t xml:space="preserve">Jun </w:t>
              </w:r>
              <w:r w:rsidRPr="007A4D0B">
                <w:rPr>
                  <w:rFonts w:asciiTheme="majorHAnsi" w:hAnsiTheme="majorHAnsi"/>
                  <w:sz w:val="12"/>
                  <w:szCs w:val="16"/>
                </w:rPr>
                <w:t>202</w:t>
              </w:r>
              <w:r>
                <w:rPr>
                  <w:rFonts w:asciiTheme="majorHAnsi" w:hAnsiTheme="majorHAnsi"/>
                  <w:sz w:val="12"/>
                  <w:szCs w:val="16"/>
                </w:rPr>
                <w:t>5</w:t>
              </w:r>
            </w:ins>
            <w:del w:id="944" w:author="WTORKY" w:date="2025-10-01T21:54:00Z" w16du:dateUtc="2025-10-01T18:54:00Z">
              <w:r w:rsidDel="002B0D12">
                <w:rPr>
                  <w:rFonts w:asciiTheme="majorHAnsi" w:hAnsiTheme="majorHAnsi"/>
                  <w:sz w:val="12"/>
                  <w:szCs w:val="16"/>
                </w:rPr>
                <w:delText>Jan</w:delText>
              </w:r>
              <w:r w:rsidRPr="007A4D0B" w:rsidDel="002B0D12">
                <w:rPr>
                  <w:rFonts w:asciiTheme="majorHAnsi" w:hAnsiTheme="majorHAnsi"/>
                  <w:sz w:val="12"/>
                  <w:szCs w:val="16"/>
                </w:rPr>
                <w:delText xml:space="preserve"> - </w:delText>
              </w:r>
              <w:r w:rsidDel="002B0D12">
                <w:rPr>
                  <w:rFonts w:asciiTheme="majorHAnsi" w:hAnsiTheme="majorHAnsi"/>
                  <w:sz w:val="12"/>
                  <w:szCs w:val="16"/>
                </w:rPr>
                <w:delText>Mar</w:delText>
              </w:r>
              <w:r w:rsidRPr="007A4D0B" w:rsidDel="002B0D12">
                <w:rPr>
                  <w:rFonts w:asciiTheme="majorHAnsi" w:hAnsiTheme="majorHAnsi"/>
                  <w:sz w:val="12"/>
                  <w:szCs w:val="16"/>
                </w:rPr>
                <w:delText xml:space="preserve"> 202</w:delText>
              </w:r>
              <w:r w:rsidDel="002B0D12">
                <w:rPr>
                  <w:rFonts w:asciiTheme="majorHAnsi" w:hAnsiTheme="majorHAnsi"/>
                  <w:sz w:val="12"/>
                  <w:szCs w:val="16"/>
                </w:rPr>
                <w:delText>5</w:delText>
              </w:r>
            </w:del>
          </w:p>
        </w:tc>
        <w:tc>
          <w:tcPr>
            <w:tcW w:w="500" w:type="dxa"/>
          </w:tcPr>
          <w:p w14:paraId="5469FAA5" w14:textId="3D23EDE8" w:rsidR="00FC6945" w:rsidRPr="00E04DB1" w:rsidRDefault="00FC6945" w:rsidP="00FC6945">
            <w:pPr>
              <w:pStyle w:val="BB2023Body"/>
              <w:spacing w:line="276" w:lineRule="auto"/>
              <w:ind w:left="0"/>
              <w:jc w:val="center"/>
              <w:rPr>
                <w:rFonts w:asciiTheme="majorHAnsi" w:hAnsiTheme="majorHAnsi"/>
                <w:sz w:val="12"/>
                <w:szCs w:val="16"/>
              </w:rPr>
            </w:pPr>
            <w:ins w:id="945" w:author="WTORKY" w:date="2025-10-01T21:54:00Z" w16du:dateUtc="2025-10-01T18:54:00Z">
              <w:r>
                <w:rPr>
                  <w:rFonts w:asciiTheme="majorHAnsi" w:hAnsiTheme="majorHAnsi"/>
                  <w:sz w:val="12"/>
                  <w:szCs w:val="16"/>
                </w:rPr>
                <w:t>Jan</w:t>
              </w:r>
              <w:r w:rsidRPr="007A4D0B">
                <w:rPr>
                  <w:rFonts w:asciiTheme="majorHAnsi" w:hAnsiTheme="majorHAnsi"/>
                  <w:sz w:val="12"/>
                  <w:szCs w:val="16"/>
                </w:rPr>
                <w:t xml:space="preserve"> - </w:t>
              </w:r>
              <w:r>
                <w:rPr>
                  <w:rFonts w:asciiTheme="majorHAnsi" w:hAnsiTheme="majorHAnsi"/>
                  <w:sz w:val="12"/>
                  <w:szCs w:val="16"/>
                </w:rPr>
                <w:t>Mar</w:t>
              </w:r>
              <w:r w:rsidRPr="007A4D0B">
                <w:rPr>
                  <w:rFonts w:asciiTheme="majorHAnsi" w:hAnsiTheme="majorHAnsi"/>
                  <w:sz w:val="12"/>
                  <w:szCs w:val="16"/>
                </w:rPr>
                <w:t xml:space="preserve"> 202</w:t>
              </w:r>
              <w:r>
                <w:rPr>
                  <w:rFonts w:asciiTheme="majorHAnsi" w:hAnsiTheme="majorHAnsi"/>
                  <w:sz w:val="12"/>
                  <w:szCs w:val="16"/>
                </w:rPr>
                <w:t>5</w:t>
              </w:r>
            </w:ins>
            <w:del w:id="946" w:author="WTORKY" w:date="2025-10-01T21:54:00Z" w16du:dateUtc="2025-10-01T18:54:00Z">
              <w:r w:rsidRPr="007A4D0B" w:rsidDel="002B0D12">
                <w:rPr>
                  <w:rFonts w:asciiTheme="majorHAnsi" w:hAnsiTheme="majorHAnsi"/>
                  <w:sz w:val="12"/>
                  <w:szCs w:val="16"/>
                </w:rPr>
                <w:delText>Oct - Dec 2024</w:delText>
              </w:r>
            </w:del>
          </w:p>
        </w:tc>
        <w:tc>
          <w:tcPr>
            <w:tcW w:w="500" w:type="dxa"/>
          </w:tcPr>
          <w:p w14:paraId="00C16004" w14:textId="4A3D5A92" w:rsidR="00FC6945" w:rsidRPr="00E04DB1" w:rsidRDefault="00FC6945" w:rsidP="00FC6945">
            <w:pPr>
              <w:pStyle w:val="BB2023Body"/>
              <w:spacing w:line="276" w:lineRule="auto"/>
              <w:ind w:left="0"/>
              <w:jc w:val="center"/>
              <w:rPr>
                <w:rFonts w:asciiTheme="majorHAnsi" w:hAnsiTheme="majorHAnsi"/>
                <w:sz w:val="12"/>
                <w:szCs w:val="16"/>
              </w:rPr>
            </w:pPr>
            <w:ins w:id="947" w:author="WTORKY" w:date="2025-10-01T21:54:00Z" w16du:dateUtc="2025-10-01T18:54:00Z">
              <w:r>
                <w:rPr>
                  <w:rFonts w:asciiTheme="majorHAnsi" w:hAnsiTheme="majorHAnsi"/>
                  <w:sz w:val="12"/>
                  <w:szCs w:val="16"/>
                </w:rPr>
                <w:t>Apr</w:t>
              </w:r>
              <w:r w:rsidRPr="007A4D0B">
                <w:rPr>
                  <w:rFonts w:asciiTheme="majorHAnsi" w:hAnsiTheme="majorHAnsi"/>
                  <w:sz w:val="12"/>
                  <w:szCs w:val="16"/>
                </w:rPr>
                <w:t xml:space="preserve"> - </w:t>
              </w:r>
              <w:r>
                <w:rPr>
                  <w:rFonts w:asciiTheme="majorHAnsi" w:hAnsiTheme="majorHAnsi"/>
                  <w:sz w:val="12"/>
                  <w:szCs w:val="16"/>
                </w:rPr>
                <w:t>Jun</w:t>
              </w:r>
              <w:r w:rsidRPr="007A4D0B">
                <w:rPr>
                  <w:rFonts w:asciiTheme="majorHAnsi" w:hAnsiTheme="majorHAnsi"/>
                  <w:sz w:val="12"/>
                  <w:szCs w:val="16"/>
                </w:rPr>
                <w:t xml:space="preserve"> 202</w:t>
              </w:r>
              <w:r>
                <w:rPr>
                  <w:rFonts w:asciiTheme="majorHAnsi" w:hAnsiTheme="majorHAnsi"/>
                  <w:sz w:val="12"/>
                  <w:szCs w:val="16"/>
                </w:rPr>
                <w:t>4</w:t>
              </w:r>
            </w:ins>
            <w:del w:id="948" w:author="WTORKY" w:date="2025-10-01T21:54:00Z" w16du:dateUtc="2025-10-01T18:54:00Z">
              <w:r w:rsidDel="002B0D12">
                <w:rPr>
                  <w:rFonts w:asciiTheme="majorHAnsi" w:hAnsiTheme="majorHAnsi"/>
                  <w:sz w:val="12"/>
                  <w:szCs w:val="16"/>
                </w:rPr>
                <w:delText>Jan</w:delText>
              </w:r>
              <w:r w:rsidRPr="007A4D0B" w:rsidDel="002B0D12">
                <w:rPr>
                  <w:rFonts w:asciiTheme="majorHAnsi" w:hAnsiTheme="majorHAnsi"/>
                  <w:sz w:val="12"/>
                  <w:szCs w:val="16"/>
                </w:rPr>
                <w:delText xml:space="preserve"> - </w:delText>
              </w:r>
              <w:r w:rsidDel="002B0D12">
                <w:rPr>
                  <w:rFonts w:asciiTheme="majorHAnsi" w:hAnsiTheme="majorHAnsi"/>
                  <w:sz w:val="12"/>
                  <w:szCs w:val="16"/>
                </w:rPr>
                <w:delText>Mar</w:delText>
              </w:r>
              <w:r w:rsidRPr="007A4D0B" w:rsidDel="002B0D12">
                <w:rPr>
                  <w:rFonts w:asciiTheme="majorHAnsi" w:hAnsiTheme="majorHAnsi"/>
                  <w:sz w:val="12"/>
                  <w:szCs w:val="16"/>
                </w:rPr>
                <w:delText xml:space="preserve"> 202</w:delText>
              </w:r>
              <w:r w:rsidDel="002B0D12">
                <w:rPr>
                  <w:rFonts w:asciiTheme="majorHAnsi" w:hAnsiTheme="majorHAnsi"/>
                  <w:sz w:val="12"/>
                  <w:szCs w:val="16"/>
                </w:rPr>
                <w:delText>4</w:delText>
              </w:r>
            </w:del>
          </w:p>
        </w:tc>
        <w:tc>
          <w:tcPr>
            <w:tcW w:w="500" w:type="dxa"/>
          </w:tcPr>
          <w:p w14:paraId="158D254A" w14:textId="25993497" w:rsidR="00FC6945" w:rsidRPr="00E04DB1" w:rsidRDefault="00FC6945" w:rsidP="00FC6945">
            <w:pPr>
              <w:pStyle w:val="BB2023Body"/>
              <w:spacing w:line="276" w:lineRule="auto"/>
              <w:ind w:left="0"/>
              <w:jc w:val="center"/>
              <w:rPr>
                <w:rFonts w:asciiTheme="majorHAnsi" w:hAnsiTheme="majorHAnsi"/>
                <w:sz w:val="12"/>
                <w:szCs w:val="16"/>
              </w:rPr>
            </w:pPr>
            <w:ins w:id="949" w:author="WTORKY" w:date="2025-10-01T21:54:00Z" w16du:dateUtc="2025-10-01T18:54:00Z">
              <w:r>
                <w:rPr>
                  <w:rFonts w:asciiTheme="majorHAnsi" w:hAnsiTheme="majorHAnsi"/>
                  <w:sz w:val="12"/>
                  <w:szCs w:val="16"/>
                </w:rPr>
                <w:t>Apr</w:t>
              </w:r>
              <w:r w:rsidRPr="007A4D0B">
                <w:rPr>
                  <w:rFonts w:asciiTheme="majorHAnsi" w:hAnsiTheme="majorHAnsi"/>
                  <w:sz w:val="12"/>
                  <w:szCs w:val="16"/>
                </w:rPr>
                <w:t xml:space="preserve"> - </w:t>
              </w:r>
              <w:r>
                <w:rPr>
                  <w:rFonts w:asciiTheme="majorHAnsi" w:hAnsiTheme="majorHAnsi"/>
                  <w:sz w:val="12"/>
                  <w:szCs w:val="16"/>
                </w:rPr>
                <w:t xml:space="preserve">Jun </w:t>
              </w:r>
              <w:r w:rsidRPr="007A4D0B">
                <w:rPr>
                  <w:rFonts w:asciiTheme="majorHAnsi" w:hAnsiTheme="majorHAnsi"/>
                  <w:sz w:val="12"/>
                  <w:szCs w:val="16"/>
                </w:rPr>
                <w:t>202</w:t>
              </w:r>
              <w:r>
                <w:rPr>
                  <w:rFonts w:asciiTheme="majorHAnsi" w:hAnsiTheme="majorHAnsi"/>
                  <w:sz w:val="12"/>
                  <w:szCs w:val="16"/>
                </w:rPr>
                <w:t>5</w:t>
              </w:r>
            </w:ins>
            <w:del w:id="950" w:author="WTORKY" w:date="2025-10-01T21:54:00Z" w16du:dateUtc="2025-10-01T18:54:00Z">
              <w:r w:rsidDel="002B0D12">
                <w:rPr>
                  <w:rFonts w:asciiTheme="majorHAnsi" w:hAnsiTheme="majorHAnsi"/>
                  <w:sz w:val="12"/>
                  <w:szCs w:val="16"/>
                </w:rPr>
                <w:delText>Jan</w:delText>
              </w:r>
              <w:r w:rsidRPr="007A4D0B" w:rsidDel="002B0D12">
                <w:rPr>
                  <w:rFonts w:asciiTheme="majorHAnsi" w:hAnsiTheme="majorHAnsi"/>
                  <w:sz w:val="12"/>
                  <w:szCs w:val="16"/>
                </w:rPr>
                <w:delText xml:space="preserve"> - </w:delText>
              </w:r>
              <w:r w:rsidDel="002B0D12">
                <w:rPr>
                  <w:rFonts w:asciiTheme="majorHAnsi" w:hAnsiTheme="majorHAnsi"/>
                  <w:sz w:val="12"/>
                  <w:szCs w:val="16"/>
                </w:rPr>
                <w:delText>Mar</w:delText>
              </w:r>
              <w:r w:rsidRPr="007A4D0B" w:rsidDel="002B0D12">
                <w:rPr>
                  <w:rFonts w:asciiTheme="majorHAnsi" w:hAnsiTheme="majorHAnsi"/>
                  <w:sz w:val="12"/>
                  <w:szCs w:val="16"/>
                </w:rPr>
                <w:delText xml:space="preserve"> 202</w:delText>
              </w:r>
              <w:r w:rsidDel="002B0D12">
                <w:rPr>
                  <w:rFonts w:asciiTheme="majorHAnsi" w:hAnsiTheme="majorHAnsi"/>
                  <w:sz w:val="12"/>
                  <w:szCs w:val="16"/>
                </w:rPr>
                <w:delText>5</w:delText>
              </w:r>
            </w:del>
          </w:p>
        </w:tc>
        <w:tc>
          <w:tcPr>
            <w:tcW w:w="500" w:type="dxa"/>
          </w:tcPr>
          <w:p w14:paraId="62DC4553" w14:textId="224B8418" w:rsidR="00FC6945" w:rsidRPr="00E04DB1" w:rsidRDefault="00FC6945" w:rsidP="00FC6945">
            <w:pPr>
              <w:pStyle w:val="BB2023Body"/>
              <w:spacing w:line="276" w:lineRule="auto"/>
              <w:ind w:left="0"/>
              <w:jc w:val="center"/>
              <w:rPr>
                <w:rFonts w:asciiTheme="majorHAnsi" w:hAnsiTheme="majorHAnsi"/>
                <w:sz w:val="12"/>
                <w:szCs w:val="16"/>
              </w:rPr>
            </w:pPr>
            <w:ins w:id="951" w:author="WTORKY" w:date="2025-10-01T21:54:00Z" w16du:dateUtc="2025-10-01T18:54:00Z">
              <w:r>
                <w:rPr>
                  <w:rFonts w:asciiTheme="majorHAnsi" w:hAnsiTheme="majorHAnsi"/>
                  <w:sz w:val="12"/>
                  <w:szCs w:val="16"/>
                </w:rPr>
                <w:t>Jan</w:t>
              </w:r>
              <w:r w:rsidRPr="007A4D0B">
                <w:rPr>
                  <w:rFonts w:asciiTheme="majorHAnsi" w:hAnsiTheme="majorHAnsi"/>
                  <w:sz w:val="12"/>
                  <w:szCs w:val="16"/>
                </w:rPr>
                <w:t xml:space="preserve"> - </w:t>
              </w:r>
              <w:r>
                <w:rPr>
                  <w:rFonts w:asciiTheme="majorHAnsi" w:hAnsiTheme="majorHAnsi"/>
                  <w:sz w:val="12"/>
                  <w:szCs w:val="16"/>
                </w:rPr>
                <w:t>Mar</w:t>
              </w:r>
              <w:r w:rsidRPr="007A4D0B">
                <w:rPr>
                  <w:rFonts w:asciiTheme="majorHAnsi" w:hAnsiTheme="majorHAnsi"/>
                  <w:sz w:val="12"/>
                  <w:szCs w:val="16"/>
                </w:rPr>
                <w:t xml:space="preserve"> 202</w:t>
              </w:r>
              <w:r>
                <w:rPr>
                  <w:rFonts w:asciiTheme="majorHAnsi" w:hAnsiTheme="majorHAnsi"/>
                  <w:sz w:val="12"/>
                  <w:szCs w:val="16"/>
                </w:rPr>
                <w:t>5</w:t>
              </w:r>
            </w:ins>
            <w:del w:id="952" w:author="WTORKY" w:date="2025-10-01T21:54:00Z" w16du:dateUtc="2025-10-01T18:54:00Z">
              <w:r w:rsidRPr="007A4D0B" w:rsidDel="002B0D12">
                <w:rPr>
                  <w:rFonts w:asciiTheme="majorHAnsi" w:hAnsiTheme="majorHAnsi"/>
                  <w:sz w:val="12"/>
                  <w:szCs w:val="16"/>
                </w:rPr>
                <w:delText>Oct - Dec 2024</w:delText>
              </w:r>
            </w:del>
          </w:p>
        </w:tc>
        <w:tc>
          <w:tcPr>
            <w:tcW w:w="500" w:type="dxa"/>
          </w:tcPr>
          <w:p w14:paraId="375C6465" w14:textId="0CD7282A" w:rsidR="00FC6945" w:rsidRPr="00E04DB1" w:rsidRDefault="00FC6945" w:rsidP="00FC6945">
            <w:pPr>
              <w:pStyle w:val="BB2023Body"/>
              <w:spacing w:line="276" w:lineRule="auto"/>
              <w:ind w:left="0"/>
              <w:jc w:val="center"/>
              <w:rPr>
                <w:rFonts w:asciiTheme="majorHAnsi" w:hAnsiTheme="majorHAnsi"/>
                <w:sz w:val="12"/>
                <w:szCs w:val="16"/>
              </w:rPr>
            </w:pPr>
            <w:ins w:id="953" w:author="WTORKY" w:date="2025-10-01T21:54:00Z" w16du:dateUtc="2025-10-01T18:54:00Z">
              <w:r>
                <w:rPr>
                  <w:rFonts w:asciiTheme="majorHAnsi" w:hAnsiTheme="majorHAnsi"/>
                  <w:sz w:val="12"/>
                  <w:szCs w:val="16"/>
                </w:rPr>
                <w:t>Apr</w:t>
              </w:r>
              <w:r w:rsidRPr="007A4D0B">
                <w:rPr>
                  <w:rFonts w:asciiTheme="majorHAnsi" w:hAnsiTheme="majorHAnsi"/>
                  <w:sz w:val="12"/>
                  <w:szCs w:val="16"/>
                </w:rPr>
                <w:t xml:space="preserve"> - </w:t>
              </w:r>
              <w:r>
                <w:rPr>
                  <w:rFonts w:asciiTheme="majorHAnsi" w:hAnsiTheme="majorHAnsi"/>
                  <w:sz w:val="12"/>
                  <w:szCs w:val="16"/>
                </w:rPr>
                <w:t>Jun</w:t>
              </w:r>
              <w:r w:rsidRPr="007A4D0B">
                <w:rPr>
                  <w:rFonts w:asciiTheme="majorHAnsi" w:hAnsiTheme="majorHAnsi"/>
                  <w:sz w:val="12"/>
                  <w:szCs w:val="16"/>
                </w:rPr>
                <w:t xml:space="preserve"> 202</w:t>
              </w:r>
              <w:r>
                <w:rPr>
                  <w:rFonts w:asciiTheme="majorHAnsi" w:hAnsiTheme="majorHAnsi"/>
                  <w:sz w:val="12"/>
                  <w:szCs w:val="16"/>
                </w:rPr>
                <w:t>4</w:t>
              </w:r>
            </w:ins>
            <w:del w:id="954" w:author="WTORKY" w:date="2025-10-01T21:54:00Z" w16du:dateUtc="2025-10-01T18:54:00Z">
              <w:r w:rsidDel="002B0D12">
                <w:rPr>
                  <w:rFonts w:asciiTheme="majorHAnsi" w:hAnsiTheme="majorHAnsi"/>
                  <w:sz w:val="12"/>
                  <w:szCs w:val="16"/>
                </w:rPr>
                <w:delText>Jan</w:delText>
              </w:r>
              <w:r w:rsidRPr="007A4D0B" w:rsidDel="002B0D12">
                <w:rPr>
                  <w:rFonts w:asciiTheme="majorHAnsi" w:hAnsiTheme="majorHAnsi"/>
                  <w:sz w:val="12"/>
                  <w:szCs w:val="16"/>
                </w:rPr>
                <w:delText xml:space="preserve"> - </w:delText>
              </w:r>
              <w:r w:rsidDel="002B0D12">
                <w:rPr>
                  <w:rFonts w:asciiTheme="majorHAnsi" w:hAnsiTheme="majorHAnsi"/>
                  <w:sz w:val="12"/>
                  <w:szCs w:val="16"/>
                </w:rPr>
                <w:delText>Mar</w:delText>
              </w:r>
              <w:r w:rsidRPr="007A4D0B" w:rsidDel="002B0D12">
                <w:rPr>
                  <w:rFonts w:asciiTheme="majorHAnsi" w:hAnsiTheme="majorHAnsi"/>
                  <w:sz w:val="12"/>
                  <w:szCs w:val="16"/>
                </w:rPr>
                <w:delText xml:space="preserve"> 202</w:delText>
              </w:r>
              <w:r w:rsidDel="002B0D12">
                <w:rPr>
                  <w:rFonts w:asciiTheme="majorHAnsi" w:hAnsiTheme="majorHAnsi"/>
                  <w:sz w:val="12"/>
                  <w:szCs w:val="16"/>
                </w:rPr>
                <w:delText>4</w:delText>
              </w:r>
            </w:del>
          </w:p>
        </w:tc>
        <w:tc>
          <w:tcPr>
            <w:tcW w:w="500" w:type="dxa"/>
          </w:tcPr>
          <w:p w14:paraId="6E8453C0" w14:textId="3857C422" w:rsidR="00FC6945" w:rsidRPr="00E04DB1" w:rsidRDefault="00FC6945" w:rsidP="00FC6945">
            <w:pPr>
              <w:pStyle w:val="BB2023Body"/>
              <w:spacing w:line="276" w:lineRule="auto"/>
              <w:ind w:left="0"/>
              <w:jc w:val="center"/>
              <w:rPr>
                <w:rFonts w:asciiTheme="majorHAnsi" w:hAnsiTheme="majorHAnsi"/>
                <w:sz w:val="12"/>
                <w:szCs w:val="16"/>
              </w:rPr>
            </w:pPr>
            <w:ins w:id="955" w:author="WTORKY" w:date="2025-10-01T21:54:00Z" w16du:dateUtc="2025-10-01T18:54:00Z">
              <w:r>
                <w:rPr>
                  <w:rFonts w:asciiTheme="majorHAnsi" w:hAnsiTheme="majorHAnsi"/>
                  <w:sz w:val="12"/>
                  <w:szCs w:val="16"/>
                </w:rPr>
                <w:t>Apr</w:t>
              </w:r>
              <w:r w:rsidRPr="007A4D0B">
                <w:rPr>
                  <w:rFonts w:asciiTheme="majorHAnsi" w:hAnsiTheme="majorHAnsi"/>
                  <w:sz w:val="12"/>
                  <w:szCs w:val="16"/>
                </w:rPr>
                <w:t xml:space="preserve"> - </w:t>
              </w:r>
              <w:r>
                <w:rPr>
                  <w:rFonts w:asciiTheme="majorHAnsi" w:hAnsiTheme="majorHAnsi"/>
                  <w:sz w:val="12"/>
                  <w:szCs w:val="16"/>
                </w:rPr>
                <w:t xml:space="preserve">Jun </w:t>
              </w:r>
              <w:r w:rsidRPr="007A4D0B">
                <w:rPr>
                  <w:rFonts w:asciiTheme="majorHAnsi" w:hAnsiTheme="majorHAnsi"/>
                  <w:sz w:val="12"/>
                  <w:szCs w:val="16"/>
                </w:rPr>
                <w:t>202</w:t>
              </w:r>
              <w:r>
                <w:rPr>
                  <w:rFonts w:asciiTheme="majorHAnsi" w:hAnsiTheme="majorHAnsi"/>
                  <w:sz w:val="12"/>
                  <w:szCs w:val="16"/>
                </w:rPr>
                <w:t>5</w:t>
              </w:r>
            </w:ins>
            <w:del w:id="956" w:author="WTORKY" w:date="2025-10-01T21:54:00Z" w16du:dateUtc="2025-10-01T18:54:00Z">
              <w:r w:rsidDel="002B0D12">
                <w:rPr>
                  <w:rFonts w:asciiTheme="majorHAnsi" w:hAnsiTheme="majorHAnsi"/>
                  <w:sz w:val="12"/>
                  <w:szCs w:val="16"/>
                </w:rPr>
                <w:delText>Jan</w:delText>
              </w:r>
              <w:r w:rsidRPr="007A4D0B" w:rsidDel="002B0D12">
                <w:rPr>
                  <w:rFonts w:asciiTheme="majorHAnsi" w:hAnsiTheme="majorHAnsi"/>
                  <w:sz w:val="12"/>
                  <w:szCs w:val="16"/>
                </w:rPr>
                <w:delText xml:space="preserve"> - </w:delText>
              </w:r>
              <w:r w:rsidDel="002B0D12">
                <w:rPr>
                  <w:rFonts w:asciiTheme="majorHAnsi" w:hAnsiTheme="majorHAnsi"/>
                  <w:sz w:val="12"/>
                  <w:szCs w:val="16"/>
                </w:rPr>
                <w:delText>Mar</w:delText>
              </w:r>
              <w:r w:rsidRPr="007A4D0B" w:rsidDel="002B0D12">
                <w:rPr>
                  <w:rFonts w:asciiTheme="majorHAnsi" w:hAnsiTheme="majorHAnsi"/>
                  <w:sz w:val="12"/>
                  <w:szCs w:val="16"/>
                </w:rPr>
                <w:delText xml:space="preserve"> 202</w:delText>
              </w:r>
              <w:r w:rsidDel="002B0D12">
                <w:rPr>
                  <w:rFonts w:asciiTheme="majorHAnsi" w:hAnsiTheme="majorHAnsi"/>
                  <w:sz w:val="12"/>
                  <w:szCs w:val="16"/>
                </w:rPr>
                <w:delText>5</w:delText>
              </w:r>
            </w:del>
          </w:p>
        </w:tc>
        <w:tc>
          <w:tcPr>
            <w:tcW w:w="500" w:type="dxa"/>
          </w:tcPr>
          <w:p w14:paraId="658DDD84" w14:textId="5F3056D3" w:rsidR="00FC6945" w:rsidRPr="00E04DB1" w:rsidRDefault="00FC6945" w:rsidP="00FC6945">
            <w:pPr>
              <w:pStyle w:val="BB2023Body"/>
              <w:spacing w:line="276" w:lineRule="auto"/>
              <w:ind w:left="0"/>
              <w:jc w:val="center"/>
              <w:rPr>
                <w:rFonts w:asciiTheme="majorHAnsi" w:hAnsiTheme="majorHAnsi"/>
                <w:sz w:val="12"/>
                <w:szCs w:val="16"/>
              </w:rPr>
            </w:pPr>
            <w:ins w:id="957" w:author="WTORKY" w:date="2025-10-01T21:54:00Z" w16du:dateUtc="2025-10-01T18:54:00Z">
              <w:r>
                <w:rPr>
                  <w:rFonts w:asciiTheme="majorHAnsi" w:hAnsiTheme="majorHAnsi"/>
                  <w:sz w:val="12"/>
                  <w:szCs w:val="16"/>
                </w:rPr>
                <w:t>Jan</w:t>
              </w:r>
              <w:r w:rsidRPr="007A4D0B">
                <w:rPr>
                  <w:rFonts w:asciiTheme="majorHAnsi" w:hAnsiTheme="majorHAnsi"/>
                  <w:sz w:val="12"/>
                  <w:szCs w:val="16"/>
                </w:rPr>
                <w:t xml:space="preserve"> - </w:t>
              </w:r>
              <w:r>
                <w:rPr>
                  <w:rFonts w:asciiTheme="majorHAnsi" w:hAnsiTheme="majorHAnsi"/>
                  <w:sz w:val="12"/>
                  <w:szCs w:val="16"/>
                </w:rPr>
                <w:t>Mar</w:t>
              </w:r>
              <w:r w:rsidRPr="007A4D0B">
                <w:rPr>
                  <w:rFonts w:asciiTheme="majorHAnsi" w:hAnsiTheme="majorHAnsi"/>
                  <w:sz w:val="12"/>
                  <w:szCs w:val="16"/>
                </w:rPr>
                <w:t xml:space="preserve"> 202</w:t>
              </w:r>
              <w:r>
                <w:rPr>
                  <w:rFonts w:asciiTheme="majorHAnsi" w:hAnsiTheme="majorHAnsi"/>
                  <w:sz w:val="12"/>
                  <w:szCs w:val="16"/>
                </w:rPr>
                <w:t>5</w:t>
              </w:r>
            </w:ins>
            <w:del w:id="958" w:author="WTORKY" w:date="2025-10-01T21:54:00Z" w16du:dateUtc="2025-10-01T18:54:00Z">
              <w:r w:rsidRPr="007A4D0B" w:rsidDel="002B0D12">
                <w:rPr>
                  <w:rFonts w:asciiTheme="majorHAnsi" w:hAnsiTheme="majorHAnsi"/>
                  <w:sz w:val="12"/>
                  <w:szCs w:val="16"/>
                </w:rPr>
                <w:delText>Oct - Dec 2024</w:delText>
              </w:r>
            </w:del>
          </w:p>
        </w:tc>
        <w:tc>
          <w:tcPr>
            <w:tcW w:w="504" w:type="dxa"/>
          </w:tcPr>
          <w:p w14:paraId="0E77F908" w14:textId="2586CF0B" w:rsidR="00FC6945" w:rsidRPr="00E04DB1" w:rsidRDefault="00FC6945" w:rsidP="00FC6945">
            <w:pPr>
              <w:pStyle w:val="BB2023Body"/>
              <w:spacing w:line="276" w:lineRule="auto"/>
              <w:ind w:left="0"/>
              <w:jc w:val="center"/>
              <w:rPr>
                <w:rFonts w:asciiTheme="majorHAnsi" w:hAnsiTheme="majorHAnsi"/>
                <w:sz w:val="12"/>
                <w:szCs w:val="16"/>
              </w:rPr>
            </w:pPr>
            <w:ins w:id="959" w:author="WTORKY" w:date="2025-10-01T21:54:00Z" w16du:dateUtc="2025-10-01T18:54:00Z">
              <w:r>
                <w:rPr>
                  <w:rFonts w:asciiTheme="majorHAnsi" w:hAnsiTheme="majorHAnsi"/>
                  <w:sz w:val="12"/>
                  <w:szCs w:val="16"/>
                </w:rPr>
                <w:t>Apr</w:t>
              </w:r>
              <w:r w:rsidRPr="007A4D0B">
                <w:rPr>
                  <w:rFonts w:asciiTheme="majorHAnsi" w:hAnsiTheme="majorHAnsi"/>
                  <w:sz w:val="12"/>
                  <w:szCs w:val="16"/>
                </w:rPr>
                <w:t xml:space="preserve"> - </w:t>
              </w:r>
              <w:r>
                <w:rPr>
                  <w:rFonts w:asciiTheme="majorHAnsi" w:hAnsiTheme="majorHAnsi"/>
                  <w:sz w:val="12"/>
                  <w:szCs w:val="16"/>
                </w:rPr>
                <w:t>Jun</w:t>
              </w:r>
              <w:r w:rsidRPr="007A4D0B">
                <w:rPr>
                  <w:rFonts w:asciiTheme="majorHAnsi" w:hAnsiTheme="majorHAnsi"/>
                  <w:sz w:val="12"/>
                  <w:szCs w:val="16"/>
                </w:rPr>
                <w:t xml:space="preserve"> 202</w:t>
              </w:r>
              <w:r>
                <w:rPr>
                  <w:rFonts w:asciiTheme="majorHAnsi" w:hAnsiTheme="majorHAnsi"/>
                  <w:sz w:val="12"/>
                  <w:szCs w:val="16"/>
                </w:rPr>
                <w:t>4</w:t>
              </w:r>
            </w:ins>
            <w:del w:id="960" w:author="WTORKY" w:date="2025-10-01T21:54:00Z" w16du:dateUtc="2025-10-01T18:54:00Z">
              <w:r w:rsidDel="002B0D12">
                <w:rPr>
                  <w:rFonts w:asciiTheme="majorHAnsi" w:hAnsiTheme="majorHAnsi"/>
                  <w:sz w:val="12"/>
                  <w:szCs w:val="16"/>
                </w:rPr>
                <w:delText>Jan</w:delText>
              </w:r>
              <w:r w:rsidRPr="007A4D0B" w:rsidDel="002B0D12">
                <w:rPr>
                  <w:rFonts w:asciiTheme="majorHAnsi" w:hAnsiTheme="majorHAnsi"/>
                  <w:sz w:val="12"/>
                  <w:szCs w:val="16"/>
                </w:rPr>
                <w:delText xml:space="preserve"> - </w:delText>
              </w:r>
              <w:r w:rsidDel="002B0D12">
                <w:rPr>
                  <w:rFonts w:asciiTheme="majorHAnsi" w:hAnsiTheme="majorHAnsi"/>
                  <w:sz w:val="12"/>
                  <w:szCs w:val="16"/>
                </w:rPr>
                <w:delText>Mar</w:delText>
              </w:r>
              <w:r w:rsidRPr="007A4D0B" w:rsidDel="002B0D12">
                <w:rPr>
                  <w:rFonts w:asciiTheme="majorHAnsi" w:hAnsiTheme="majorHAnsi"/>
                  <w:sz w:val="12"/>
                  <w:szCs w:val="16"/>
                </w:rPr>
                <w:delText xml:space="preserve"> 202</w:delText>
              </w:r>
              <w:r w:rsidDel="002B0D12">
                <w:rPr>
                  <w:rFonts w:asciiTheme="majorHAnsi" w:hAnsiTheme="majorHAnsi"/>
                  <w:sz w:val="12"/>
                  <w:szCs w:val="16"/>
                </w:rPr>
                <w:delText>4</w:delText>
              </w:r>
            </w:del>
          </w:p>
        </w:tc>
      </w:tr>
    </w:tbl>
    <w:p w14:paraId="1AA966D2" w14:textId="1C4C970D" w:rsidR="005D5E86" w:rsidRDefault="005D5E86" w:rsidP="005D5E86">
      <w:pPr>
        <w:pStyle w:val="BB2023Body"/>
        <w:spacing w:before="120" w:line="276" w:lineRule="auto"/>
        <w:ind w:left="0"/>
        <w:rPr>
          <w:sz w:val="14"/>
          <w:szCs w:val="18"/>
        </w:rPr>
      </w:pPr>
      <w:r w:rsidRPr="00601523">
        <w:rPr>
          <w:i/>
          <w:iCs/>
          <w:sz w:val="14"/>
          <w:szCs w:val="18"/>
        </w:rPr>
        <w:t xml:space="preserve">Source: </w:t>
      </w:r>
      <w:r w:rsidRPr="00601523">
        <w:rPr>
          <w:sz w:val="14"/>
          <w:szCs w:val="18"/>
        </w:rPr>
        <w:t>Survey results.</w:t>
      </w:r>
    </w:p>
    <w:p w14:paraId="368A6169" w14:textId="77B9835A" w:rsidR="00774362" w:rsidRPr="00FC6945" w:rsidRDefault="00331F14" w:rsidP="00AB16B3">
      <w:pPr>
        <w:pStyle w:val="BB2023Body"/>
        <w:spacing w:before="120" w:line="276" w:lineRule="auto"/>
        <w:ind w:left="0"/>
        <w:rPr>
          <w:rFonts w:ascii="Sinkin Sans 800 Black" w:hAnsi="Sinkin Sans 800 Black"/>
          <w:spacing w:val="-6"/>
          <w:rPrChange w:id="961" w:author="WTORKY" w:date="2025-10-01T22:00:00Z" w16du:dateUtc="2025-10-01T19:00:00Z">
            <w:rPr>
              <w:rFonts w:ascii="Sinkin Sans 800 Black" w:hAnsi="Sinkin Sans 800 Black"/>
            </w:rPr>
          </w:rPrChange>
        </w:rPr>
      </w:pPr>
      <w:r w:rsidRPr="0061375E">
        <w:rPr>
          <w:rFonts w:ascii="Sinkin Sans 800 Black" w:hAnsi="Sinkin Sans 800 Black"/>
          <w:noProof/>
          <w:color w:val="1FBACF" w:themeColor="accent1"/>
        </w:rPr>
        <w:lastRenderedPageBreak/>
        <w:drawing>
          <wp:anchor distT="0" distB="0" distL="114300" distR="114300" simplePos="0" relativeHeight="251674776" behindDoc="1" locked="0" layoutInCell="1" allowOverlap="1" wp14:anchorId="746A666C" wp14:editId="392B18F9">
            <wp:simplePos x="0" y="0"/>
            <wp:positionH relativeFrom="page">
              <wp:align>left</wp:align>
            </wp:positionH>
            <wp:positionV relativeFrom="paragraph">
              <wp:posOffset>-476885</wp:posOffset>
            </wp:positionV>
            <wp:extent cx="7193280" cy="9932670"/>
            <wp:effectExtent l="0" t="0" r="7620" b="0"/>
            <wp:wrapNone/>
            <wp:docPr id="629245408" name="Picture 629245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280" cy="9932670"/>
                    </a:xfrm>
                    <a:prstGeom prst="rect">
                      <a:avLst/>
                    </a:prstGeom>
                    <a:noFill/>
                  </pic:spPr>
                </pic:pic>
              </a:graphicData>
            </a:graphic>
            <wp14:sizeRelH relativeFrom="margin">
              <wp14:pctWidth>0</wp14:pctWidth>
            </wp14:sizeRelH>
            <wp14:sizeRelV relativeFrom="margin">
              <wp14:pctHeight>0</wp14:pctHeight>
            </wp14:sizeRelV>
          </wp:anchor>
        </w:drawing>
      </w:r>
      <w:ins w:id="962" w:author="Mohamed Abdel-Hakam" w:date="2025-09-29T18:42:00Z">
        <w:del w:id="963" w:author="WTORKY" w:date="2025-10-01T22:00:00Z" w16du:dateUtc="2025-10-01T19:00:00Z">
          <w:r w:rsidR="000E1BD1" w:rsidRPr="000E1BD1" w:rsidDel="00FC6945">
            <w:delText xml:space="preserve"> </w:delText>
          </w:r>
        </w:del>
        <w:r w:rsidR="000E1BD1" w:rsidRPr="00FC6945">
          <w:rPr>
            <w:rFonts w:ascii="Sinkin Sans 800 Black" w:hAnsi="Sinkin Sans 800 Black"/>
            <w:spacing w:val="-6"/>
            <w:rPrChange w:id="964" w:author="WTORKY" w:date="2025-10-01T22:00:00Z" w16du:dateUtc="2025-10-01T19:00:00Z">
              <w:rPr>
                <w:rFonts w:ascii="Sinkin Sans 800 Black" w:hAnsi="Sinkin Sans 800 Black"/>
              </w:rPr>
            </w:rPrChange>
          </w:rPr>
          <w:t>The following is an analysis of performance of the economic sectors during the quarter under study, based on the sample's responses, and compared to the previous and corresponding quarters:</w:t>
        </w:r>
      </w:ins>
      <w:del w:id="965" w:author="Mohamed Abdel-Hakam" w:date="2025-09-29T18:42:00Z">
        <w:r w:rsidR="00EE7BC7" w:rsidRPr="00FC6945" w:rsidDel="000E1BD1">
          <w:rPr>
            <w:rFonts w:ascii="Sinkin Sans 800 Black" w:hAnsi="Sinkin Sans 800 Black"/>
            <w:spacing w:val="-6"/>
            <w:rPrChange w:id="966" w:author="WTORKY" w:date="2025-10-01T22:00:00Z" w16du:dateUtc="2025-10-01T19:00:00Z">
              <w:rPr>
                <w:rFonts w:ascii="Sinkin Sans 800 Black" w:hAnsi="Sinkin Sans 800 Black"/>
              </w:rPr>
            </w:rPrChange>
          </w:rPr>
          <w:delText>The following is an analysis of the performance of the economic sectors during the quarter under study, based on the survey results, and compared to performance in the previous and corresponding quarters:</w:delText>
        </w:r>
      </w:del>
    </w:p>
    <w:p w14:paraId="6563AFCA" w14:textId="77777777" w:rsidR="000E1BD1" w:rsidRPr="000E1BD1" w:rsidRDefault="000E1BD1">
      <w:pPr>
        <w:pStyle w:val="BB2023Body"/>
        <w:numPr>
          <w:ilvl w:val="0"/>
          <w:numId w:val="34"/>
        </w:numPr>
        <w:spacing w:before="120" w:line="276" w:lineRule="auto"/>
        <w:ind w:left="450"/>
        <w:rPr>
          <w:ins w:id="967" w:author="Mohamed Abdel-Hakam" w:date="2025-09-29T18:42:00Z"/>
          <w:rFonts w:eastAsiaTheme="minorHAnsi"/>
          <w:szCs w:val="16"/>
        </w:rPr>
        <w:pPrChange w:id="968" w:author="Mohamed Abdel-Hakam" w:date="2025-09-29T18:45:00Z">
          <w:pPr>
            <w:pStyle w:val="BB2023Body"/>
            <w:spacing w:before="120" w:line="276" w:lineRule="auto"/>
          </w:pPr>
        </w:pPrChange>
      </w:pPr>
      <w:ins w:id="969" w:author="Mohamed Abdel-Hakam" w:date="2025-09-29T18:42:00Z">
        <w:r w:rsidRPr="000E1BD1">
          <w:rPr>
            <w:rFonts w:eastAsiaTheme="minorHAnsi"/>
            <w:szCs w:val="16"/>
          </w:rPr>
          <w:t>The manufacturing industries sector recorded the lowest performance of all sectors, with values below the neutral level by two points, and less than the previous quarter by 7 points, albeit higher than the corresponding quarter by one point. This is primarily due to production, sales, and export indices falling below the neutral level during the quarter under review, and their decline compared to the previous quarter. This decline is due to lower demand, particularly after the end of the holidays and the school year, which was clearly evident in the ready-made garment and food industries.</w:t>
        </w:r>
      </w:ins>
    </w:p>
    <w:p w14:paraId="3C5BC94D" w14:textId="77777777" w:rsidR="000E1BD1" w:rsidRPr="000E1BD1" w:rsidRDefault="000E1BD1">
      <w:pPr>
        <w:pStyle w:val="BB2023Body"/>
        <w:numPr>
          <w:ilvl w:val="0"/>
          <w:numId w:val="34"/>
        </w:numPr>
        <w:spacing w:before="120" w:line="276" w:lineRule="auto"/>
        <w:ind w:left="450"/>
        <w:rPr>
          <w:ins w:id="970" w:author="Mohamed Abdel-Hakam" w:date="2025-09-29T18:42:00Z"/>
          <w:rFonts w:eastAsiaTheme="minorHAnsi"/>
          <w:szCs w:val="16"/>
        </w:rPr>
        <w:pPrChange w:id="971" w:author="Mohamed Abdel-Hakam" w:date="2025-09-29T18:45:00Z">
          <w:pPr>
            <w:pStyle w:val="BB2023Body"/>
            <w:spacing w:before="120" w:line="276" w:lineRule="auto"/>
          </w:pPr>
        </w:pPrChange>
      </w:pPr>
      <w:ins w:id="972" w:author="Mohamed Abdel-Hakam" w:date="2025-09-29T18:42:00Z">
        <w:r w:rsidRPr="000E1BD1">
          <w:rPr>
            <w:rFonts w:eastAsiaTheme="minorHAnsi"/>
            <w:szCs w:val="16"/>
          </w:rPr>
          <w:t>The construction sector posted values at the neutral level during the quarter under review, which is 3 points lower than the previous quarter and 4 points higher than the corresponding quarter. This is attributed to the stability of all indices during the quarter under review, as a result of continued demand for housing in resorts and new cities, and the launch of new projects in El-</w:t>
        </w:r>
        <w:proofErr w:type="spellStart"/>
        <w:r w:rsidRPr="000E1BD1">
          <w:rPr>
            <w:rFonts w:eastAsiaTheme="minorHAnsi"/>
            <w:szCs w:val="16"/>
          </w:rPr>
          <w:t>Wahat</w:t>
        </w:r>
        <w:proofErr w:type="spellEnd"/>
        <w:r w:rsidRPr="000E1BD1">
          <w:rPr>
            <w:rFonts w:eastAsiaTheme="minorHAnsi"/>
            <w:szCs w:val="16"/>
          </w:rPr>
          <w:t xml:space="preserve"> [Oases] and the North Coast. Furthermore, the government's infrastructure, road, and new city projects played a significant role in the sector's recovery. Rising input prices remain the sector's biggest challenge during the current quarter.</w:t>
        </w:r>
      </w:ins>
    </w:p>
    <w:p w14:paraId="28465E8C" w14:textId="77777777" w:rsidR="000E1BD1" w:rsidRPr="000E1BD1" w:rsidRDefault="000E1BD1">
      <w:pPr>
        <w:pStyle w:val="BB2023Body"/>
        <w:numPr>
          <w:ilvl w:val="0"/>
          <w:numId w:val="34"/>
        </w:numPr>
        <w:spacing w:before="120" w:line="276" w:lineRule="auto"/>
        <w:ind w:left="450"/>
        <w:rPr>
          <w:ins w:id="973" w:author="Mohamed Abdel-Hakam" w:date="2025-09-29T18:42:00Z"/>
          <w:rFonts w:eastAsiaTheme="minorHAnsi"/>
          <w:szCs w:val="16"/>
        </w:rPr>
        <w:pPrChange w:id="974" w:author="Mohamed Abdel-Hakam" w:date="2025-09-29T18:45:00Z">
          <w:pPr>
            <w:pStyle w:val="BB2023Body"/>
            <w:spacing w:before="120" w:line="276" w:lineRule="auto"/>
          </w:pPr>
        </w:pPrChange>
      </w:pPr>
      <w:ins w:id="975" w:author="Mohamed Abdel-Hakam" w:date="2025-09-29T18:42:00Z">
        <w:r w:rsidRPr="000E1BD1">
          <w:rPr>
            <w:rFonts w:eastAsiaTheme="minorHAnsi"/>
            <w:szCs w:val="16"/>
          </w:rPr>
          <w:t>The tourism sector posted higher values than neutral by 7 points, and lower than the previous quarter by 9 points, albeit 9 points higher than the corresponding quarter. This is attributed to the recovery in inbound tourism to Egypt during the quarter under study, higher occupancy rates in hotels and tourist resorts, increased demand for airline reservations, and a rise in outbound tourism due to the Hajj and Umrah seasons, in addition to an increase in domestic tourism with the arrival of the summer and the end of the school year.</w:t>
        </w:r>
      </w:ins>
    </w:p>
    <w:p w14:paraId="2EA5F6F4" w14:textId="77777777" w:rsidR="000E1BD1" w:rsidRPr="000E1BD1" w:rsidRDefault="000E1BD1">
      <w:pPr>
        <w:pStyle w:val="BB2023Body"/>
        <w:numPr>
          <w:ilvl w:val="0"/>
          <w:numId w:val="34"/>
        </w:numPr>
        <w:spacing w:before="120" w:line="276" w:lineRule="auto"/>
        <w:ind w:left="450"/>
        <w:rPr>
          <w:ins w:id="976" w:author="Mohamed Abdel-Hakam" w:date="2025-09-29T18:42:00Z"/>
          <w:rFonts w:eastAsiaTheme="minorHAnsi"/>
          <w:szCs w:val="16"/>
        </w:rPr>
        <w:pPrChange w:id="977" w:author="Mohamed Abdel-Hakam" w:date="2025-09-29T18:45:00Z">
          <w:pPr>
            <w:pStyle w:val="BB2023Body"/>
            <w:spacing w:before="120" w:line="276" w:lineRule="auto"/>
          </w:pPr>
        </w:pPrChange>
      </w:pPr>
      <w:ins w:id="978" w:author="Mohamed Abdel-Hakam" w:date="2025-09-29T18:42:00Z">
        <w:r w:rsidRPr="000E1BD1">
          <w:rPr>
            <w:rFonts w:eastAsiaTheme="minorHAnsi"/>
            <w:szCs w:val="16"/>
          </w:rPr>
          <w:t>The transport sector reported higher values than neutral by 6 points, 5 points lower than the previous quarter and 8 points higher than the corresponding quarter. This improvement is attributed to increased import and export activity. The period under study witnessed an increase in refrigerated land transport, in addition to increased tourism activity, particularly beach tourism.</w:t>
        </w:r>
      </w:ins>
    </w:p>
    <w:p w14:paraId="2FFFBD2B" w14:textId="77777777" w:rsidR="000E1BD1" w:rsidRPr="000E1BD1" w:rsidRDefault="000E1BD1">
      <w:pPr>
        <w:pStyle w:val="BB2023Body"/>
        <w:numPr>
          <w:ilvl w:val="0"/>
          <w:numId w:val="34"/>
        </w:numPr>
        <w:spacing w:before="120" w:line="276" w:lineRule="auto"/>
        <w:ind w:left="450"/>
        <w:rPr>
          <w:ins w:id="979" w:author="Mohamed Abdel-Hakam" w:date="2025-09-29T18:42:00Z"/>
          <w:rFonts w:eastAsiaTheme="minorHAnsi"/>
          <w:szCs w:val="16"/>
        </w:rPr>
        <w:pPrChange w:id="980" w:author="Mohamed Abdel-Hakam" w:date="2025-09-29T18:45:00Z">
          <w:pPr>
            <w:pStyle w:val="BB2023Body"/>
            <w:spacing w:before="120" w:line="276" w:lineRule="auto"/>
          </w:pPr>
        </w:pPrChange>
      </w:pPr>
      <w:ins w:id="981" w:author="Mohamed Abdel-Hakam" w:date="2025-09-29T18:42:00Z">
        <w:r w:rsidRPr="000E1BD1">
          <w:rPr>
            <w:rFonts w:eastAsiaTheme="minorHAnsi"/>
            <w:szCs w:val="16"/>
          </w:rPr>
          <w:t>The telecommunications sector reported the best performance during the quarter under study, reporting values exceeding the neutral level by15 points. It performed one point lower than the previous quarter, and 15 points better than the corresponding quarter. This is attributed to the recovery of all sector indices, especially exports, declining intermediate input prices compared to the previous quarter, and the continued increase in demand for IT services. Meanwhile, the country continues to expand infrastructure, develop railway facilities, and increase government tenders in this respect. In addition, the higher demand for educational and training programs played a role in the sector’s recovery.</w:t>
        </w:r>
      </w:ins>
    </w:p>
    <w:p w14:paraId="0108DBE3" w14:textId="3B7462F1" w:rsidR="000E1BD1" w:rsidRPr="000E1BD1" w:rsidRDefault="000E1BD1">
      <w:pPr>
        <w:pStyle w:val="BB2023Body"/>
        <w:numPr>
          <w:ilvl w:val="0"/>
          <w:numId w:val="34"/>
        </w:numPr>
        <w:spacing w:before="120" w:line="276" w:lineRule="auto"/>
        <w:ind w:left="450"/>
        <w:rPr>
          <w:ins w:id="982" w:author="Mohamed Abdel-Hakam" w:date="2025-09-29T18:42:00Z"/>
          <w:rFonts w:eastAsiaTheme="minorHAnsi"/>
          <w:szCs w:val="16"/>
        </w:rPr>
        <w:pPrChange w:id="983" w:author="Mohamed Abdel-Hakam" w:date="2025-09-29T18:45:00Z">
          <w:pPr>
            <w:pStyle w:val="BB2023Body"/>
            <w:spacing w:before="120" w:line="276" w:lineRule="auto"/>
          </w:pPr>
        </w:pPrChange>
      </w:pPr>
      <w:ins w:id="984" w:author="Mohamed Abdel-Hakam" w:date="2025-09-29T18:42:00Z">
        <w:r w:rsidRPr="000E1BD1">
          <w:rPr>
            <w:rFonts w:eastAsiaTheme="minorHAnsi"/>
            <w:szCs w:val="16"/>
          </w:rPr>
          <w:t xml:space="preserve">The financial services sector recorded higher values than the neutral level by 12 points, with performance lower than the previous quarter by 5 points, and 26 points higher than the corresponding quarter. This is due to the recovery of all sector indices as a result of increased trading volumes due to stable monetary policies, lower interest rates, and increased financial flows into the market. </w:t>
        </w:r>
      </w:ins>
    </w:p>
    <w:p w14:paraId="528C54B3" w14:textId="7EF4B4DB" w:rsidR="00EE7BC7" w:rsidRPr="00FC6945" w:rsidDel="000E1BD1" w:rsidRDefault="00EE7BC7">
      <w:pPr>
        <w:pStyle w:val="BB2023Body"/>
        <w:spacing w:before="120" w:line="276" w:lineRule="auto"/>
        <w:ind w:left="360"/>
        <w:rPr>
          <w:del w:id="985" w:author="Mohamed Abdel-Hakam" w:date="2025-09-29T18:42:00Z"/>
          <w:rFonts w:ascii="Sinkin Sans 800 Black" w:hAnsi="Sinkin Sans 800 Black"/>
          <w:spacing w:val="-6"/>
          <w:rPrChange w:id="986" w:author="WTORKY" w:date="2025-10-01T22:01:00Z" w16du:dateUtc="2025-10-01T19:01:00Z">
            <w:rPr>
              <w:del w:id="987" w:author="Mohamed Abdel-Hakam" w:date="2025-09-29T18:42:00Z"/>
              <w:rFonts w:eastAsiaTheme="minorHAnsi"/>
              <w:szCs w:val="16"/>
            </w:rPr>
          </w:rPrChange>
        </w:rPr>
        <w:pPrChange w:id="988" w:author="Mohamed Abdel-Hakam" w:date="2025-09-29T18:44:00Z">
          <w:pPr>
            <w:pStyle w:val="BB2023Body"/>
            <w:numPr>
              <w:numId w:val="22"/>
            </w:numPr>
            <w:tabs>
              <w:tab w:val="num" w:pos="360"/>
            </w:tabs>
            <w:spacing w:before="120" w:line="276" w:lineRule="auto"/>
            <w:ind w:left="360" w:hanging="360"/>
          </w:pPr>
        </w:pPrChange>
      </w:pPr>
      <w:del w:id="989" w:author="Mohamed Abdel-Hakam" w:date="2025-09-29T18:42:00Z">
        <w:r w:rsidRPr="00FC6945" w:rsidDel="000E1BD1">
          <w:rPr>
            <w:rFonts w:ascii="Sinkin Sans 800 Black" w:hAnsi="Sinkin Sans 800 Black"/>
            <w:spacing w:val="-6"/>
            <w:rPrChange w:id="990" w:author="WTORKY" w:date="2025-10-01T22:01:00Z" w16du:dateUtc="2025-10-01T19:01:00Z">
              <w:rPr>
                <w:rFonts w:eastAsiaTheme="minorHAnsi"/>
                <w:szCs w:val="16"/>
              </w:rPr>
            </w:rPrChange>
          </w:rPr>
          <w:delText xml:space="preserve">Following a decline that lasted for four years, the manufacturing industries sector recorded higher values than </w:delText>
        </w:r>
        <w:r w:rsidRPr="00FC6945" w:rsidDel="000E1BD1">
          <w:rPr>
            <w:rFonts w:ascii="Sinkin Sans 800 Black" w:hAnsi="Sinkin Sans 800 Black"/>
            <w:spacing w:val="-6"/>
            <w:rPrChange w:id="991" w:author="WTORKY" w:date="2025-10-01T22:01:00Z" w16du:dateUtc="2025-10-01T19:01:00Z">
              <w:rPr>
                <w:rFonts w:eastAsiaTheme="minorHAnsi"/>
                <w:b/>
                <w:bCs/>
                <w:szCs w:val="16"/>
              </w:rPr>
            </w:rPrChange>
          </w:rPr>
          <w:delText xml:space="preserve">neutral </w:delText>
        </w:r>
        <w:r w:rsidRPr="00FC6945" w:rsidDel="000E1BD1">
          <w:rPr>
            <w:rFonts w:ascii="Sinkin Sans 800 Black" w:hAnsi="Sinkin Sans 800 Black"/>
            <w:spacing w:val="-6"/>
            <w:rPrChange w:id="992" w:author="WTORKY" w:date="2025-10-01T22:01:00Z" w16du:dateUtc="2025-10-01T19:01:00Z">
              <w:rPr>
                <w:rFonts w:eastAsiaTheme="minorHAnsi"/>
                <w:szCs w:val="16"/>
              </w:rPr>
            </w:rPrChange>
          </w:rPr>
          <w:delText>by 5 points and better than the previous and similar quarters. This is due to several reasons, including the recovery of seasonal demand with the onset of the summer season, the holy month of Ramadan and Eid, availability of liquidity for firms, as well as the increase in exports and the significant recovery of the food industries sector, along with returning demand for cars.</w:delText>
        </w:r>
      </w:del>
    </w:p>
    <w:p w14:paraId="6C9A4AA4" w14:textId="3C6D107A" w:rsidR="00EE7BC7" w:rsidRPr="00FC6945" w:rsidDel="000E1BD1" w:rsidRDefault="00EE7BC7">
      <w:pPr>
        <w:pStyle w:val="BB2023Body"/>
        <w:spacing w:before="120" w:line="276" w:lineRule="auto"/>
        <w:ind w:left="360"/>
        <w:rPr>
          <w:del w:id="993" w:author="Mohamed Abdel-Hakam" w:date="2025-09-29T18:44:00Z"/>
          <w:rFonts w:ascii="Sinkin Sans 800 Black" w:hAnsi="Sinkin Sans 800 Black"/>
          <w:spacing w:val="-6"/>
          <w:rPrChange w:id="994" w:author="WTORKY" w:date="2025-10-01T22:01:00Z" w16du:dateUtc="2025-10-01T19:01:00Z">
            <w:rPr>
              <w:del w:id="995" w:author="Mohamed Abdel-Hakam" w:date="2025-09-29T18:44:00Z"/>
              <w:rFonts w:eastAsiaTheme="minorHAnsi"/>
              <w:szCs w:val="16"/>
            </w:rPr>
          </w:rPrChange>
        </w:rPr>
        <w:pPrChange w:id="996" w:author="Mohamed Abdel-Hakam" w:date="2025-09-29T18:44:00Z">
          <w:pPr>
            <w:pStyle w:val="BB2023Body"/>
            <w:numPr>
              <w:numId w:val="22"/>
            </w:numPr>
            <w:tabs>
              <w:tab w:val="num" w:pos="360"/>
            </w:tabs>
            <w:spacing w:before="120" w:line="276" w:lineRule="auto"/>
            <w:ind w:left="360" w:hanging="360"/>
          </w:pPr>
        </w:pPrChange>
      </w:pPr>
      <w:del w:id="997" w:author="Mohamed Abdel-Hakam" w:date="2025-09-29T18:44:00Z">
        <w:r w:rsidRPr="00FC6945" w:rsidDel="000E1BD1">
          <w:rPr>
            <w:rFonts w:ascii="Sinkin Sans 800 Black" w:hAnsi="Sinkin Sans 800 Black"/>
            <w:spacing w:val="-6"/>
            <w:rPrChange w:id="998" w:author="WTORKY" w:date="2025-10-01T22:01:00Z" w16du:dateUtc="2025-10-01T19:01:00Z">
              <w:rPr>
                <w:rFonts w:eastAsiaTheme="minorHAnsi"/>
                <w:b/>
                <w:bCs/>
                <w:szCs w:val="16"/>
              </w:rPr>
            </w:rPrChange>
          </w:rPr>
          <w:delText>The construction and building</w:delText>
        </w:r>
        <w:r w:rsidRPr="00FC6945" w:rsidDel="000E1BD1">
          <w:rPr>
            <w:rFonts w:ascii="Sinkin Sans 800 Black" w:hAnsi="Sinkin Sans 800 Black"/>
            <w:spacing w:val="-6"/>
            <w:rPrChange w:id="999" w:author="WTORKY" w:date="2025-10-01T22:01:00Z" w16du:dateUtc="2025-10-01T19:01:00Z">
              <w:rPr>
                <w:rFonts w:eastAsiaTheme="minorHAnsi"/>
                <w:szCs w:val="16"/>
              </w:rPr>
            </w:rPrChange>
          </w:rPr>
          <w:delText xml:space="preserve"> sector posted higher values than </w:delText>
        </w:r>
        <w:r w:rsidRPr="00FC6945" w:rsidDel="000E1BD1">
          <w:rPr>
            <w:rFonts w:ascii="Sinkin Sans 800 Black" w:hAnsi="Sinkin Sans 800 Black"/>
            <w:spacing w:val="-6"/>
            <w:rPrChange w:id="1000" w:author="WTORKY" w:date="2025-10-01T22:01:00Z" w16du:dateUtc="2025-10-01T19:01:00Z">
              <w:rPr>
                <w:rFonts w:eastAsiaTheme="minorHAnsi"/>
                <w:b/>
                <w:bCs/>
                <w:szCs w:val="16"/>
              </w:rPr>
            </w:rPrChange>
          </w:rPr>
          <w:delText>neutral by</w:delText>
        </w:r>
        <w:r w:rsidRPr="00FC6945" w:rsidDel="000E1BD1">
          <w:rPr>
            <w:rFonts w:ascii="Sinkin Sans 800 Black" w:hAnsi="Sinkin Sans 800 Black"/>
            <w:spacing w:val="-6"/>
            <w:rPrChange w:id="1001" w:author="WTORKY" w:date="2025-10-01T22:01:00Z" w16du:dateUtc="2025-10-01T19:01:00Z">
              <w:rPr>
                <w:rFonts w:eastAsiaTheme="minorHAnsi"/>
                <w:szCs w:val="16"/>
              </w:rPr>
            </w:rPrChange>
          </w:rPr>
          <w:delText xml:space="preserve"> 3 points during the quarter under review, which are better values than the previous and corresponding quarters. This is attributed to the implementation of the new real estate reconciliation law and increased demand for properties in resorts and new cities, particularly during the summer. Furthermore, the government's infrastructure, road, and new city projects have played a significant role in the sector's recovery. </w:delText>
        </w:r>
      </w:del>
    </w:p>
    <w:p w14:paraId="762E59D4" w14:textId="42E46E52" w:rsidR="00EE7BC7" w:rsidRPr="00FC6945" w:rsidDel="000E1BD1" w:rsidRDefault="00EE7BC7">
      <w:pPr>
        <w:pStyle w:val="BB2023Body"/>
        <w:spacing w:before="120" w:line="276" w:lineRule="auto"/>
        <w:ind w:left="360"/>
        <w:rPr>
          <w:del w:id="1002" w:author="Mohamed Abdel-Hakam" w:date="2025-09-29T18:44:00Z"/>
          <w:rFonts w:ascii="Sinkin Sans 800 Black" w:hAnsi="Sinkin Sans 800 Black"/>
          <w:spacing w:val="-6"/>
          <w:rPrChange w:id="1003" w:author="WTORKY" w:date="2025-10-01T22:01:00Z" w16du:dateUtc="2025-10-01T19:01:00Z">
            <w:rPr>
              <w:del w:id="1004" w:author="Mohamed Abdel-Hakam" w:date="2025-09-29T18:44:00Z"/>
              <w:rFonts w:eastAsiaTheme="minorHAnsi"/>
              <w:szCs w:val="16"/>
            </w:rPr>
          </w:rPrChange>
        </w:rPr>
        <w:pPrChange w:id="1005" w:author="Mohamed Abdel-Hakam" w:date="2025-09-29T18:44:00Z">
          <w:pPr>
            <w:pStyle w:val="BB2023Body"/>
            <w:numPr>
              <w:numId w:val="22"/>
            </w:numPr>
            <w:tabs>
              <w:tab w:val="num" w:pos="360"/>
            </w:tabs>
            <w:spacing w:before="120" w:line="276" w:lineRule="auto"/>
            <w:ind w:left="360" w:hanging="360"/>
          </w:pPr>
        </w:pPrChange>
      </w:pPr>
      <w:del w:id="1006" w:author="Mohamed Abdel-Hakam" w:date="2025-09-29T18:44:00Z">
        <w:r w:rsidRPr="00FC6945" w:rsidDel="000E1BD1">
          <w:rPr>
            <w:rFonts w:ascii="Sinkin Sans 800 Black" w:hAnsi="Sinkin Sans 800 Black"/>
            <w:spacing w:val="-6"/>
            <w:rPrChange w:id="1007" w:author="WTORKY" w:date="2025-10-01T22:01:00Z" w16du:dateUtc="2025-10-01T19:01:00Z">
              <w:rPr>
                <w:rFonts w:eastAsiaTheme="minorHAnsi"/>
                <w:szCs w:val="16"/>
              </w:rPr>
            </w:rPrChange>
          </w:rPr>
          <w:delText xml:space="preserve">The </w:delText>
        </w:r>
        <w:r w:rsidRPr="00FC6945" w:rsidDel="000E1BD1">
          <w:rPr>
            <w:rFonts w:ascii="Sinkin Sans 800 Black" w:hAnsi="Sinkin Sans 800 Black"/>
            <w:spacing w:val="-6"/>
            <w:rPrChange w:id="1008" w:author="WTORKY" w:date="2025-10-01T22:01:00Z" w16du:dateUtc="2025-10-01T19:01:00Z">
              <w:rPr>
                <w:rFonts w:eastAsiaTheme="minorHAnsi"/>
                <w:b/>
                <w:bCs/>
                <w:szCs w:val="16"/>
              </w:rPr>
            </w:rPrChange>
          </w:rPr>
          <w:delText>tourism sector</w:delText>
        </w:r>
        <w:r w:rsidRPr="00FC6945" w:rsidDel="000E1BD1">
          <w:rPr>
            <w:rFonts w:ascii="Sinkin Sans 800 Black" w:hAnsi="Sinkin Sans 800 Black"/>
            <w:spacing w:val="-6"/>
            <w:rPrChange w:id="1009" w:author="WTORKY" w:date="2025-10-01T22:01:00Z" w16du:dateUtc="2025-10-01T19:01:00Z">
              <w:rPr>
                <w:rFonts w:eastAsiaTheme="minorHAnsi"/>
                <w:szCs w:val="16"/>
              </w:rPr>
            </w:rPrChange>
          </w:rPr>
          <w:delText xml:space="preserve"> registered higher values than the </w:delText>
        </w:r>
        <w:r w:rsidRPr="00FC6945" w:rsidDel="000E1BD1">
          <w:rPr>
            <w:rFonts w:ascii="Sinkin Sans 800 Black" w:hAnsi="Sinkin Sans 800 Black"/>
            <w:spacing w:val="-6"/>
            <w:rPrChange w:id="1010" w:author="WTORKY" w:date="2025-10-01T22:01:00Z" w16du:dateUtc="2025-10-01T19:01:00Z">
              <w:rPr>
                <w:rFonts w:eastAsiaTheme="minorHAnsi"/>
                <w:b/>
                <w:bCs/>
                <w:szCs w:val="16"/>
              </w:rPr>
            </w:rPrChange>
          </w:rPr>
          <w:delText>neutral level</w:delText>
        </w:r>
        <w:r w:rsidRPr="00FC6945" w:rsidDel="000E1BD1">
          <w:rPr>
            <w:rFonts w:ascii="Sinkin Sans 800 Black" w:hAnsi="Sinkin Sans 800 Black"/>
            <w:spacing w:val="-6"/>
            <w:rPrChange w:id="1011" w:author="WTORKY" w:date="2025-10-01T22:01:00Z" w16du:dateUtc="2025-10-01T19:01:00Z">
              <w:rPr>
                <w:rFonts w:eastAsiaTheme="minorHAnsi"/>
                <w:szCs w:val="16"/>
              </w:rPr>
            </w:rPrChange>
          </w:rPr>
          <w:delText xml:space="preserve"> by 16 points compared to the previous and corresponding quarters. This may be attributed to increased domestic tourism currently with the arrival of summer, rise in occupancy rates in hotels and tourist villages, and higher demand for flights during this period, along with the rise in foreign tourism due to the Hajj and Umrah seasons.</w:delText>
        </w:r>
      </w:del>
    </w:p>
    <w:p w14:paraId="6B391BB7" w14:textId="6A490577" w:rsidR="00EE7BC7" w:rsidRPr="00FC6945" w:rsidDel="000E1BD1" w:rsidRDefault="00EE7BC7">
      <w:pPr>
        <w:pStyle w:val="BB2023Body"/>
        <w:spacing w:before="120" w:line="276" w:lineRule="auto"/>
        <w:ind w:left="360"/>
        <w:rPr>
          <w:del w:id="1012" w:author="Mohamed Abdel-Hakam" w:date="2025-09-29T18:44:00Z"/>
          <w:rFonts w:ascii="Sinkin Sans 800 Black" w:hAnsi="Sinkin Sans 800 Black"/>
          <w:spacing w:val="-6"/>
          <w:rPrChange w:id="1013" w:author="WTORKY" w:date="2025-10-01T22:01:00Z" w16du:dateUtc="2025-10-01T19:01:00Z">
            <w:rPr>
              <w:del w:id="1014" w:author="Mohamed Abdel-Hakam" w:date="2025-09-29T18:44:00Z"/>
              <w:rFonts w:eastAsiaTheme="minorHAnsi"/>
              <w:szCs w:val="16"/>
            </w:rPr>
          </w:rPrChange>
        </w:rPr>
        <w:pPrChange w:id="1015" w:author="Mohamed Abdel-Hakam" w:date="2025-09-29T18:44:00Z">
          <w:pPr>
            <w:pStyle w:val="BB2023Body"/>
            <w:numPr>
              <w:numId w:val="22"/>
            </w:numPr>
            <w:tabs>
              <w:tab w:val="num" w:pos="360"/>
            </w:tabs>
            <w:spacing w:before="120" w:line="276" w:lineRule="auto"/>
            <w:ind w:left="360" w:hanging="360"/>
          </w:pPr>
        </w:pPrChange>
      </w:pPr>
      <w:del w:id="1016" w:author="Mohamed Abdel-Hakam" w:date="2025-09-29T18:44:00Z">
        <w:r w:rsidRPr="00FC6945" w:rsidDel="000E1BD1">
          <w:rPr>
            <w:rFonts w:ascii="Sinkin Sans 800 Black" w:hAnsi="Sinkin Sans 800 Black"/>
            <w:spacing w:val="-6"/>
            <w:rPrChange w:id="1017" w:author="WTORKY" w:date="2025-10-01T22:01:00Z" w16du:dateUtc="2025-10-01T19:01:00Z">
              <w:rPr>
                <w:rFonts w:eastAsiaTheme="minorHAnsi"/>
                <w:szCs w:val="16"/>
              </w:rPr>
            </w:rPrChange>
          </w:rPr>
          <w:delText xml:space="preserve">The </w:delText>
        </w:r>
        <w:r w:rsidRPr="00FC6945" w:rsidDel="000E1BD1">
          <w:rPr>
            <w:rFonts w:ascii="Sinkin Sans 800 Black" w:hAnsi="Sinkin Sans 800 Black"/>
            <w:spacing w:val="-6"/>
            <w:rPrChange w:id="1018" w:author="WTORKY" w:date="2025-10-01T22:01:00Z" w16du:dateUtc="2025-10-01T19:01:00Z">
              <w:rPr>
                <w:rFonts w:eastAsiaTheme="minorHAnsi"/>
                <w:b/>
                <w:bCs/>
                <w:szCs w:val="16"/>
              </w:rPr>
            </w:rPrChange>
          </w:rPr>
          <w:delText>transport sector</w:delText>
        </w:r>
        <w:r w:rsidRPr="00FC6945" w:rsidDel="000E1BD1">
          <w:rPr>
            <w:rFonts w:ascii="Sinkin Sans 800 Black" w:hAnsi="Sinkin Sans 800 Black"/>
            <w:spacing w:val="-6"/>
            <w:rPrChange w:id="1019" w:author="WTORKY" w:date="2025-10-01T22:01:00Z" w16du:dateUtc="2025-10-01T19:01:00Z">
              <w:rPr>
                <w:rFonts w:eastAsiaTheme="minorHAnsi"/>
                <w:szCs w:val="16"/>
              </w:rPr>
            </w:rPrChange>
          </w:rPr>
          <w:delText xml:space="preserve"> posted higher values than the </w:delText>
        </w:r>
        <w:r w:rsidRPr="00FC6945" w:rsidDel="000E1BD1">
          <w:rPr>
            <w:rFonts w:ascii="Sinkin Sans 800 Black" w:hAnsi="Sinkin Sans 800 Black"/>
            <w:spacing w:val="-6"/>
            <w:rPrChange w:id="1020" w:author="WTORKY" w:date="2025-10-01T22:01:00Z" w16du:dateUtc="2025-10-01T19:01:00Z">
              <w:rPr>
                <w:rFonts w:eastAsiaTheme="minorHAnsi"/>
                <w:b/>
                <w:bCs/>
                <w:szCs w:val="16"/>
              </w:rPr>
            </w:rPrChange>
          </w:rPr>
          <w:delText>neutral level</w:delText>
        </w:r>
        <w:r w:rsidRPr="00FC6945" w:rsidDel="000E1BD1">
          <w:rPr>
            <w:rFonts w:ascii="Sinkin Sans 800 Black" w:hAnsi="Sinkin Sans 800 Black"/>
            <w:spacing w:val="-6"/>
            <w:rPrChange w:id="1021" w:author="WTORKY" w:date="2025-10-01T22:01:00Z" w16du:dateUtc="2025-10-01T19:01:00Z">
              <w:rPr>
                <w:rFonts w:eastAsiaTheme="minorHAnsi"/>
                <w:szCs w:val="16"/>
              </w:rPr>
            </w:rPrChange>
          </w:rPr>
          <w:delText xml:space="preserve"> by 11 points, experiencing better performance than the previous and corresponding quarters. This improvement is attributed to increased import and export activity, as the period under study saw an increase in citrus exports and tourism activity. The recovery of all sectors also had a positive impact on the sector. </w:delText>
        </w:r>
      </w:del>
    </w:p>
    <w:p w14:paraId="08E92582" w14:textId="11B83E3F" w:rsidR="00EE7BC7" w:rsidRPr="00FC6945" w:rsidDel="000E1BD1" w:rsidRDefault="00EE7BC7">
      <w:pPr>
        <w:pStyle w:val="BB2023Body"/>
        <w:spacing w:before="120" w:line="276" w:lineRule="auto"/>
        <w:ind w:left="360"/>
        <w:rPr>
          <w:del w:id="1022" w:author="Mohamed Abdel-Hakam" w:date="2025-09-29T18:44:00Z"/>
          <w:rFonts w:ascii="Sinkin Sans 800 Black" w:hAnsi="Sinkin Sans 800 Black"/>
          <w:spacing w:val="-6"/>
          <w:rPrChange w:id="1023" w:author="WTORKY" w:date="2025-10-01T22:01:00Z" w16du:dateUtc="2025-10-01T19:01:00Z">
            <w:rPr>
              <w:del w:id="1024" w:author="Mohamed Abdel-Hakam" w:date="2025-09-29T18:44:00Z"/>
              <w:rFonts w:eastAsiaTheme="minorHAnsi"/>
              <w:szCs w:val="16"/>
            </w:rPr>
          </w:rPrChange>
        </w:rPr>
        <w:pPrChange w:id="1025" w:author="Mohamed Abdel-Hakam" w:date="2025-09-29T18:44:00Z">
          <w:pPr>
            <w:pStyle w:val="BB2023Body"/>
            <w:numPr>
              <w:numId w:val="22"/>
            </w:numPr>
            <w:tabs>
              <w:tab w:val="num" w:pos="360"/>
            </w:tabs>
            <w:spacing w:before="120" w:line="276" w:lineRule="auto"/>
            <w:ind w:left="360" w:hanging="360"/>
          </w:pPr>
        </w:pPrChange>
      </w:pPr>
      <w:del w:id="1026" w:author="Mohamed Abdel-Hakam" w:date="2025-09-29T18:44:00Z">
        <w:r w:rsidRPr="00FC6945" w:rsidDel="000E1BD1">
          <w:rPr>
            <w:rFonts w:ascii="Sinkin Sans 800 Black" w:hAnsi="Sinkin Sans 800 Black"/>
            <w:spacing w:val="-6"/>
            <w:rPrChange w:id="1027" w:author="WTORKY" w:date="2025-10-01T22:01:00Z" w16du:dateUtc="2025-10-01T19:01:00Z">
              <w:rPr>
                <w:rFonts w:eastAsiaTheme="minorHAnsi"/>
                <w:szCs w:val="16"/>
              </w:rPr>
            </w:rPrChange>
          </w:rPr>
          <w:delText xml:space="preserve">The </w:delText>
        </w:r>
        <w:r w:rsidRPr="00FC6945" w:rsidDel="000E1BD1">
          <w:rPr>
            <w:rFonts w:ascii="Sinkin Sans 800 Black" w:hAnsi="Sinkin Sans 800 Black"/>
            <w:spacing w:val="-6"/>
            <w:rPrChange w:id="1028" w:author="WTORKY" w:date="2025-10-01T22:01:00Z" w16du:dateUtc="2025-10-01T19:01:00Z">
              <w:rPr>
                <w:rFonts w:eastAsiaTheme="minorHAnsi"/>
                <w:b/>
                <w:bCs/>
                <w:szCs w:val="16"/>
              </w:rPr>
            </w:rPrChange>
          </w:rPr>
          <w:delText>telecommunications sector</w:delText>
        </w:r>
        <w:r w:rsidRPr="00FC6945" w:rsidDel="000E1BD1">
          <w:rPr>
            <w:rFonts w:ascii="Sinkin Sans 800 Black" w:hAnsi="Sinkin Sans 800 Black"/>
            <w:spacing w:val="-6"/>
            <w:rPrChange w:id="1029" w:author="WTORKY" w:date="2025-10-01T22:01:00Z" w16du:dateUtc="2025-10-01T19:01:00Z">
              <w:rPr>
                <w:rFonts w:eastAsiaTheme="minorHAnsi"/>
                <w:szCs w:val="16"/>
              </w:rPr>
            </w:rPrChange>
          </w:rPr>
          <w:delText xml:space="preserve"> reported higher values than the </w:delText>
        </w:r>
        <w:r w:rsidRPr="00FC6945" w:rsidDel="000E1BD1">
          <w:rPr>
            <w:rFonts w:ascii="Sinkin Sans 800 Black" w:hAnsi="Sinkin Sans 800 Black"/>
            <w:spacing w:val="-6"/>
            <w:rPrChange w:id="1030" w:author="WTORKY" w:date="2025-10-01T22:01:00Z" w16du:dateUtc="2025-10-01T19:01:00Z">
              <w:rPr>
                <w:rFonts w:eastAsiaTheme="minorHAnsi"/>
                <w:b/>
                <w:bCs/>
                <w:szCs w:val="16"/>
              </w:rPr>
            </w:rPrChange>
          </w:rPr>
          <w:delText>neutral level</w:delText>
        </w:r>
        <w:r w:rsidRPr="00FC6945" w:rsidDel="000E1BD1">
          <w:rPr>
            <w:rFonts w:ascii="Sinkin Sans 800 Black" w:hAnsi="Sinkin Sans 800 Black"/>
            <w:spacing w:val="-6"/>
            <w:rPrChange w:id="1031" w:author="WTORKY" w:date="2025-10-01T22:01:00Z" w16du:dateUtc="2025-10-01T19:01:00Z">
              <w:rPr>
                <w:rFonts w:eastAsiaTheme="minorHAnsi"/>
                <w:szCs w:val="16"/>
              </w:rPr>
            </w:rPrChange>
          </w:rPr>
          <w:delText xml:space="preserve"> by 16 points—a better performance than the previous and corresponding quarters. This is attributed to higher demand for IT services as the country continues to expand its infrastructure and increased government tenders in this area.</w:delText>
        </w:r>
      </w:del>
    </w:p>
    <w:p w14:paraId="3CA2CC0A" w14:textId="25AAA546" w:rsidR="00EE7BC7" w:rsidRPr="00FC6945" w:rsidDel="000E1BD1" w:rsidRDefault="00EE7BC7">
      <w:pPr>
        <w:pStyle w:val="BB2023Body"/>
        <w:spacing w:before="120" w:line="276" w:lineRule="auto"/>
        <w:ind w:left="360"/>
        <w:rPr>
          <w:del w:id="1032" w:author="Mohamed Abdel-Hakam" w:date="2025-09-29T18:44:00Z"/>
          <w:rFonts w:ascii="Sinkin Sans 800 Black" w:hAnsi="Sinkin Sans 800 Black"/>
          <w:spacing w:val="-6"/>
          <w:rPrChange w:id="1033" w:author="WTORKY" w:date="2025-10-01T22:01:00Z" w16du:dateUtc="2025-10-01T19:01:00Z">
            <w:rPr>
              <w:del w:id="1034" w:author="Mohamed Abdel-Hakam" w:date="2025-09-29T18:44:00Z"/>
              <w:rFonts w:eastAsiaTheme="minorHAnsi"/>
              <w:szCs w:val="16"/>
            </w:rPr>
          </w:rPrChange>
        </w:rPr>
        <w:pPrChange w:id="1035" w:author="Mohamed Abdel-Hakam" w:date="2025-09-29T18:44:00Z">
          <w:pPr>
            <w:pStyle w:val="BB2023Body"/>
            <w:numPr>
              <w:numId w:val="22"/>
            </w:numPr>
            <w:tabs>
              <w:tab w:val="num" w:pos="360"/>
            </w:tabs>
            <w:spacing w:before="120" w:line="276" w:lineRule="auto"/>
            <w:ind w:left="360" w:hanging="360"/>
          </w:pPr>
        </w:pPrChange>
      </w:pPr>
      <w:del w:id="1036" w:author="Mohamed Abdel-Hakam" w:date="2025-09-29T18:44:00Z">
        <w:r w:rsidRPr="00FC6945" w:rsidDel="000E1BD1">
          <w:rPr>
            <w:rFonts w:ascii="Sinkin Sans 800 Black" w:hAnsi="Sinkin Sans 800 Black"/>
            <w:spacing w:val="-6"/>
            <w:rPrChange w:id="1037" w:author="WTORKY" w:date="2025-10-01T22:01:00Z" w16du:dateUtc="2025-10-01T19:01:00Z">
              <w:rPr>
                <w:rFonts w:eastAsiaTheme="minorHAnsi"/>
                <w:szCs w:val="16"/>
              </w:rPr>
            </w:rPrChange>
          </w:rPr>
          <w:delText xml:space="preserve">The best performance in the quarter under review was reported for the </w:delText>
        </w:r>
        <w:r w:rsidRPr="00FC6945" w:rsidDel="000E1BD1">
          <w:rPr>
            <w:rFonts w:ascii="Sinkin Sans 800 Black" w:hAnsi="Sinkin Sans 800 Black"/>
            <w:spacing w:val="-6"/>
            <w:rPrChange w:id="1038" w:author="WTORKY" w:date="2025-10-01T22:01:00Z" w16du:dateUtc="2025-10-01T19:01:00Z">
              <w:rPr>
                <w:rFonts w:eastAsiaTheme="minorHAnsi"/>
                <w:b/>
                <w:bCs/>
                <w:szCs w:val="16"/>
              </w:rPr>
            </w:rPrChange>
          </w:rPr>
          <w:delText>financial services</w:delText>
        </w:r>
        <w:r w:rsidRPr="00FC6945" w:rsidDel="000E1BD1">
          <w:rPr>
            <w:rFonts w:ascii="Sinkin Sans 800 Black" w:hAnsi="Sinkin Sans 800 Black"/>
            <w:spacing w:val="-6"/>
            <w:rPrChange w:id="1039" w:author="WTORKY" w:date="2025-10-01T22:01:00Z" w16du:dateUtc="2025-10-01T19:01:00Z">
              <w:rPr>
                <w:rFonts w:eastAsiaTheme="minorHAnsi"/>
                <w:szCs w:val="16"/>
              </w:rPr>
            </w:rPrChange>
          </w:rPr>
          <w:delText xml:space="preserve"> sector, which exceeded the </w:delText>
        </w:r>
        <w:r w:rsidRPr="00FC6945" w:rsidDel="000E1BD1">
          <w:rPr>
            <w:rFonts w:ascii="Sinkin Sans 800 Black" w:hAnsi="Sinkin Sans 800 Black"/>
            <w:spacing w:val="-6"/>
            <w:rPrChange w:id="1040" w:author="WTORKY" w:date="2025-10-01T22:01:00Z" w16du:dateUtc="2025-10-01T19:01:00Z">
              <w:rPr>
                <w:rFonts w:eastAsiaTheme="minorHAnsi"/>
                <w:b/>
                <w:bCs/>
                <w:szCs w:val="16"/>
              </w:rPr>
            </w:rPrChange>
          </w:rPr>
          <w:delText>neutral level</w:delText>
        </w:r>
        <w:r w:rsidRPr="00FC6945" w:rsidDel="000E1BD1">
          <w:rPr>
            <w:rFonts w:ascii="Sinkin Sans 800 Black" w:hAnsi="Sinkin Sans 800 Black"/>
            <w:spacing w:val="-6"/>
            <w:rPrChange w:id="1041" w:author="WTORKY" w:date="2025-10-01T22:01:00Z" w16du:dateUtc="2025-10-01T19:01:00Z">
              <w:rPr>
                <w:rFonts w:eastAsiaTheme="minorHAnsi"/>
                <w:szCs w:val="16"/>
              </w:rPr>
            </w:rPrChange>
          </w:rPr>
          <w:delText xml:space="preserve"> by 17 points, achieving better performance than both the previous and corresponding quarters. This is due to higher trading volumes, driven by stable monetary policies, a rise in market capitalization compared to the previous quarter, and Egypt's credit rating being maintained by several international agencies, which reflects a stable outlook for the market.</w:delText>
        </w:r>
      </w:del>
    </w:p>
    <w:p w14:paraId="7EA401A8" w14:textId="2BECA7EC" w:rsidR="00EE7BC7" w:rsidRPr="00FC6945" w:rsidDel="000E1BD1" w:rsidRDefault="000E1BD1" w:rsidP="00FC6945">
      <w:pPr>
        <w:pStyle w:val="BB2023Body"/>
        <w:spacing w:before="120" w:line="276" w:lineRule="auto"/>
        <w:ind w:left="0"/>
        <w:rPr>
          <w:del w:id="1042" w:author="Mohamed Abdel-Hakam" w:date="2025-09-29T18:44:00Z"/>
          <w:rFonts w:ascii="Sinkin Sans 800 Black" w:hAnsi="Sinkin Sans 800 Black"/>
          <w:spacing w:val="-6"/>
          <w:rPrChange w:id="1043" w:author="WTORKY" w:date="2025-10-01T22:01:00Z" w16du:dateUtc="2025-10-01T19:01:00Z">
            <w:rPr>
              <w:del w:id="1044" w:author="Mohamed Abdel-Hakam" w:date="2025-09-29T18:44:00Z"/>
              <w:rFonts w:eastAsiaTheme="minorHAnsi"/>
              <w:szCs w:val="16"/>
            </w:rPr>
          </w:rPrChange>
        </w:rPr>
        <w:pPrChange w:id="1045" w:author="WTORKY" w:date="2025-10-01T22:00:00Z" w16du:dateUtc="2025-10-01T19:00:00Z">
          <w:pPr>
            <w:pStyle w:val="BB2023Body"/>
            <w:spacing w:before="120" w:line="276" w:lineRule="auto"/>
            <w:ind w:left="0"/>
          </w:pPr>
        </w:pPrChange>
      </w:pPr>
      <w:ins w:id="1046" w:author="Mohamed Abdel-Hakam" w:date="2025-09-29T18:44:00Z">
        <w:r w:rsidRPr="00FC6945">
          <w:rPr>
            <w:rFonts w:ascii="Sinkin Sans 800 Black" w:hAnsi="Sinkin Sans 800 Black"/>
            <w:spacing w:val="-6"/>
            <w:rPrChange w:id="1047" w:author="WTORKY" w:date="2025-10-01T22:01:00Z" w16du:dateUtc="2025-10-01T19:01:00Z">
              <w:rPr>
                <w:rFonts w:eastAsiaTheme="minorHAnsi"/>
                <w:szCs w:val="16"/>
              </w:rPr>
            </w:rPrChange>
          </w:rPr>
          <w:t>On the outlook side, the expectations index exceeded the neutral level for all sectors, with the</w:t>
        </w:r>
      </w:ins>
      <w:ins w:id="1048" w:author="WTORKY" w:date="2025-10-01T22:01:00Z" w16du:dateUtc="2025-10-01T19:01:00Z">
        <w:r w:rsidR="00FC6945">
          <w:rPr>
            <w:rFonts w:eastAsiaTheme="minorHAnsi"/>
            <w:szCs w:val="16"/>
          </w:rPr>
          <w:t xml:space="preserve"> </w:t>
        </w:r>
      </w:ins>
      <w:ins w:id="1049" w:author="Mohamed Abdel-Hakam" w:date="2025-09-29T18:44:00Z">
        <w:del w:id="1050" w:author="WTORKY" w:date="2025-10-01T22:01:00Z" w16du:dateUtc="2025-10-01T19:01:00Z">
          <w:r w:rsidRPr="000E1BD1" w:rsidDel="00FC6945">
            <w:rPr>
              <w:rFonts w:eastAsiaTheme="minorHAnsi"/>
              <w:szCs w:val="16"/>
            </w:rPr>
            <w:delText xml:space="preserve"> </w:delText>
          </w:r>
        </w:del>
        <w:r w:rsidRPr="00FC6945">
          <w:rPr>
            <w:rFonts w:ascii="Sinkin Sans 800 Black" w:hAnsi="Sinkin Sans 800 Black"/>
            <w:spacing w:val="-6"/>
            <w:rPrChange w:id="1051" w:author="WTORKY" w:date="2025-10-01T22:01:00Z" w16du:dateUtc="2025-10-01T19:01:00Z">
              <w:rPr>
                <w:rFonts w:eastAsiaTheme="minorHAnsi"/>
                <w:szCs w:val="16"/>
              </w:rPr>
            </w:rPrChange>
          </w:rPr>
          <w:t>telecommunications sector reporting the best values</w:t>
        </w:r>
      </w:ins>
      <w:ins w:id="1052" w:author="WTORKY" w:date="2025-10-01T22:01:00Z" w16du:dateUtc="2025-10-01T19:01:00Z">
        <w:r w:rsidR="00FC6945">
          <w:rPr>
            <w:rFonts w:ascii="Sinkin Sans 800 Black" w:hAnsi="Sinkin Sans 800 Black"/>
            <w:spacing w:val="-6"/>
          </w:rPr>
          <w:t>:</w:t>
        </w:r>
      </w:ins>
      <w:ins w:id="1053" w:author="Mohamed Abdel-Hakam" w:date="2025-09-29T18:44:00Z">
        <w:del w:id="1054" w:author="WTORKY" w:date="2025-10-01T22:01:00Z" w16du:dateUtc="2025-10-01T19:01:00Z">
          <w:r w:rsidRPr="00FC6945" w:rsidDel="00FC6945">
            <w:rPr>
              <w:rFonts w:ascii="Sinkin Sans 800 Black" w:hAnsi="Sinkin Sans 800 Black"/>
              <w:spacing w:val="-6"/>
              <w:rPrChange w:id="1055" w:author="WTORKY" w:date="2025-10-01T22:01:00Z" w16du:dateUtc="2025-10-01T19:01:00Z">
                <w:rPr>
                  <w:rFonts w:eastAsiaTheme="minorHAnsi"/>
                  <w:szCs w:val="16"/>
                </w:rPr>
              </w:rPrChange>
            </w:rPr>
            <w:delText>.</w:delText>
          </w:r>
        </w:del>
      </w:ins>
      <w:del w:id="1056" w:author="Mohamed Abdel-Hakam" w:date="2025-09-29T18:44:00Z">
        <w:r w:rsidR="00EE7BC7" w:rsidRPr="00FC6945" w:rsidDel="000E1BD1">
          <w:rPr>
            <w:rFonts w:ascii="Sinkin Sans 800 Black" w:hAnsi="Sinkin Sans 800 Black"/>
            <w:spacing w:val="-6"/>
            <w:rPrChange w:id="1057" w:author="WTORKY" w:date="2025-10-01T22:01:00Z" w16du:dateUtc="2025-10-01T19:01:00Z">
              <w:rPr>
                <w:rFonts w:eastAsiaTheme="minorHAnsi"/>
                <w:szCs w:val="16"/>
              </w:rPr>
            </w:rPrChange>
          </w:rPr>
          <w:delText xml:space="preserve">On the expectations side, </w:delText>
        </w:r>
        <w:r w:rsidR="00EE7BC7" w:rsidRPr="00FC6945" w:rsidDel="000E1BD1">
          <w:rPr>
            <w:rFonts w:ascii="Sinkin Sans 800 Black" w:hAnsi="Sinkin Sans 800 Black"/>
            <w:spacing w:val="-6"/>
            <w:rPrChange w:id="1058" w:author="WTORKY" w:date="2025-10-01T22:01:00Z" w16du:dateUtc="2025-10-01T19:01:00Z">
              <w:rPr>
                <w:rFonts w:eastAsiaTheme="minorHAnsi"/>
                <w:b/>
                <w:bCs/>
                <w:szCs w:val="16"/>
              </w:rPr>
            </w:rPrChange>
          </w:rPr>
          <w:delText>all sectors exceeded the neutral level</w:delText>
        </w:r>
        <w:r w:rsidR="00EE7BC7" w:rsidRPr="00FC6945" w:rsidDel="000E1BD1">
          <w:rPr>
            <w:rFonts w:ascii="Sinkin Sans 800 Black" w:hAnsi="Sinkin Sans 800 Black"/>
            <w:spacing w:val="-6"/>
            <w:rPrChange w:id="1059" w:author="WTORKY" w:date="2025-10-01T22:01:00Z" w16du:dateUtc="2025-10-01T19:01:00Z">
              <w:rPr>
                <w:rFonts w:eastAsiaTheme="minorHAnsi"/>
                <w:szCs w:val="16"/>
              </w:rPr>
            </w:rPrChange>
          </w:rPr>
          <w:delText>:</w:delText>
        </w:r>
      </w:del>
    </w:p>
    <w:p w14:paraId="53200BED" w14:textId="77777777" w:rsidR="000E1BD1" w:rsidRPr="00FC6945" w:rsidRDefault="0061769E" w:rsidP="00FC6945">
      <w:pPr>
        <w:pStyle w:val="BB2023Body"/>
        <w:spacing w:before="120" w:line="276" w:lineRule="auto"/>
        <w:ind w:left="0"/>
        <w:rPr>
          <w:ins w:id="1060" w:author="Mohamed Abdel-Hakam" w:date="2025-09-29T18:46:00Z"/>
          <w:rFonts w:ascii="Sinkin Sans 800 Black" w:hAnsi="Sinkin Sans 800 Black"/>
          <w:spacing w:val="-6"/>
          <w:rPrChange w:id="1061" w:author="WTORKY" w:date="2025-10-01T22:01:00Z" w16du:dateUtc="2025-10-01T19:01:00Z">
            <w:rPr>
              <w:ins w:id="1062" w:author="Mohamed Abdel-Hakam" w:date="2025-09-29T18:46:00Z"/>
            </w:rPr>
          </w:rPrChange>
        </w:rPr>
        <w:pPrChange w:id="1063" w:author="WTORKY" w:date="2025-10-01T22:00:00Z" w16du:dateUtc="2025-10-01T19:00:00Z">
          <w:pPr>
            <w:pStyle w:val="BB2023Body"/>
            <w:spacing w:before="120" w:line="276" w:lineRule="auto"/>
            <w:ind w:left="360"/>
          </w:pPr>
        </w:pPrChange>
      </w:pPr>
      <w:r w:rsidRPr="00FC6945">
        <w:rPr>
          <w:rFonts w:ascii="Sinkin Sans 800 Black" w:hAnsi="Sinkin Sans 800 Black"/>
          <w:spacing w:val="-6"/>
          <w:rPrChange w:id="1064" w:author="WTORKY" w:date="2025-10-01T22:01:00Z" w16du:dateUtc="2025-10-01T19:01:00Z">
            <w:rPr/>
          </w:rPrChange>
        </w:rPr>
        <w:t xml:space="preserve"> </w:t>
      </w:r>
    </w:p>
    <w:p w14:paraId="452B5465" w14:textId="7C6C64F5" w:rsidR="0061769E" w:rsidRPr="0061769E" w:rsidDel="000E1BD1" w:rsidRDefault="000E1BD1">
      <w:pPr>
        <w:pStyle w:val="BB2023Body"/>
        <w:spacing w:before="120" w:line="276" w:lineRule="auto"/>
        <w:ind w:left="450"/>
        <w:rPr>
          <w:del w:id="1065" w:author="Mohamed Abdel-Hakam" w:date="2025-09-29T18:46:00Z"/>
          <w:rFonts w:eastAsiaTheme="minorHAnsi"/>
          <w:szCs w:val="16"/>
        </w:rPr>
        <w:pPrChange w:id="1066" w:author="Mohamed Abdel-Hakam" w:date="2025-09-29T18:48:00Z">
          <w:pPr>
            <w:pStyle w:val="BB2023Body"/>
            <w:numPr>
              <w:numId w:val="22"/>
            </w:numPr>
            <w:tabs>
              <w:tab w:val="num" w:pos="360"/>
            </w:tabs>
            <w:spacing w:before="120" w:line="276" w:lineRule="auto"/>
            <w:ind w:left="360" w:hanging="360"/>
          </w:pPr>
        </w:pPrChange>
      </w:pPr>
      <w:del w:id="1067" w:author="WTORKY" w:date="2025-10-01T21:59:00Z" w16du:dateUtc="2025-10-01T18:59:00Z">
        <w:r w:rsidRPr="005D5E86" w:rsidDel="00FC6945">
          <w:rPr>
            <w:noProof/>
            <w:spacing w:val="-10"/>
          </w:rPr>
          <w:drawing>
            <wp:anchor distT="0" distB="0" distL="114300" distR="114300" simplePos="0" relativeHeight="251657270" behindDoc="0" locked="0" layoutInCell="1" allowOverlap="1" wp14:anchorId="02847E42" wp14:editId="656A17DE">
              <wp:simplePos x="0" y="0"/>
              <wp:positionH relativeFrom="column">
                <wp:posOffset>5603571</wp:posOffset>
              </wp:positionH>
              <wp:positionV relativeFrom="margin">
                <wp:posOffset>-552174</wp:posOffset>
              </wp:positionV>
              <wp:extent cx="810895" cy="1487805"/>
              <wp:effectExtent l="0" t="0" r="8255" b="0"/>
              <wp:wrapNone/>
              <wp:docPr id="1396110240" name="Picture 139611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10895" cy="1487805"/>
                      </a:xfrm>
                      <a:prstGeom prst="rect">
                        <a:avLst/>
                      </a:prstGeom>
                      <a:noFill/>
                    </pic:spPr>
                  </pic:pic>
                </a:graphicData>
              </a:graphic>
              <wp14:sizeRelH relativeFrom="page">
                <wp14:pctWidth>0</wp14:pctWidth>
              </wp14:sizeRelH>
              <wp14:sizeRelV relativeFrom="page">
                <wp14:pctHeight>0</wp14:pctHeight>
              </wp14:sizeRelV>
            </wp:anchor>
          </w:drawing>
        </w:r>
      </w:del>
      <w:del w:id="1068" w:author="Mohamed Abdel-Hakam" w:date="2025-09-29T18:46:00Z">
        <w:r w:rsidR="0061769E" w:rsidRPr="0061769E" w:rsidDel="000E1BD1">
          <w:rPr>
            <w:rFonts w:eastAsiaTheme="minorHAnsi"/>
            <w:szCs w:val="16"/>
          </w:rPr>
          <w:delText xml:space="preserve">The </w:delText>
        </w:r>
        <w:r w:rsidR="0061769E" w:rsidRPr="00E45F88" w:rsidDel="000E1BD1">
          <w:rPr>
            <w:rFonts w:eastAsiaTheme="minorHAnsi"/>
            <w:b/>
            <w:bCs/>
            <w:szCs w:val="16"/>
          </w:rPr>
          <w:delText>manufacturing sector’s expectations exceeded the neutral level</w:delText>
        </w:r>
        <w:r w:rsidR="0061769E" w:rsidRPr="0061769E" w:rsidDel="000E1BD1">
          <w:rPr>
            <w:rFonts w:eastAsiaTheme="minorHAnsi"/>
            <w:szCs w:val="16"/>
          </w:rPr>
          <w:delText xml:space="preserve"> by 3 points, albeit less than the previous and corresponding quarters by 4 points, which is due to the stability of all sub-indices.</w:delText>
        </w:r>
      </w:del>
    </w:p>
    <w:p w14:paraId="41977504" w14:textId="4CF57C8A" w:rsidR="000E1BD1" w:rsidRPr="000E1BD1" w:rsidRDefault="0061769E">
      <w:pPr>
        <w:pStyle w:val="BB2023Body"/>
        <w:numPr>
          <w:ilvl w:val="0"/>
          <w:numId w:val="35"/>
        </w:numPr>
        <w:spacing w:before="120" w:line="276" w:lineRule="auto"/>
        <w:ind w:left="450"/>
        <w:rPr>
          <w:ins w:id="1069" w:author="Mohamed Abdel-Hakam" w:date="2025-09-29T18:46:00Z"/>
          <w:rFonts w:eastAsiaTheme="minorHAnsi"/>
          <w:szCs w:val="16"/>
        </w:rPr>
        <w:pPrChange w:id="1070" w:author="Mohamed Abdel-Hakam" w:date="2025-09-29T18:48:00Z">
          <w:pPr>
            <w:pStyle w:val="BB2023Body"/>
            <w:spacing w:before="120" w:line="276" w:lineRule="auto"/>
            <w:ind w:left="360"/>
          </w:pPr>
        </w:pPrChange>
      </w:pPr>
      <w:del w:id="1071" w:author="Andre Michel" w:date="2025-07-09T17:47:00Z">
        <w:r w:rsidRPr="0061769E" w:rsidDel="00162A83">
          <w:rPr>
            <w:rFonts w:eastAsiaTheme="minorHAnsi"/>
            <w:szCs w:val="16"/>
          </w:rPr>
          <w:delText xml:space="preserve"> </w:delText>
        </w:r>
      </w:del>
      <w:ins w:id="1072" w:author="Mohamed Abdel-Hakam" w:date="2025-09-29T18:46:00Z">
        <w:r w:rsidR="000E1BD1" w:rsidRPr="000E1BD1">
          <w:rPr>
            <w:rFonts w:eastAsiaTheme="minorHAnsi"/>
            <w:szCs w:val="16"/>
          </w:rPr>
          <w:t xml:space="preserve">The </w:t>
        </w:r>
        <w:del w:id="1073" w:author="WTORKY" w:date="2025-10-01T22:01:00Z" w16du:dateUtc="2025-10-01T19:01:00Z">
          <w:r w:rsidR="000E1BD1" w:rsidRPr="000E1BD1" w:rsidDel="00FC6945">
            <w:rPr>
              <w:rFonts w:eastAsiaTheme="minorHAnsi"/>
              <w:szCs w:val="16"/>
            </w:rPr>
            <w:delText>expectations</w:delText>
          </w:r>
        </w:del>
      </w:ins>
      <w:ins w:id="1074" w:author="WTORKY" w:date="2025-10-01T22:01:00Z" w16du:dateUtc="2025-10-01T19:01:00Z">
        <w:r w:rsidR="00FC6945">
          <w:rPr>
            <w:rFonts w:eastAsiaTheme="minorHAnsi"/>
            <w:szCs w:val="16"/>
          </w:rPr>
          <w:t>outlook</w:t>
        </w:r>
      </w:ins>
      <w:ins w:id="1075" w:author="Mohamed Abdel-Hakam" w:date="2025-09-29T18:46:00Z">
        <w:r w:rsidR="000E1BD1" w:rsidRPr="000E1BD1">
          <w:rPr>
            <w:rFonts w:eastAsiaTheme="minorHAnsi"/>
            <w:szCs w:val="16"/>
          </w:rPr>
          <w:t xml:space="preserve"> index for the manufacturing sector exceeded the neutral level by 4 points, with values higher than the previous and corresponding quarters. This is due to expectations that all sub-indices will remain stable during the upcoming quarter.</w:t>
        </w:r>
      </w:ins>
    </w:p>
    <w:p w14:paraId="6A70FAE2" w14:textId="0669178C" w:rsidR="000E1BD1" w:rsidRPr="000E1BD1" w:rsidRDefault="00FC6945">
      <w:pPr>
        <w:pStyle w:val="BB2023Body"/>
        <w:numPr>
          <w:ilvl w:val="0"/>
          <w:numId w:val="35"/>
        </w:numPr>
        <w:spacing w:before="120" w:line="276" w:lineRule="auto"/>
        <w:ind w:left="450"/>
        <w:rPr>
          <w:ins w:id="1076" w:author="Mohamed Abdel-Hakam" w:date="2025-09-29T18:46:00Z"/>
          <w:rFonts w:eastAsiaTheme="minorHAnsi"/>
          <w:szCs w:val="16"/>
        </w:rPr>
        <w:pPrChange w:id="1077" w:author="Mohamed Abdel-Hakam" w:date="2025-09-29T18:48:00Z">
          <w:pPr>
            <w:pStyle w:val="BB2023Body"/>
            <w:spacing w:before="120" w:line="276" w:lineRule="auto"/>
            <w:ind w:left="360"/>
          </w:pPr>
        </w:pPrChange>
      </w:pPr>
      <w:ins w:id="1078" w:author="WTORKY" w:date="2025-10-01T21:59:00Z" w16du:dateUtc="2025-10-01T18:59:00Z">
        <w:r w:rsidRPr="0061375E">
          <w:rPr>
            <w:rFonts w:ascii="Sinkin Sans 800 Black" w:hAnsi="Sinkin Sans 800 Black"/>
            <w:noProof/>
            <w:color w:val="1FBACF" w:themeColor="accent1"/>
          </w:rPr>
          <w:lastRenderedPageBreak/>
          <w:drawing>
            <wp:anchor distT="0" distB="0" distL="114300" distR="114300" simplePos="0" relativeHeight="252090520" behindDoc="1" locked="0" layoutInCell="1" allowOverlap="1" wp14:anchorId="08B915B4" wp14:editId="44643B22">
              <wp:simplePos x="0" y="0"/>
              <wp:positionH relativeFrom="page">
                <wp:align>left</wp:align>
              </wp:positionH>
              <wp:positionV relativeFrom="paragraph">
                <wp:posOffset>-476250</wp:posOffset>
              </wp:positionV>
              <wp:extent cx="7193280" cy="9932670"/>
              <wp:effectExtent l="0" t="0" r="7620" b="0"/>
              <wp:wrapNone/>
              <wp:docPr id="912867141" name="Picture 91286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280" cy="9932670"/>
                      </a:xfrm>
                      <a:prstGeom prst="rect">
                        <a:avLst/>
                      </a:prstGeom>
                      <a:noFill/>
                    </pic:spPr>
                  </pic:pic>
                </a:graphicData>
              </a:graphic>
              <wp14:sizeRelH relativeFrom="margin">
                <wp14:pctWidth>0</wp14:pctWidth>
              </wp14:sizeRelH>
              <wp14:sizeRelV relativeFrom="margin">
                <wp14:pctHeight>0</wp14:pctHeight>
              </wp14:sizeRelV>
            </wp:anchor>
          </w:drawing>
        </w:r>
      </w:ins>
      <w:del w:id="1079" w:author="WTORKY" w:date="2025-10-01T21:59:00Z" w16du:dateUtc="2025-10-01T18:59:00Z">
        <w:r w:rsidRPr="0061375E" w:rsidDel="00FC6945">
          <w:rPr>
            <w:rFonts w:eastAsiaTheme="minorHAnsi"/>
            <w:noProof/>
            <w:szCs w:val="16"/>
          </w:rPr>
          <w:drawing>
            <wp:anchor distT="0" distB="0" distL="114300" distR="114300" simplePos="0" relativeHeight="251701400" behindDoc="1" locked="0" layoutInCell="1" allowOverlap="1" wp14:anchorId="36A19842" wp14:editId="14B31F0D">
              <wp:simplePos x="0" y="0"/>
              <wp:positionH relativeFrom="page">
                <wp:align>left</wp:align>
              </wp:positionH>
              <wp:positionV relativeFrom="paragraph">
                <wp:posOffset>-561022</wp:posOffset>
              </wp:positionV>
              <wp:extent cx="7146925" cy="16042493"/>
              <wp:effectExtent l="0" t="0" r="0" b="0"/>
              <wp:wrapNone/>
              <wp:docPr id="1662311463" name="Picture 1662311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46925" cy="16042493"/>
                      </a:xfrm>
                      <a:prstGeom prst="rect">
                        <a:avLst/>
                      </a:prstGeom>
                      <a:noFill/>
                    </pic:spPr>
                  </pic:pic>
                </a:graphicData>
              </a:graphic>
              <wp14:sizeRelH relativeFrom="margin">
                <wp14:pctWidth>0</wp14:pctWidth>
              </wp14:sizeRelH>
              <wp14:sizeRelV relativeFrom="margin">
                <wp14:pctHeight>0</wp14:pctHeight>
              </wp14:sizeRelV>
            </wp:anchor>
          </w:drawing>
        </w:r>
      </w:del>
      <w:ins w:id="1080" w:author="Mohamed Abdel-Hakam" w:date="2025-09-29T18:46:00Z">
        <w:r w:rsidR="000E1BD1" w:rsidRPr="000E1BD1">
          <w:rPr>
            <w:rFonts w:eastAsiaTheme="minorHAnsi"/>
            <w:szCs w:val="16"/>
          </w:rPr>
          <w:t xml:space="preserve">Expectations for the construction sector surpassed the neutral level by 4 points, with an expected performance 7 points lower than the previous quarter and 2 points higher than the corresponding quarter. This is due to stable indices, continued implementation of the Reconciliation Law, relative price stability for both inputs and units, expectations of lower interest rates in banks, more investment in the real estate sector, and increased sales during the summer due to the vacations of workers abroad, as well as the government's infrastructure projects. </w:t>
        </w:r>
      </w:ins>
    </w:p>
    <w:p w14:paraId="0B55A78A" w14:textId="1FE3C378" w:rsidR="000E1BD1" w:rsidRPr="000E1BD1" w:rsidRDefault="000E1BD1">
      <w:pPr>
        <w:pStyle w:val="BB2023Body"/>
        <w:numPr>
          <w:ilvl w:val="0"/>
          <w:numId w:val="35"/>
        </w:numPr>
        <w:spacing w:before="120" w:line="276" w:lineRule="auto"/>
        <w:ind w:left="450"/>
        <w:rPr>
          <w:ins w:id="1081" w:author="Mohamed Abdel-Hakam" w:date="2025-09-29T18:46:00Z"/>
          <w:rFonts w:eastAsiaTheme="minorHAnsi"/>
          <w:szCs w:val="16"/>
        </w:rPr>
        <w:pPrChange w:id="1082" w:author="Mohamed Abdel-Hakam" w:date="2025-09-29T18:48:00Z">
          <w:pPr>
            <w:pStyle w:val="BB2023Body"/>
            <w:spacing w:before="120" w:line="276" w:lineRule="auto"/>
            <w:ind w:left="360"/>
          </w:pPr>
        </w:pPrChange>
      </w:pPr>
      <w:ins w:id="1083" w:author="Mohamed Abdel-Hakam" w:date="2025-09-29T18:46:00Z">
        <w:r w:rsidRPr="000E1BD1">
          <w:rPr>
            <w:rFonts w:eastAsiaTheme="minorHAnsi"/>
            <w:szCs w:val="16"/>
          </w:rPr>
          <w:t>Expectations of the tourism sector were optimistic, with values surpassing the neutral level by two points, albeit less than the previous and corresponding quarters. This increase is due to expectations of continued tourism activity, particularly domestic tourism during the summer and holiday seasons, as well as conference tourism. However, foreign tourism is expected to decline following the end of the Hajj season.</w:t>
        </w:r>
      </w:ins>
    </w:p>
    <w:p w14:paraId="70092123" w14:textId="36A430B3" w:rsidR="000E1BD1" w:rsidRPr="000E1BD1" w:rsidRDefault="000E1BD1">
      <w:pPr>
        <w:pStyle w:val="BB2023Body"/>
        <w:numPr>
          <w:ilvl w:val="0"/>
          <w:numId w:val="35"/>
        </w:numPr>
        <w:spacing w:before="120" w:line="276" w:lineRule="auto"/>
        <w:ind w:left="450"/>
        <w:rPr>
          <w:ins w:id="1084" w:author="Mohamed Abdel-Hakam" w:date="2025-09-29T18:46:00Z"/>
          <w:rFonts w:eastAsiaTheme="minorHAnsi"/>
          <w:szCs w:val="16"/>
        </w:rPr>
        <w:pPrChange w:id="1085" w:author="Mohamed Abdel-Hakam" w:date="2025-09-29T18:48:00Z">
          <w:pPr>
            <w:pStyle w:val="BB2023Body"/>
            <w:spacing w:before="120" w:line="276" w:lineRule="auto"/>
            <w:ind w:left="360"/>
          </w:pPr>
        </w:pPrChange>
      </w:pPr>
      <w:ins w:id="1086" w:author="Mohamed Abdel-Hakam" w:date="2025-09-29T18:46:00Z">
        <w:r w:rsidRPr="000E1BD1">
          <w:rPr>
            <w:rFonts w:eastAsiaTheme="minorHAnsi"/>
            <w:szCs w:val="16"/>
          </w:rPr>
          <w:t>Expectations for the transportation sector exceeded the neutral level by two points, albeit lower than the previous and corresponding quarters. This is due to the stability of all indices, expected stable trade activity, and expectations that tourism will remain at the same level as the previous quarter. Improvements in other sectors also played a significant role in the sector's increased activity.</w:t>
        </w:r>
      </w:ins>
    </w:p>
    <w:p w14:paraId="29492AE9" w14:textId="77777777" w:rsidR="000E1BD1" w:rsidRDefault="000E1BD1" w:rsidP="000E1BD1">
      <w:pPr>
        <w:pStyle w:val="BB2023Body"/>
        <w:numPr>
          <w:ilvl w:val="0"/>
          <w:numId w:val="35"/>
        </w:numPr>
        <w:spacing w:before="120" w:line="276" w:lineRule="auto"/>
        <w:ind w:left="450"/>
        <w:rPr>
          <w:ins w:id="1087" w:author="Mohamed Abdel-Hakam" w:date="2025-09-29T18:50:00Z"/>
          <w:rFonts w:eastAsiaTheme="minorHAnsi"/>
          <w:szCs w:val="16"/>
        </w:rPr>
      </w:pPr>
      <w:ins w:id="1088" w:author="Mohamed Abdel-Hakam" w:date="2025-09-29T18:46:00Z">
        <w:r w:rsidRPr="000E1BD1">
          <w:rPr>
            <w:rFonts w:eastAsiaTheme="minorHAnsi"/>
            <w:szCs w:val="16"/>
          </w:rPr>
          <w:t>The expectations index for the telecommunications sector reported the best performance, exceeding the neutral level by 13 points, with values higher than the previous and corresponding quarters. This is driven by expectations of increased service exports to foreign markets, particularly Africa, the country's drive to develop infrastructure and utilities through national projects, and increased demand for information technology products.</w:t>
        </w:r>
      </w:ins>
    </w:p>
    <w:p w14:paraId="07BA0301" w14:textId="352F5D3A" w:rsidR="0070602F" w:rsidRPr="00FC6945" w:rsidRDefault="0070602F">
      <w:pPr>
        <w:pStyle w:val="BB2023Body"/>
        <w:numPr>
          <w:ilvl w:val="0"/>
          <w:numId w:val="35"/>
        </w:numPr>
        <w:spacing w:before="120" w:line="276" w:lineRule="auto"/>
        <w:ind w:left="450"/>
        <w:rPr>
          <w:ins w:id="1089" w:author="Mohamed Abdel-Hakam" w:date="2025-09-29T18:46:00Z"/>
          <w:rFonts w:eastAsiaTheme="minorHAnsi"/>
          <w:spacing w:val="-4"/>
          <w:szCs w:val="16"/>
          <w:rPrChange w:id="1090" w:author="WTORKY" w:date="2025-10-01T22:01:00Z" w16du:dateUtc="2025-10-01T19:01:00Z">
            <w:rPr>
              <w:ins w:id="1091" w:author="Mohamed Abdel-Hakam" w:date="2025-09-29T18:46:00Z"/>
              <w:rFonts w:eastAsiaTheme="minorHAnsi"/>
              <w:szCs w:val="16"/>
            </w:rPr>
          </w:rPrChange>
        </w:rPr>
        <w:pPrChange w:id="1092" w:author="Mohamed Abdel-Hakam" w:date="2025-09-29T18:48:00Z">
          <w:pPr>
            <w:pStyle w:val="BB2023Body"/>
            <w:spacing w:before="120" w:line="276" w:lineRule="auto"/>
            <w:ind w:left="360"/>
          </w:pPr>
        </w:pPrChange>
      </w:pPr>
      <w:ins w:id="1093" w:author="Mohamed Abdel-Hakam" w:date="2025-09-29T18:51:00Z">
        <w:r w:rsidRPr="00FC6945">
          <w:rPr>
            <w:rFonts w:eastAsiaTheme="minorHAnsi"/>
            <w:spacing w:val="-4"/>
            <w:szCs w:val="16"/>
            <w:rPrChange w:id="1094" w:author="WTORKY" w:date="2025-10-01T22:01:00Z" w16du:dateUtc="2025-10-01T19:01:00Z">
              <w:rPr>
                <w:rFonts w:eastAsiaTheme="minorHAnsi"/>
                <w:szCs w:val="16"/>
              </w:rPr>
            </w:rPrChange>
          </w:rPr>
          <w:t>The expectations index for the financial services sector recorded 7 points above the neutral level, although lower than the previous and corresponding quarters. Listed firms showed positive performance in the previous period, in addition to expectations of new government IPOs. Declining inflation and rising foreign currency inflows also augment confidence in the Egyptian market (Figure 1-6).</w:t>
        </w:r>
      </w:ins>
    </w:p>
    <w:tbl>
      <w:tblPr>
        <w:tblStyle w:val="TableGrid"/>
        <w:tblpPr w:leftFromText="180" w:rightFromText="180" w:vertAnchor="page" w:horzAnchor="margin" w:tblpXSpec="center" w:tblpY="9031"/>
        <w:tblW w:w="9124"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
      <w:tblGrid>
        <w:gridCol w:w="506"/>
        <w:gridCol w:w="506"/>
        <w:gridCol w:w="508"/>
        <w:gridCol w:w="506"/>
        <w:gridCol w:w="506"/>
        <w:gridCol w:w="508"/>
        <w:gridCol w:w="506"/>
        <w:gridCol w:w="506"/>
        <w:gridCol w:w="507"/>
        <w:gridCol w:w="505"/>
        <w:gridCol w:w="505"/>
        <w:gridCol w:w="507"/>
        <w:gridCol w:w="505"/>
        <w:gridCol w:w="505"/>
        <w:gridCol w:w="507"/>
        <w:gridCol w:w="505"/>
        <w:gridCol w:w="505"/>
        <w:gridCol w:w="506"/>
        <w:gridCol w:w="15"/>
        <w:tblGridChange w:id="1095">
          <w:tblGrid>
            <w:gridCol w:w="506"/>
            <w:gridCol w:w="506"/>
            <w:gridCol w:w="508"/>
            <w:gridCol w:w="506"/>
            <w:gridCol w:w="506"/>
            <w:gridCol w:w="508"/>
            <w:gridCol w:w="506"/>
            <w:gridCol w:w="506"/>
            <w:gridCol w:w="507"/>
            <w:gridCol w:w="505"/>
            <w:gridCol w:w="505"/>
            <w:gridCol w:w="507"/>
            <w:gridCol w:w="505"/>
            <w:gridCol w:w="505"/>
            <w:gridCol w:w="507"/>
            <w:gridCol w:w="505"/>
            <w:gridCol w:w="505"/>
            <w:gridCol w:w="506"/>
            <w:gridCol w:w="15"/>
          </w:tblGrid>
        </w:tblGridChange>
      </w:tblGrid>
      <w:tr w:rsidR="00AB6479" w14:paraId="559DF140" w14:textId="77777777" w:rsidTr="00AB6479">
        <w:trPr>
          <w:trHeight w:val="348"/>
          <w:ins w:id="1096" w:author="WTORKY" w:date="2025-10-01T22:02:00Z" w16du:dateUtc="2025-10-01T19:02:00Z"/>
        </w:trPr>
        <w:tc>
          <w:tcPr>
            <w:tcW w:w="9124" w:type="dxa"/>
            <w:gridSpan w:val="19"/>
            <w:shd w:val="clear" w:color="auto" w:fill="8C8EF0"/>
            <w:vAlign w:val="center"/>
          </w:tcPr>
          <w:p w14:paraId="7207236B" w14:textId="77777777" w:rsidR="00FC6945" w:rsidRPr="00907670" w:rsidRDefault="00FC6945" w:rsidP="00FC6945">
            <w:pPr>
              <w:jc w:val="center"/>
              <w:rPr>
                <w:ins w:id="1097" w:author="WTORKY" w:date="2025-10-01T22:02:00Z" w16du:dateUtc="2025-10-01T19:02:00Z"/>
                <w:rFonts w:asciiTheme="majorHAnsi" w:hAnsiTheme="majorHAnsi"/>
                <w:color w:val="FFFFFF" w:themeColor="background1"/>
                <w:sz w:val="14"/>
                <w:szCs w:val="14"/>
              </w:rPr>
            </w:pPr>
            <w:ins w:id="1098" w:author="WTORKY" w:date="2025-10-01T22:02:00Z" w16du:dateUtc="2025-10-01T19:02:00Z">
              <w:r w:rsidRPr="0034134F">
                <w:rPr>
                  <w:rFonts w:asciiTheme="majorHAnsi" w:hAnsiTheme="majorHAnsi"/>
                  <w:color w:val="FFFFFF" w:themeColor="background1"/>
                  <w:sz w:val="14"/>
                  <w:szCs w:val="14"/>
                </w:rPr>
                <w:t xml:space="preserve">Figure 1.6. </w:t>
              </w:r>
              <w:r>
                <w:rPr>
                  <w:rFonts w:asciiTheme="majorHAnsi" w:hAnsiTheme="majorHAnsi"/>
                  <w:color w:val="FFFFFF" w:themeColor="background1"/>
                  <w:sz w:val="14"/>
                  <w:szCs w:val="14"/>
                </w:rPr>
                <w:t>BBI by</w:t>
              </w:r>
              <w:r w:rsidRPr="0034134F">
                <w:rPr>
                  <w:rFonts w:asciiTheme="majorHAnsi" w:hAnsiTheme="majorHAnsi"/>
                  <w:color w:val="FFFFFF" w:themeColor="background1"/>
                  <w:sz w:val="14"/>
                  <w:szCs w:val="14"/>
                </w:rPr>
                <w:t xml:space="preserve"> Economic Sectors - Outlook</w:t>
              </w:r>
              <w:r w:rsidRPr="0034134F">
                <w:rPr>
                  <w:noProof/>
                </w:rPr>
                <w:t xml:space="preserve"> </w:t>
              </w:r>
            </w:ins>
          </w:p>
        </w:tc>
      </w:tr>
      <w:tr w:rsidR="00AB6479" w14:paraId="3E0A91C2" w14:textId="77777777" w:rsidTr="00AB6479">
        <w:trPr>
          <w:trHeight w:val="2592"/>
          <w:ins w:id="1099" w:author="WTORKY" w:date="2025-10-01T22:02:00Z" w16du:dateUtc="2025-10-01T19:02:00Z"/>
        </w:trPr>
        <w:tc>
          <w:tcPr>
            <w:tcW w:w="1520" w:type="dxa"/>
            <w:gridSpan w:val="3"/>
          </w:tcPr>
          <w:p w14:paraId="29FF51B5" w14:textId="15112A54" w:rsidR="00FC6945" w:rsidRPr="00E04DB1" w:rsidRDefault="00FC6945" w:rsidP="00FC6945">
            <w:pPr>
              <w:spacing w:before="80"/>
              <w:jc w:val="center"/>
              <w:rPr>
                <w:ins w:id="1100" w:author="WTORKY" w:date="2025-10-01T22:02:00Z" w16du:dateUtc="2025-10-01T19:02:00Z"/>
                <w:rFonts w:asciiTheme="majorHAnsi" w:hAnsiTheme="majorHAnsi"/>
                <w:sz w:val="12"/>
                <w:szCs w:val="12"/>
              </w:rPr>
            </w:pPr>
            <w:ins w:id="1101" w:author="WTORKY" w:date="2025-10-01T22:02:00Z" w16du:dateUtc="2025-10-01T19:02:00Z">
              <w:r w:rsidRPr="00E04DB1">
                <w:rPr>
                  <w:rFonts w:asciiTheme="majorHAnsi" w:hAnsiTheme="majorHAnsi"/>
                  <w:sz w:val="12"/>
                  <w:szCs w:val="12"/>
                </w:rPr>
                <w:t>Financial Services</w:t>
              </w:r>
            </w:ins>
          </w:p>
        </w:tc>
        <w:tc>
          <w:tcPr>
            <w:tcW w:w="1520" w:type="dxa"/>
            <w:gridSpan w:val="3"/>
          </w:tcPr>
          <w:p w14:paraId="42EE57AF" w14:textId="77777777" w:rsidR="00FC6945" w:rsidRPr="00E04DB1" w:rsidRDefault="00FC6945" w:rsidP="00FC6945">
            <w:pPr>
              <w:spacing w:before="80"/>
              <w:jc w:val="center"/>
              <w:rPr>
                <w:ins w:id="1102" w:author="WTORKY" w:date="2025-10-01T22:02:00Z" w16du:dateUtc="2025-10-01T19:02:00Z"/>
                <w:rFonts w:asciiTheme="majorHAnsi" w:hAnsiTheme="majorHAnsi"/>
                <w:sz w:val="12"/>
                <w:szCs w:val="12"/>
              </w:rPr>
            </w:pPr>
            <w:ins w:id="1103" w:author="WTORKY" w:date="2025-10-01T22:02:00Z" w16du:dateUtc="2025-10-01T19:02:00Z">
              <w:r w:rsidRPr="00E04DB1">
                <w:rPr>
                  <w:rFonts w:asciiTheme="majorHAnsi" w:hAnsiTheme="majorHAnsi"/>
                  <w:sz w:val="12"/>
                  <w:szCs w:val="12"/>
                </w:rPr>
                <w:t>Communications</w:t>
              </w:r>
            </w:ins>
          </w:p>
        </w:tc>
        <w:tc>
          <w:tcPr>
            <w:tcW w:w="1519" w:type="dxa"/>
            <w:gridSpan w:val="3"/>
          </w:tcPr>
          <w:p w14:paraId="4CA6A0A0" w14:textId="4E919415" w:rsidR="00FC6945" w:rsidRPr="00E04DB1" w:rsidRDefault="00AB6479" w:rsidP="00FC6945">
            <w:pPr>
              <w:spacing w:before="80"/>
              <w:jc w:val="center"/>
              <w:rPr>
                <w:ins w:id="1104" w:author="WTORKY" w:date="2025-10-01T22:02:00Z" w16du:dateUtc="2025-10-01T19:02:00Z"/>
                <w:rFonts w:asciiTheme="majorHAnsi" w:hAnsiTheme="majorHAnsi"/>
                <w:sz w:val="12"/>
                <w:szCs w:val="12"/>
              </w:rPr>
            </w:pPr>
            <w:ins w:id="1105" w:author="WTORKY" w:date="2025-10-01T22:02:00Z" w16du:dateUtc="2025-10-01T19:02:00Z">
              <w:r w:rsidRPr="00E04DB1">
                <w:rPr>
                  <w:rFonts w:asciiTheme="majorHAnsi" w:hAnsiTheme="majorHAnsi"/>
                  <w:noProof/>
                  <w:color w:val="FFFFFF" w:themeColor="background1"/>
                  <w:sz w:val="12"/>
                  <w:szCs w:val="12"/>
                </w:rPr>
                <mc:AlternateContent>
                  <mc:Choice Requires="wpg">
                    <w:drawing>
                      <wp:anchor distT="0" distB="0" distL="114300" distR="114300" simplePos="0" relativeHeight="252094616" behindDoc="0" locked="0" layoutInCell="1" allowOverlap="1" wp14:anchorId="3F78D2A5" wp14:editId="2958555D">
                        <wp:simplePos x="0" y="0"/>
                        <wp:positionH relativeFrom="column">
                          <wp:posOffset>-1651317</wp:posOffset>
                        </wp:positionH>
                        <wp:positionV relativeFrom="paragraph">
                          <wp:posOffset>223520</wp:posOffset>
                        </wp:positionV>
                        <wp:extent cx="5219700" cy="362156"/>
                        <wp:effectExtent l="0" t="0" r="0" b="0"/>
                        <wp:wrapNone/>
                        <wp:docPr id="73784555" name="Group 73784555"/>
                        <wp:cNvGraphicFramePr/>
                        <a:graphic xmlns:a="http://schemas.openxmlformats.org/drawingml/2006/main">
                          <a:graphicData uri="http://schemas.microsoft.com/office/word/2010/wordprocessingGroup">
                            <wpg:wgp>
                              <wpg:cNvGrpSpPr/>
                              <wpg:grpSpPr>
                                <a:xfrm>
                                  <a:off x="0" y="0"/>
                                  <a:ext cx="5219700" cy="362156"/>
                                  <a:chOff x="0" y="0"/>
                                  <a:chExt cx="5283310" cy="393192"/>
                                </a:xfrm>
                              </wpg:grpSpPr>
                              <pic:pic xmlns:pic="http://schemas.openxmlformats.org/drawingml/2006/picture">
                                <pic:nvPicPr>
                                  <pic:cNvPr id="1965539090" name="Picture 1965539090"/>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3928488" y="46819"/>
                                    <a:ext cx="387328" cy="299555"/>
                                  </a:xfrm>
                                  <a:prstGeom prst="rect">
                                    <a:avLst/>
                                  </a:prstGeom>
                                </pic:spPr>
                              </pic:pic>
                              <pic:pic xmlns:pic="http://schemas.openxmlformats.org/drawingml/2006/picture">
                                <pic:nvPicPr>
                                  <pic:cNvPr id="416441896" name="Picture 416441896"/>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4907622" y="0"/>
                                    <a:ext cx="375688" cy="393192"/>
                                  </a:xfrm>
                                  <a:prstGeom prst="rect">
                                    <a:avLst/>
                                  </a:prstGeom>
                                </pic:spPr>
                              </pic:pic>
                              <pic:pic xmlns:pic="http://schemas.openxmlformats.org/drawingml/2006/picture">
                                <pic:nvPicPr>
                                  <pic:cNvPr id="1869766265" name="Picture 1869766265"/>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1958974" y="74611"/>
                                    <a:ext cx="392708" cy="243970"/>
                                  </a:xfrm>
                                  <a:prstGeom prst="rect">
                                    <a:avLst/>
                                  </a:prstGeom>
                                </pic:spPr>
                              </pic:pic>
                              <pic:pic xmlns:pic="http://schemas.openxmlformats.org/drawingml/2006/picture">
                                <pic:nvPicPr>
                                  <pic:cNvPr id="2089429685" name="Picture 2089429685"/>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82168" cy="393192"/>
                                  </a:xfrm>
                                  <a:prstGeom prst="rect">
                                    <a:avLst/>
                                  </a:prstGeom>
                                </pic:spPr>
                              </pic:pic>
                              <pic:pic xmlns:pic="http://schemas.openxmlformats.org/drawingml/2006/picture">
                                <pic:nvPicPr>
                                  <pic:cNvPr id="340639594" name="Picture 340639594"/>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973975" y="0"/>
                                    <a:ext cx="393192" cy="393192"/>
                                  </a:xfrm>
                                  <a:prstGeom prst="rect">
                                    <a:avLst/>
                                  </a:prstGeom>
                                </pic:spPr>
                              </pic:pic>
                              <pic:pic xmlns:pic="http://schemas.openxmlformats.org/drawingml/2006/picture">
                                <pic:nvPicPr>
                                  <pic:cNvPr id="1769854317" name="Picture 1769854317"/>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2943489" y="0"/>
                                    <a:ext cx="393192" cy="39319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6F54347" id="Group 73784555" o:spid="_x0000_s1026" style="position:absolute;margin-left:-130pt;margin-top:17.6pt;width:411pt;height:28.5pt;z-index:252094616;mso-width-relative:margin;mso-height-relative:margin" coordsize="52833,3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">
                        <v:shape id="Picture 1965539090" o:spid="_x0000_s1027" type="#_x0000_t75" style="position:absolute;left:39284;top:468;width:3874;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">
                          <v:imagedata r:id="rId72" o:title=""/>
                        </v:shape>
                        <v:shape id="Picture 416441896" o:spid="_x0000_s1028" type="#_x0000_t75" style="position:absolute;left:49076;width:3757;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">
                          <v:imagedata r:id="rId73" o:title=""/>
                        </v:shape>
                        <v:shape id="Picture 1869766265" o:spid="_x0000_s1029" type="#_x0000_t75" style="position:absolute;left:19589;top:746;width:3927;height: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">
                          <v:imagedata r:id="rId74" o:title=""/>
                        </v:shape>
                        <v:shape id="Picture 2089429685" o:spid="_x0000_s1030" type="#_x0000_t75" style="position:absolute;width:3821;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">
                          <v:imagedata r:id="rId75" o:title=""/>
                        </v:shape>
                        <v:shape id="Picture 340639594" o:spid="_x0000_s1031" type="#_x0000_t75" style="position:absolute;left:9739;width:3932;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">
                          <v:imagedata r:id="rId76" o:title=""/>
                        </v:shape>
                        <v:shape id="Picture 1769854317" o:spid="_x0000_s1032" type="#_x0000_t75" style="position:absolute;left:29434;width:3932;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">
                          <v:imagedata r:id="rId77" o:title=""/>
                        </v:shape>
                      </v:group>
                    </w:pict>
                  </mc:Fallback>
                </mc:AlternateContent>
              </w:r>
              <w:r w:rsidR="00FC6945" w:rsidRPr="00E04DB1">
                <w:rPr>
                  <w:rFonts w:asciiTheme="majorHAnsi" w:hAnsiTheme="majorHAnsi"/>
                  <w:sz w:val="12"/>
                  <w:szCs w:val="12"/>
                </w:rPr>
                <w:t>Transport</w:t>
              </w:r>
            </w:ins>
          </w:p>
        </w:tc>
        <w:tc>
          <w:tcPr>
            <w:tcW w:w="1517" w:type="dxa"/>
            <w:gridSpan w:val="3"/>
          </w:tcPr>
          <w:p w14:paraId="2F6D01FA" w14:textId="046A429D" w:rsidR="00FC6945" w:rsidRPr="00E04DB1" w:rsidRDefault="00AB6479" w:rsidP="00FC6945">
            <w:pPr>
              <w:spacing w:before="80"/>
              <w:jc w:val="center"/>
              <w:rPr>
                <w:ins w:id="1106" w:author="WTORKY" w:date="2025-10-01T22:02:00Z" w16du:dateUtc="2025-10-01T19:02:00Z"/>
                <w:rFonts w:asciiTheme="majorHAnsi" w:hAnsiTheme="majorHAnsi"/>
                <w:sz w:val="12"/>
                <w:szCs w:val="12"/>
              </w:rPr>
            </w:pPr>
            <w:ins w:id="1107" w:author="WTORKY" w:date="2025-10-01T22:02:00Z" w16du:dateUtc="2025-10-01T19:02:00Z">
              <w:r w:rsidRPr="00AB6479">
                <w:rPr>
                  <w:rFonts w:ascii="Calibri" w:hAnsi="Calibri" w:cs="Calibri"/>
                  <w:noProof/>
                  <w:rPrChange w:id="1108" w:author="WTORKY" w:date="2025-10-01T22:03:00Z" w16du:dateUtc="2025-10-01T19:03:00Z">
                    <w:rPr>
                      <w:noProof/>
                    </w:rPr>
                  </w:rPrChange>
                </w:rPr>
                <w:drawing>
                  <wp:anchor distT="0" distB="0" distL="114300" distR="114300" simplePos="0" relativeHeight="252095640" behindDoc="0" locked="0" layoutInCell="1" allowOverlap="1" wp14:anchorId="1E69A1D6" wp14:editId="09C7AD5B">
                    <wp:simplePos x="0" y="0"/>
                    <wp:positionH relativeFrom="column">
                      <wp:posOffset>-2896552</wp:posOffset>
                    </wp:positionH>
                    <wp:positionV relativeFrom="paragraph">
                      <wp:posOffset>199708</wp:posOffset>
                    </wp:positionV>
                    <wp:extent cx="5795645" cy="1447800"/>
                    <wp:effectExtent l="0" t="0" r="0" b="0"/>
                    <wp:wrapNone/>
                    <wp:docPr id="2091365927" name="Chart 1">
                      <a:extLst xmlns:a="http://schemas.openxmlformats.org/drawingml/2006/main">
                        <a:ext uri="{FF2B5EF4-FFF2-40B4-BE49-F238E27FC236}">
                          <a16:creationId xmlns:a16="http://schemas.microsoft.com/office/drawing/2014/main" id="{00000000-0008-0000-0500-00001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14:sizeRelH relativeFrom="margin">
                      <wp14:pctWidth>0</wp14:pctWidth>
                    </wp14:sizeRelH>
                    <wp14:sizeRelV relativeFrom="margin">
                      <wp14:pctHeight>0</wp14:pctHeight>
                    </wp14:sizeRelV>
                  </wp:anchor>
                </w:drawing>
              </w:r>
              <w:r w:rsidR="00FC6945" w:rsidRPr="00E04DB1">
                <w:rPr>
                  <w:rFonts w:asciiTheme="majorHAnsi" w:hAnsiTheme="majorHAnsi"/>
                  <w:sz w:val="12"/>
                  <w:szCs w:val="12"/>
                </w:rPr>
                <w:t>Tourism</w:t>
              </w:r>
            </w:ins>
          </w:p>
        </w:tc>
        <w:tc>
          <w:tcPr>
            <w:tcW w:w="1517" w:type="dxa"/>
            <w:gridSpan w:val="3"/>
          </w:tcPr>
          <w:p w14:paraId="03F1A439" w14:textId="77777777" w:rsidR="00FC6945" w:rsidRPr="00E04DB1" w:rsidRDefault="00FC6945" w:rsidP="00FC6945">
            <w:pPr>
              <w:spacing w:before="80"/>
              <w:jc w:val="center"/>
              <w:rPr>
                <w:ins w:id="1109" w:author="WTORKY" w:date="2025-10-01T22:02:00Z" w16du:dateUtc="2025-10-01T19:02:00Z"/>
                <w:rFonts w:asciiTheme="majorHAnsi" w:hAnsiTheme="majorHAnsi"/>
                <w:sz w:val="12"/>
                <w:szCs w:val="12"/>
              </w:rPr>
            </w:pPr>
            <w:ins w:id="1110" w:author="WTORKY" w:date="2025-10-01T22:02:00Z" w16du:dateUtc="2025-10-01T19:02:00Z">
              <w:r w:rsidRPr="00E04DB1">
                <w:rPr>
                  <w:rFonts w:asciiTheme="majorHAnsi" w:hAnsiTheme="majorHAnsi"/>
                  <w:sz w:val="12"/>
                  <w:szCs w:val="12"/>
                </w:rPr>
                <w:t>Construction</w:t>
              </w:r>
            </w:ins>
          </w:p>
        </w:tc>
        <w:tc>
          <w:tcPr>
            <w:tcW w:w="1531" w:type="dxa"/>
            <w:gridSpan w:val="4"/>
          </w:tcPr>
          <w:p w14:paraId="6835CE5C" w14:textId="77777777" w:rsidR="00FC6945" w:rsidRPr="00E04DB1" w:rsidRDefault="00FC6945" w:rsidP="00FC6945">
            <w:pPr>
              <w:spacing w:before="80"/>
              <w:jc w:val="center"/>
              <w:rPr>
                <w:ins w:id="1111" w:author="WTORKY" w:date="2025-10-01T22:02:00Z" w16du:dateUtc="2025-10-01T19:02:00Z"/>
                <w:rFonts w:asciiTheme="majorHAnsi" w:hAnsiTheme="majorHAnsi"/>
                <w:sz w:val="12"/>
                <w:szCs w:val="12"/>
              </w:rPr>
            </w:pPr>
            <w:ins w:id="1112" w:author="WTORKY" w:date="2025-10-01T22:02:00Z" w16du:dateUtc="2025-10-01T19:02:00Z">
              <w:r w:rsidRPr="00E04DB1">
                <w:rPr>
                  <w:rFonts w:asciiTheme="majorHAnsi" w:hAnsiTheme="majorHAnsi"/>
                  <w:sz w:val="12"/>
                  <w:szCs w:val="12"/>
                </w:rPr>
                <w:t>Manufacturing</w:t>
              </w:r>
            </w:ins>
          </w:p>
        </w:tc>
      </w:tr>
      <w:tr w:rsidR="00AB6479" w14:paraId="147CDE87" w14:textId="77777777" w:rsidTr="00AB6479">
        <w:tblPrEx>
          <w:tblCellMar>
            <w:left w:w="108" w:type="dxa"/>
            <w:right w:w="108" w:type="dxa"/>
          </w:tblCellMar>
        </w:tblPrEx>
        <w:trPr>
          <w:gridAfter w:val="1"/>
          <w:wAfter w:w="15" w:type="dxa"/>
          <w:trHeight w:val="361"/>
          <w:ins w:id="1113" w:author="WTORKY" w:date="2025-10-01T22:02:00Z" w16du:dateUtc="2025-10-01T19:02:00Z"/>
        </w:trPr>
        <w:tc>
          <w:tcPr>
            <w:tcW w:w="506" w:type="dxa"/>
          </w:tcPr>
          <w:p w14:paraId="284D2E5B" w14:textId="77777777" w:rsidR="00FC6945" w:rsidRPr="009A7982" w:rsidRDefault="00FC6945" w:rsidP="00FC6945">
            <w:pPr>
              <w:pStyle w:val="BB2023Body"/>
              <w:spacing w:line="276" w:lineRule="auto"/>
              <w:ind w:left="-108" w:right="-141"/>
              <w:jc w:val="center"/>
              <w:rPr>
                <w:ins w:id="1114" w:author="WTORKY" w:date="2025-10-01T22:02:00Z" w16du:dateUtc="2025-10-01T19:02:00Z"/>
                <w:rFonts w:asciiTheme="majorHAnsi" w:hAnsiTheme="majorHAnsi"/>
                <w:sz w:val="12"/>
                <w:szCs w:val="16"/>
              </w:rPr>
            </w:pPr>
            <w:ins w:id="1115" w:author="WTORKY" w:date="2025-10-01T22:02:00Z" w16du:dateUtc="2025-10-01T19:02:00Z">
              <w:r>
                <w:rPr>
                  <w:rFonts w:asciiTheme="majorHAnsi" w:hAnsiTheme="majorHAnsi"/>
                  <w:sz w:val="12"/>
                  <w:szCs w:val="16"/>
                </w:rPr>
                <w:t xml:space="preserve">Apr - Jun </w:t>
              </w:r>
              <w:r w:rsidRPr="009A7982">
                <w:rPr>
                  <w:rFonts w:asciiTheme="majorHAnsi" w:hAnsiTheme="majorHAnsi"/>
                  <w:sz w:val="12"/>
                  <w:szCs w:val="16"/>
                </w:rPr>
                <w:t>202</w:t>
              </w:r>
              <w:r>
                <w:rPr>
                  <w:rFonts w:asciiTheme="majorHAnsi" w:hAnsiTheme="majorHAnsi"/>
                  <w:sz w:val="12"/>
                  <w:szCs w:val="16"/>
                </w:rPr>
                <w:t>5</w:t>
              </w:r>
            </w:ins>
          </w:p>
        </w:tc>
        <w:tc>
          <w:tcPr>
            <w:tcW w:w="506" w:type="dxa"/>
          </w:tcPr>
          <w:p w14:paraId="33F81454" w14:textId="77777777" w:rsidR="00FC6945" w:rsidRPr="009A7982" w:rsidRDefault="00FC6945" w:rsidP="00FC6945">
            <w:pPr>
              <w:pStyle w:val="BB2023Body"/>
              <w:spacing w:line="276" w:lineRule="auto"/>
              <w:ind w:left="-108" w:right="-141"/>
              <w:jc w:val="center"/>
              <w:rPr>
                <w:ins w:id="1116" w:author="WTORKY" w:date="2025-10-01T22:02:00Z" w16du:dateUtc="2025-10-01T19:02:00Z"/>
                <w:rFonts w:asciiTheme="majorHAnsi" w:hAnsiTheme="majorHAnsi"/>
                <w:sz w:val="12"/>
                <w:szCs w:val="16"/>
              </w:rPr>
            </w:pPr>
            <w:ins w:id="1117" w:author="WTORKY" w:date="2025-10-01T22:02:00Z" w16du:dateUtc="2025-10-01T19:02:00Z">
              <w:r>
                <w:rPr>
                  <w:rFonts w:asciiTheme="majorHAnsi" w:hAnsiTheme="majorHAnsi"/>
                  <w:sz w:val="12"/>
                  <w:szCs w:val="16"/>
                </w:rPr>
                <w:t xml:space="preserve">Jan - Mar </w:t>
              </w:r>
              <w:r w:rsidRPr="009A7982">
                <w:rPr>
                  <w:rFonts w:asciiTheme="majorHAnsi" w:hAnsiTheme="majorHAnsi"/>
                  <w:sz w:val="12"/>
                  <w:szCs w:val="16"/>
                </w:rPr>
                <w:t>202</w:t>
              </w:r>
              <w:r>
                <w:rPr>
                  <w:rFonts w:asciiTheme="majorHAnsi" w:hAnsiTheme="majorHAnsi"/>
                  <w:sz w:val="12"/>
                  <w:szCs w:val="16"/>
                </w:rPr>
                <w:t>5</w:t>
              </w:r>
            </w:ins>
          </w:p>
        </w:tc>
        <w:tc>
          <w:tcPr>
            <w:tcW w:w="508" w:type="dxa"/>
          </w:tcPr>
          <w:p w14:paraId="4F30A7FE" w14:textId="77777777" w:rsidR="00FC6945" w:rsidRPr="009A7982" w:rsidRDefault="00FC6945" w:rsidP="00FC6945">
            <w:pPr>
              <w:pStyle w:val="BB2023Body"/>
              <w:spacing w:line="276" w:lineRule="auto"/>
              <w:ind w:left="-108" w:right="-141"/>
              <w:jc w:val="center"/>
              <w:rPr>
                <w:ins w:id="1118" w:author="WTORKY" w:date="2025-10-01T22:02:00Z" w16du:dateUtc="2025-10-01T19:02:00Z"/>
                <w:rFonts w:asciiTheme="majorHAnsi" w:hAnsiTheme="majorHAnsi"/>
                <w:sz w:val="12"/>
                <w:szCs w:val="16"/>
              </w:rPr>
            </w:pPr>
            <w:ins w:id="1119" w:author="WTORKY" w:date="2025-10-01T22:02:00Z" w16du:dateUtc="2025-10-01T19:02:00Z">
              <w:r>
                <w:rPr>
                  <w:rFonts w:asciiTheme="majorHAnsi" w:hAnsiTheme="majorHAnsi"/>
                  <w:sz w:val="12"/>
                  <w:szCs w:val="16"/>
                </w:rPr>
                <w:t xml:space="preserve">Apr - Jun </w:t>
              </w:r>
              <w:r w:rsidRPr="009A7982">
                <w:rPr>
                  <w:rFonts w:asciiTheme="majorHAnsi" w:hAnsiTheme="majorHAnsi"/>
                  <w:sz w:val="12"/>
                  <w:szCs w:val="16"/>
                </w:rPr>
                <w:t>202</w:t>
              </w:r>
              <w:r>
                <w:rPr>
                  <w:rFonts w:asciiTheme="majorHAnsi" w:hAnsiTheme="majorHAnsi"/>
                  <w:sz w:val="12"/>
                  <w:szCs w:val="16"/>
                </w:rPr>
                <w:t>4</w:t>
              </w:r>
            </w:ins>
          </w:p>
        </w:tc>
        <w:tc>
          <w:tcPr>
            <w:tcW w:w="506" w:type="dxa"/>
          </w:tcPr>
          <w:p w14:paraId="18A98E12" w14:textId="77777777" w:rsidR="00FC6945" w:rsidRPr="009A7982" w:rsidRDefault="00FC6945" w:rsidP="00FC6945">
            <w:pPr>
              <w:pStyle w:val="BB2023Body"/>
              <w:spacing w:line="276" w:lineRule="auto"/>
              <w:ind w:left="-108" w:right="-141"/>
              <w:jc w:val="center"/>
              <w:rPr>
                <w:ins w:id="1120" w:author="WTORKY" w:date="2025-10-01T22:02:00Z" w16du:dateUtc="2025-10-01T19:02:00Z"/>
                <w:rFonts w:asciiTheme="majorHAnsi" w:hAnsiTheme="majorHAnsi"/>
                <w:sz w:val="12"/>
                <w:szCs w:val="16"/>
              </w:rPr>
            </w:pPr>
            <w:ins w:id="1121" w:author="WTORKY" w:date="2025-10-01T22:02:00Z" w16du:dateUtc="2025-10-01T19:02:00Z">
              <w:r>
                <w:rPr>
                  <w:rFonts w:asciiTheme="majorHAnsi" w:hAnsiTheme="majorHAnsi"/>
                  <w:sz w:val="12"/>
                  <w:szCs w:val="16"/>
                </w:rPr>
                <w:t xml:space="preserve">Apr - Jun </w:t>
              </w:r>
              <w:r w:rsidRPr="009A7982">
                <w:rPr>
                  <w:rFonts w:asciiTheme="majorHAnsi" w:hAnsiTheme="majorHAnsi"/>
                  <w:sz w:val="12"/>
                  <w:szCs w:val="16"/>
                </w:rPr>
                <w:t>202</w:t>
              </w:r>
              <w:r>
                <w:rPr>
                  <w:rFonts w:asciiTheme="majorHAnsi" w:hAnsiTheme="majorHAnsi"/>
                  <w:sz w:val="12"/>
                  <w:szCs w:val="16"/>
                </w:rPr>
                <w:t>5</w:t>
              </w:r>
            </w:ins>
          </w:p>
        </w:tc>
        <w:tc>
          <w:tcPr>
            <w:tcW w:w="506" w:type="dxa"/>
          </w:tcPr>
          <w:p w14:paraId="3BBC175D" w14:textId="77777777" w:rsidR="00FC6945" w:rsidRPr="009A7982" w:rsidRDefault="00FC6945" w:rsidP="00FC6945">
            <w:pPr>
              <w:pStyle w:val="BB2023Body"/>
              <w:spacing w:line="276" w:lineRule="auto"/>
              <w:ind w:left="-108" w:right="-141"/>
              <w:jc w:val="center"/>
              <w:rPr>
                <w:ins w:id="1122" w:author="WTORKY" w:date="2025-10-01T22:02:00Z" w16du:dateUtc="2025-10-01T19:02:00Z"/>
                <w:rFonts w:asciiTheme="majorHAnsi" w:hAnsiTheme="majorHAnsi"/>
                <w:sz w:val="12"/>
                <w:szCs w:val="16"/>
              </w:rPr>
            </w:pPr>
            <w:ins w:id="1123" w:author="WTORKY" w:date="2025-10-01T22:02:00Z" w16du:dateUtc="2025-10-01T19:02:00Z">
              <w:r>
                <w:rPr>
                  <w:rFonts w:asciiTheme="majorHAnsi" w:hAnsiTheme="majorHAnsi"/>
                  <w:sz w:val="12"/>
                  <w:szCs w:val="16"/>
                </w:rPr>
                <w:t xml:space="preserve">Jan - Mar </w:t>
              </w:r>
              <w:r w:rsidRPr="009A7982">
                <w:rPr>
                  <w:rFonts w:asciiTheme="majorHAnsi" w:hAnsiTheme="majorHAnsi"/>
                  <w:sz w:val="12"/>
                  <w:szCs w:val="16"/>
                </w:rPr>
                <w:t>202</w:t>
              </w:r>
              <w:r>
                <w:rPr>
                  <w:rFonts w:asciiTheme="majorHAnsi" w:hAnsiTheme="majorHAnsi"/>
                  <w:sz w:val="12"/>
                  <w:szCs w:val="16"/>
                </w:rPr>
                <w:t>5</w:t>
              </w:r>
            </w:ins>
          </w:p>
        </w:tc>
        <w:tc>
          <w:tcPr>
            <w:tcW w:w="508" w:type="dxa"/>
          </w:tcPr>
          <w:p w14:paraId="39D927EC" w14:textId="77777777" w:rsidR="00FC6945" w:rsidRPr="009A7982" w:rsidRDefault="00FC6945" w:rsidP="00FC6945">
            <w:pPr>
              <w:pStyle w:val="BB2023Body"/>
              <w:spacing w:line="276" w:lineRule="auto"/>
              <w:ind w:left="-108" w:right="-141"/>
              <w:jc w:val="center"/>
              <w:rPr>
                <w:ins w:id="1124" w:author="WTORKY" w:date="2025-10-01T22:02:00Z" w16du:dateUtc="2025-10-01T19:02:00Z"/>
                <w:rFonts w:asciiTheme="majorHAnsi" w:hAnsiTheme="majorHAnsi"/>
                <w:sz w:val="12"/>
                <w:szCs w:val="16"/>
              </w:rPr>
            </w:pPr>
            <w:ins w:id="1125" w:author="WTORKY" w:date="2025-10-01T22:02:00Z" w16du:dateUtc="2025-10-01T19:02:00Z">
              <w:r>
                <w:rPr>
                  <w:rFonts w:asciiTheme="majorHAnsi" w:hAnsiTheme="majorHAnsi"/>
                  <w:sz w:val="12"/>
                  <w:szCs w:val="16"/>
                </w:rPr>
                <w:t xml:space="preserve">Apr - Jun </w:t>
              </w:r>
              <w:r w:rsidRPr="009A7982">
                <w:rPr>
                  <w:rFonts w:asciiTheme="majorHAnsi" w:hAnsiTheme="majorHAnsi"/>
                  <w:sz w:val="12"/>
                  <w:szCs w:val="16"/>
                </w:rPr>
                <w:t>202</w:t>
              </w:r>
              <w:r>
                <w:rPr>
                  <w:rFonts w:asciiTheme="majorHAnsi" w:hAnsiTheme="majorHAnsi"/>
                  <w:sz w:val="12"/>
                  <w:szCs w:val="16"/>
                </w:rPr>
                <w:t>4</w:t>
              </w:r>
            </w:ins>
          </w:p>
        </w:tc>
        <w:tc>
          <w:tcPr>
            <w:tcW w:w="506" w:type="dxa"/>
          </w:tcPr>
          <w:p w14:paraId="5ADD5A1B" w14:textId="77777777" w:rsidR="00FC6945" w:rsidRPr="009A7982" w:rsidRDefault="00FC6945" w:rsidP="00FC6945">
            <w:pPr>
              <w:pStyle w:val="BB2023Body"/>
              <w:spacing w:line="276" w:lineRule="auto"/>
              <w:ind w:left="-108" w:right="-141"/>
              <w:jc w:val="center"/>
              <w:rPr>
                <w:ins w:id="1126" w:author="WTORKY" w:date="2025-10-01T22:02:00Z" w16du:dateUtc="2025-10-01T19:02:00Z"/>
                <w:rFonts w:asciiTheme="majorHAnsi" w:hAnsiTheme="majorHAnsi"/>
                <w:sz w:val="12"/>
                <w:szCs w:val="16"/>
              </w:rPr>
            </w:pPr>
            <w:ins w:id="1127" w:author="WTORKY" w:date="2025-10-01T22:02:00Z" w16du:dateUtc="2025-10-01T19:02:00Z">
              <w:r>
                <w:rPr>
                  <w:rFonts w:asciiTheme="majorHAnsi" w:hAnsiTheme="majorHAnsi"/>
                  <w:sz w:val="12"/>
                  <w:szCs w:val="16"/>
                </w:rPr>
                <w:t xml:space="preserve">Apr - Jun </w:t>
              </w:r>
              <w:r w:rsidRPr="009A7982">
                <w:rPr>
                  <w:rFonts w:asciiTheme="majorHAnsi" w:hAnsiTheme="majorHAnsi"/>
                  <w:sz w:val="12"/>
                  <w:szCs w:val="16"/>
                </w:rPr>
                <w:t>202</w:t>
              </w:r>
              <w:r>
                <w:rPr>
                  <w:rFonts w:asciiTheme="majorHAnsi" w:hAnsiTheme="majorHAnsi"/>
                  <w:sz w:val="12"/>
                  <w:szCs w:val="16"/>
                </w:rPr>
                <w:t>5</w:t>
              </w:r>
            </w:ins>
          </w:p>
        </w:tc>
        <w:tc>
          <w:tcPr>
            <w:tcW w:w="506" w:type="dxa"/>
          </w:tcPr>
          <w:p w14:paraId="78D6A1AF" w14:textId="77777777" w:rsidR="00FC6945" w:rsidRPr="009A7982" w:rsidRDefault="00FC6945" w:rsidP="00FC6945">
            <w:pPr>
              <w:pStyle w:val="BB2023Body"/>
              <w:spacing w:line="276" w:lineRule="auto"/>
              <w:ind w:left="-108" w:right="-141"/>
              <w:jc w:val="center"/>
              <w:rPr>
                <w:ins w:id="1128" w:author="WTORKY" w:date="2025-10-01T22:02:00Z" w16du:dateUtc="2025-10-01T19:02:00Z"/>
                <w:rFonts w:asciiTheme="majorHAnsi" w:hAnsiTheme="majorHAnsi"/>
                <w:sz w:val="12"/>
                <w:szCs w:val="16"/>
              </w:rPr>
            </w:pPr>
            <w:ins w:id="1129" w:author="WTORKY" w:date="2025-10-01T22:02:00Z" w16du:dateUtc="2025-10-01T19:02:00Z">
              <w:r>
                <w:rPr>
                  <w:rFonts w:asciiTheme="majorHAnsi" w:hAnsiTheme="majorHAnsi"/>
                  <w:sz w:val="12"/>
                  <w:szCs w:val="16"/>
                </w:rPr>
                <w:t xml:space="preserve">Jan - Mar </w:t>
              </w:r>
              <w:r w:rsidRPr="009A7982">
                <w:rPr>
                  <w:rFonts w:asciiTheme="majorHAnsi" w:hAnsiTheme="majorHAnsi"/>
                  <w:sz w:val="12"/>
                  <w:szCs w:val="16"/>
                </w:rPr>
                <w:t>202</w:t>
              </w:r>
              <w:r>
                <w:rPr>
                  <w:rFonts w:asciiTheme="majorHAnsi" w:hAnsiTheme="majorHAnsi"/>
                  <w:sz w:val="12"/>
                  <w:szCs w:val="16"/>
                </w:rPr>
                <w:t>5</w:t>
              </w:r>
            </w:ins>
          </w:p>
        </w:tc>
        <w:tc>
          <w:tcPr>
            <w:tcW w:w="507" w:type="dxa"/>
          </w:tcPr>
          <w:p w14:paraId="5D05BBA5" w14:textId="77777777" w:rsidR="00FC6945" w:rsidRPr="009A7982" w:rsidRDefault="00FC6945" w:rsidP="00FC6945">
            <w:pPr>
              <w:pStyle w:val="BB2023Body"/>
              <w:spacing w:line="276" w:lineRule="auto"/>
              <w:ind w:left="-108" w:right="-141"/>
              <w:jc w:val="center"/>
              <w:rPr>
                <w:ins w:id="1130" w:author="WTORKY" w:date="2025-10-01T22:02:00Z" w16du:dateUtc="2025-10-01T19:02:00Z"/>
                <w:rFonts w:asciiTheme="majorHAnsi" w:hAnsiTheme="majorHAnsi"/>
                <w:sz w:val="12"/>
                <w:szCs w:val="16"/>
              </w:rPr>
            </w:pPr>
            <w:ins w:id="1131" w:author="WTORKY" w:date="2025-10-01T22:02:00Z" w16du:dateUtc="2025-10-01T19:02:00Z">
              <w:r>
                <w:rPr>
                  <w:rFonts w:asciiTheme="majorHAnsi" w:hAnsiTheme="majorHAnsi"/>
                  <w:sz w:val="12"/>
                  <w:szCs w:val="16"/>
                </w:rPr>
                <w:t xml:space="preserve">Apr - Jun </w:t>
              </w:r>
              <w:r w:rsidRPr="009A7982">
                <w:rPr>
                  <w:rFonts w:asciiTheme="majorHAnsi" w:hAnsiTheme="majorHAnsi"/>
                  <w:sz w:val="12"/>
                  <w:szCs w:val="16"/>
                </w:rPr>
                <w:t>202</w:t>
              </w:r>
              <w:r>
                <w:rPr>
                  <w:rFonts w:asciiTheme="majorHAnsi" w:hAnsiTheme="majorHAnsi"/>
                  <w:sz w:val="12"/>
                  <w:szCs w:val="16"/>
                </w:rPr>
                <w:t>4</w:t>
              </w:r>
            </w:ins>
          </w:p>
        </w:tc>
        <w:tc>
          <w:tcPr>
            <w:tcW w:w="505" w:type="dxa"/>
          </w:tcPr>
          <w:p w14:paraId="3FFC998F" w14:textId="77777777" w:rsidR="00FC6945" w:rsidRPr="009A7982" w:rsidRDefault="00FC6945" w:rsidP="00FC6945">
            <w:pPr>
              <w:pStyle w:val="BB2023Body"/>
              <w:spacing w:line="276" w:lineRule="auto"/>
              <w:ind w:left="-108" w:right="-141"/>
              <w:jc w:val="center"/>
              <w:rPr>
                <w:ins w:id="1132" w:author="WTORKY" w:date="2025-10-01T22:02:00Z" w16du:dateUtc="2025-10-01T19:02:00Z"/>
                <w:rFonts w:asciiTheme="majorHAnsi" w:hAnsiTheme="majorHAnsi"/>
                <w:sz w:val="12"/>
                <w:szCs w:val="16"/>
              </w:rPr>
            </w:pPr>
            <w:ins w:id="1133" w:author="WTORKY" w:date="2025-10-01T22:02:00Z" w16du:dateUtc="2025-10-01T19:02:00Z">
              <w:r>
                <w:rPr>
                  <w:rFonts w:asciiTheme="majorHAnsi" w:hAnsiTheme="majorHAnsi"/>
                  <w:sz w:val="12"/>
                  <w:szCs w:val="16"/>
                </w:rPr>
                <w:t xml:space="preserve">Apr - Jun </w:t>
              </w:r>
              <w:r w:rsidRPr="009A7982">
                <w:rPr>
                  <w:rFonts w:asciiTheme="majorHAnsi" w:hAnsiTheme="majorHAnsi"/>
                  <w:sz w:val="12"/>
                  <w:szCs w:val="16"/>
                </w:rPr>
                <w:t>202</w:t>
              </w:r>
              <w:r>
                <w:rPr>
                  <w:rFonts w:asciiTheme="majorHAnsi" w:hAnsiTheme="majorHAnsi"/>
                  <w:sz w:val="12"/>
                  <w:szCs w:val="16"/>
                </w:rPr>
                <w:t>5</w:t>
              </w:r>
            </w:ins>
          </w:p>
        </w:tc>
        <w:tc>
          <w:tcPr>
            <w:tcW w:w="505" w:type="dxa"/>
          </w:tcPr>
          <w:p w14:paraId="589BDD03" w14:textId="66A375FA" w:rsidR="00FC6945" w:rsidRPr="009A7982" w:rsidRDefault="00FC6945" w:rsidP="00FC6945">
            <w:pPr>
              <w:pStyle w:val="BB2023Body"/>
              <w:spacing w:line="276" w:lineRule="auto"/>
              <w:ind w:left="-108" w:right="-141"/>
              <w:jc w:val="center"/>
              <w:rPr>
                <w:ins w:id="1134" w:author="WTORKY" w:date="2025-10-01T22:02:00Z" w16du:dateUtc="2025-10-01T19:02:00Z"/>
                <w:rFonts w:asciiTheme="majorHAnsi" w:hAnsiTheme="majorHAnsi"/>
                <w:sz w:val="12"/>
                <w:szCs w:val="16"/>
              </w:rPr>
            </w:pPr>
            <w:ins w:id="1135" w:author="WTORKY" w:date="2025-10-01T22:02:00Z" w16du:dateUtc="2025-10-01T19:02:00Z">
              <w:r>
                <w:rPr>
                  <w:rFonts w:asciiTheme="majorHAnsi" w:hAnsiTheme="majorHAnsi"/>
                  <w:sz w:val="12"/>
                  <w:szCs w:val="16"/>
                </w:rPr>
                <w:t xml:space="preserve">Jan - Mar </w:t>
              </w:r>
              <w:r w:rsidRPr="009A7982">
                <w:rPr>
                  <w:rFonts w:asciiTheme="majorHAnsi" w:hAnsiTheme="majorHAnsi"/>
                  <w:sz w:val="12"/>
                  <w:szCs w:val="16"/>
                </w:rPr>
                <w:t>202</w:t>
              </w:r>
              <w:r>
                <w:rPr>
                  <w:rFonts w:asciiTheme="majorHAnsi" w:hAnsiTheme="majorHAnsi"/>
                  <w:sz w:val="12"/>
                  <w:szCs w:val="16"/>
                </w:rPr>
                <w:t>5</w:t>
              </w:r>
            </w:ins>
          </w:p>
        </w:tc>
        <w:tc>
          <w:tcPr>
            <w:tcW w:w="507" w:type="dxa"/>
          </w:tcPr>
          <w:p w14:paraId="6E7AA2AA" w14:textId="77777777" w:rsidR="00FC6945" w:rsidRPr="009A7982" w:rsidRDefault="00FC6945" w:rsidP="00FC6945">
            <w:pPr>
              <w:pStyle w:val="BB2023Body"/>
              <w:spacing w:line="276" w:lineRule="auto"/>
              <w:ind w:left="-108" w:right="-141"/>
              <w:jc w:val="center"/>
              <w:rPr>
                <w:ins w:id="1136" w:author="WTORKY" w:date="2025-10-01T22:02:00Z" w16du:dateUtc="2025-10-01T19:02:00Z"/>
                <w:rFonts w:asciiTheme="majorHAnsi" w:hAnsiTheme="majorHAnsi"/>
                <w:sz w:val="12"/>
                <w:szCs w:val="16"/>
              </w:rPr>
            </w:pPr>
            <w:ins w:id="1137" w:author="WTORKY" w:date="2025-10-01T22:02:00Z" w16du:dateUtc="2025-10-01T19:02:00Z">
              <w:r>
                <w:rPr>
                  <w:rFonts w:asciiTheme="majorHAnsi" w:hAnsiTheme="majorHAnsi"/>
                  <w:sz w:val="12"/>
                  <w:szCs w:val="16"/>
                </w:rPr>
                <w:t xml:space="preserve">Apr - Jun </w:t>
              </w:r>
              <w:r w:rsidRPr="009A7982">
                <w:rPr>
                  <w:rFonts w:asciiTheme="majorHAnsi" w:hAnsiTheme="majorHAnsi"/>
                  <w:sz w:val="12"/>
                  <w:szCs w:val="16"/>
                </w:rPr>
                <w:t>202</w:t>
              </w:r>
              <w:r>
                <w:rPr>
                  <w:rFonts w:asciiTheme="majorHAnsi" w:hAnsiTheme="majorHAnsi"/>
                  <w:sz w:val="12"/>
                  <w:szCs w:val="16"/>
                </w:rPr>
                <w:t>4</w:t>
              </w:r>
            </w:ins>
          </w:p>
        </w:tc>
        <w:tc>
          <w:tcPr>
            <w:tcW w:w="505" w:type="dxa"/>
          </w:tcPr>
          <w:p w14:paraId="71BF4725" w14:textId="77777777" w:rsidR="00FC6945" w:rsidRPr="009A7982" w:rsidRDefault="00FC6945" w:rsidP="00FC6945">
            <w:pPr>
              <w:pStyle w:val="BB2023Body"/>
              <w:spacing w:line="276" w:lineRule="auto"/>
              <w:ind w:left="-108" w:right="-141"/>
              <w:jc w:val="center"/>
              <w:rPr>
                <w:ins w:id="1138" w:author="WTORKY" w:date="2025-10-01T22:02:00Z" w16du:dateUtc="2025-10-01T19:02:00Z"/>
                <w:rFonts w:asciiTheme="majorHAnsi" w:hAnsiTheme="majorHAnsi"/>
                <w:sz w:val="12"/>
                <w:szCs w:val="16"/>
              </w:rPr>
            </w:pPr>
            <w:ins w:id="1139" w:author="WTORKY" w:date="2025-10-01T22:02:00Z" w16du:dateUtc="2025-10-01T19:02:00Z">
              <w:r>
                <w:rPr>
                  <w:rFonts w:asciiTheme="majorHAnsi" w:hAnsiTheme="majorHAnsi"/>
                  <w:sz w:val="12"/>
                  <w:szCs w:val="16"/>
                </w:rPr>
                <w:t xml:space="preserve">Apr - Jun </w:t>
              </w:r>
              <w:r w:rsidRPr="009A7982">
                <w:rPr>
                  <w:rFonts w:asciiTheme="majorHAnsi" w:hAnsiTheme="majorHAnsi"/>
                  <w:sz w:val="12"/>
                  <w:szCs w:val="16"/>
                </w:rPr>
                <w:t>202</w:t>
              </w:r>
              <w:r>
                <w:rPr>
                  <w:rFonts w:asciiTheme="majorHAnsi" w:hAnsiTheme="majorHAnsi"/>
                  <w:sz w:val="12"/>
                  <w:szCs w:val="16"/>
                </w:rPr>
                <w:t>5</w:t>
              </w:r>
            </w:ins>
          </w:p>
        </w:tc>
        <w:tc>
          <w:tcPr>
            <w:tcW w:w="505" w:type="dxa"/>
          </w:tcPr>
          <w:p w14:paraId="52194C27" w14:textId="77777777" w:rsidR="00FC6945" w:rsidRPr="009A7982" w:rsidRDefault="00FC6945" w:rsidP="00FC6945">
            <w:pPr>
              <w:pStyle w:val="BB2023Body"/>
              <w:spacing w:line="276" w:lineRule="auto"/>
              <w:ind w:left="-108" w:right="-141"/>
              <w:jc w:val="center"/>
              <w:rPr>
                <w:ins w:id="1140" w:author="WTORKY" w:date="2025-10-01T22:02:00Z" w16du:dateUtc="2025-10-01T19:02:00Z"/>
                <w:rFonts w:asciiTheme="majorHAnsi" w:hAnsiTheme="majorHAnsi"/>
                <w:sz w:val="12"/>
                <w:szCs w:val="16"/>
              </w:rPr>
            </w:pPr>
            <w:ins w:id="1141" w:author="WTORKY" w:date="2025-10-01T22:02:00Z" w16du:dateUtc="2025-10-01T19:02:00Z">
              <w:r>
                <w:rPr>
                  <w:rFonts w:asciiTheme="majorHAnsi" w:hAnsiTheme="majorHAnsi"/>
                  <w:sz w:val="12"/>
                  <w:szCs w:val="16"/>
                </w:rPr>
                <w:t xml:space="preserve">Jan - Mar </w:t>
              </w:r>
              <w:r w:rsidRPr="009A7982">
                <w:rPr>
                  <w:rFonts w:asciiTheme="majorHAnsi" w:hAnsiTheme="majorHAnsi"/>
                  <w:sz w:val="12"/>
                  <w:szCs w:val="16"/>
                </w:rPr>
                <w:t>202</w:t>
              </w:r>
              <w:r>
                <w:rPr>
                  <w:rFonts w:asciiTheme="majorHAnsi" w:hAnsiTheme="majorHAnsi"/>
                  <w:sz w:val="12"/>
                  <w:szCs w:val="16"/>
                </w:rPr>
                <w:t>5</w:t>
              </w:r>
            </w:ins>
          </w:p>
        </w:tc>
        <w:tc>
          <w:tcPr>
            <w:tcW w:w="507" w:type="dxa"/>
          </w:tcPr>
          <w:p w14:paraId="2F8B5BCC" w14:textId="77777777" w:rsidR="00FC6945" w:rsidRPr="009A7982" w:rsidRDefault="00FC6945" w:rsidP="00FC6945">
            <w:pPr>
              <w:pStyle w:val="BB2023Body"/>
              <w:spacing w:line="276" w:lineRule="auto"/>
              <w:ind w:left="-108" w:right="-141"/>
              <w:jc w:val="center"/>
              <w:rPr>
                <w:ins w:id="1142" w:author="WTORKY" w:date="2025-10-01T22:02:00Z" w16du:dateUtc="2025-10-01T19:02:00Z"/>
                <w:rFonts w:asciiTheme="majorHAnsi" w:hAnsiTheme="majorHAnsi"/>
                <w:sz w:val="12"/>
                <w:szCs w:val="16"/>
              </w:rPr>
            </w:pPr>
            <w:ins w:id="1143" w:author="WTORKY" w:date="2025-10-01T22:02:00Z" w16du:dateUtc="2025-10-01T19:02:00Z">
              <w:r>
                <w:rPr>
                  <w:rFonts w:asciiTheme="majorHAnsi" w:hAnsiTheme="majorHAnsi"/>
                  <w:sz w:val="12"/>
                  <w:szCs w:val="16"/>
                </w:rPr>
                <w:t xml:space="preserve">Apr - Jun </w:t>
              </w:r>
              <w:r w:rsidRPr="009A7982">
                <w:rPr>
                  <w:rFonts w:asciiTheme="majorHAnsi" w:hAnsiTheme="majorHAnsi"/>
                  <w:sz w:val="12"/>
                  <w:szCs w:val="16"/>
                </w:rPr>
                <w:t>202</w:t>
              </w:r>
              <w:r>
                <w:rPr>
                  <w:rFonts w:asciiTheme="majorHAnsi" w:hAnsiTheme="majorHAnsi"/>
                  <w:sz w:val="12"/>
                  <w:szCs w:val="16"/>
                </w:rPr>
                <w:t>4</w:t>
              </w:r>
            </w:ins>
          </w:p>
        </w:tc>
        <w:tc>
          <w:tcPr>
            <w:tcW w:w="505" w:type="dxa"/>
          </w:tcPr>
          <w:p w14:paraId="104D5C9B" w14:textId="77777777" w:rsidR="00FC6945" w:rsidRPr="009A7982" w:rsidRDefault="00FC6945" w:rsidP="00FC6945">
            <w:pPr>
              <w:pStyle w:val="BB2023Body"/>
              <w:spacing w:line="276" w:lineRule="auto"/>
              <w:ind w:left="-108" w:right="-141"/>
              <w:jc w:val="center"/>
              <w:rPr>
                <w:ins w:id="1144" w:author="WTORKY" w:date="2025-10-01T22:02:00Z" w16du:dateUtc="2025-10-01T19:02:00Z"/>
                <w:rFonts w:asciiTheme="majorHAnsi" w:hAnsiTheme="majorHAnsi"/>
                <w:sz w:val="12"/>
                <w:szCs w:val="16"/>
              </w:rPr>
            </w:pPr>
            <w:ins w:id="1145" w:author="WTORKY" w:date="2025-10-01T22:02:00Z" w16du:dateUtc="2025-10-01T19:02:00Z">
              <w:r>
                <w:rPr>
                  <w:rFonts w:asciiTheme="majorHAnsi" w:hAnsiTheme="majorHAnsi"/>
                  <w:sz w:val="12"/>
                  <w:szCs w:val="16"/>
                </w:rPr>
                <w:t xml:space="preserve">Apr - Jun </w:t>
              </w:r>
              <w:r w:rsidRPr="009A7982">
                <w:rPr>
                  <w:rFonts w:asciiTheme="majorHAnsi" w:hAnsiTheme="majorHAnsi"/>
                  <w:sz w:val="12"/>
                  <w:szCs w:val="16"/>
                </w:rPr>
                <w:t>202</w:t>
              </w:r>
              <w:r>
                <w:rPr>
                  <w:rFonts w:asciiTheme="majorHAnsi" w:hAnsiTheme="majorHAnsi"/>
                  <w:sz w:val="12"/>
                  <w:szCs w:val="16"/>
                </w:rPr>
                <w:t>5</w:t>
              </w:r>
            </w:ins>
          </w:p>
        </w:tc>
        <w:tc>
          <w:tcPr>
            <w:tcW w:w="505" w:type="dxa"/>
          </w:tcPr>
          <w:p w14:paraId="02E66255" w14:textId="77777777" w:rsidR="00FC6945" w:rsidRPr="009A7982" w:rsidRDefault="00FC6945" w:rsidP="00FC6945">
            <w:pPr>
              <w:pStyle w:val="BB2023Body"/>
              <w:spacing w:line="276" w:lineRule="auto"/>
              <w:ind w:left="-108" w:right="-141"/>
              <w:jc w:val="center"/>
              <w:rPr>
                <w:ins w:id="1146" w:author="WTORKY" w:date="2025-10-01T22:02:00Z" w16du:dateUtc="2025-10-01T19:02:00Z"/>
                <w:rFonts w:asciiTheme="majorHAnsi" w:hAnsiTheme="majorHAnsi"/>
                <w:sz w:val="12"/>
                <w:szCs w:val="16"/>
              </w:rPr>
            </w:pPr>
            <w:ins w:id="1147" w:author="WTORKY" w:date="2025-10-01T22:02:00Z" w16du:dateUtc="2025-10-01T19:02:00Z">
              <w:r>
                <w:rPr>
                  <w:rFonts w:asciiTheme="majorHAnsi" w:hAnsiTheme="majorHAnsi"/>
                  <w:sz w:val="12"/>
                  <w:szCs w:val="16"/>
                </w:rPr>
                <w:t xml:space="preserve">Jan - Mar </w:t>
              </w:r>
              <w:r w:rsidRPr="009A7982">
                <w:rPr>
                  <w:rFonts w:asciiTheme="majorHAnsi" w:hAnsiTheme="majorHAnsi"/>
                  <w:sz w:val="12"/>
                  <w:szCs w:val="16"/>
                </w:rPr>
                <w:t>202</w:t>
              </w:r>
              <w:r>
                <w:rPr>
                  <w:rFonts w:asciiTheme="majorHAnsi" w:hAnsiTheme="majorHAnsi"/>
                  <w:sz w:val="12"/>
                  <w:szCs w:val="16"/>
                </w:rPr>
                <w:t>5</w:t>
              </w:r>
            </w:ins>
          </w:p>
        </w:tc>
        <w:tc>
          <w:tcPr>
            <w:tcW w:w="506" w:type="dxa"/>
          </w:tcPr>
          <w:p w14:paraId="5B56F6F2" w14:textId="77777777" w:rsidR="00FC6945" w:rsidRPr="009A7982" w:rsidRDefault="00FC6945" w:rsidP="00FC6945">
            <w:pPr>
              <w:pStyle w:val="BB2023Body"/>
              <w:spacing w:line="276" w:lineRule="auto"/>
              <w:ind w:left="-108" w:right="-141"/>
              <w:jc w:val="center"/>
              <w:rPr>
                <w:ins w:id="1148" w:author="WTORKY" w:date="2025-10-01T22:02:00Z" w16du:dateUtc="2025-10-01T19:02:00Z"/>
                <w:rFonts w:asciiTheme="majorHAnsi" w:hAnsiTheme="majorHAnsi"/>
                <w:sz w:val="12"/>
                <w:szCs w:val="16"/>
              </w:rPr>
            </w:pPr>
            <w:ins w:id="1149" w:author="WTORKY" w:date="2025-10-01T22:02:00Z" w16du:dateUtc="2025-10-01T19:02:00Z">
              <w:r>
                <w:rPr>
                  <w:rFonts w:asciiTheme="majorHAnsi" w:hAnsiTheme="majorHAnsi"/>
                  <w:sz w:val="12"/>
                  <w:szCs w:val="16"/>
                </w:rPr>
                <w:t xml:space="preserve">Apr - Jun </w:t>
              </w:r>
              <w:r w:rsidRPr="009A7982">
                <w:rPr>
                  <w:rFonts w:asciiTheme="majorHAnsi" w:hAnsiTheme="majorHAnsi"/>
                  <w:sz w:val="12"/>
                  <w:szCs w:val="16"/>
                </w:rPr>
                <w:t>202</w:t>
              </w:r>
              <w:r>
                <w:rPr>
                  <w:rFonts w:asciiTheme="majorHAnsi" w:hAnsiTheme="majorHAnsi"/>
                  <w:sz w:val="12"/>
                  <w:szCs w:val="16"/>
                </w:rPr>
                <w:t>4</w:t>
              </w:r>
            </w:ins>
          </w:p>
        </w:tc>
      </w:tr>
    </w:tbl>
    <w:p w14:paraId="2D7278CF" w14:textId="77777777" w:rsidR="00AB6479" w:rsidRDefault="00AB6479" w:rsidP="00AB6479">
      <w:pPr>
        <w:pStyle w:val="BB2023Body"/>
        <w:spacing w:before="120" w:line="276" w:lineRule="auto"/>
        <w:ind w:left="0"/>
        <w:rPr>
          <w:moveTo w:id="1150" w:author="WTORKY" w:date="2025-10-01T22:06:00Z" w16du:dateUtc="2025-10-01T19:06:00Z"/>
          <w:sz w:val="14"/>
          <w:szCs w:val="18"/>
        </w:rPr>
      </w:pPr>
      <w:moveToRangeStart w:id="1151" w:author="WTORKY" w:date="2025-10-01T22:06:00Z" w:name="move210248805"/>
      <w:moveTo w:id="1152" w:author="WTORKY" w:date="2025-10-01T22:06:00Z" w16du:dateUtc="2025-10-01T19:06:00Z">
        <w:r w:rsidRPr="00601523">
          <w:rPr>
            <w:i/>
            <w:iCs/>
            <w:sz w:val="14"/>
            <w:szCs w:val="18"/>
          </w:rPr>
          <w:t xml:space="preserve">Source: </w:t>
        </w:r>
        <w:r w:rsidRPr="00601523">
          <w:rPr>
            <w:sz w:val="14"/>
            <w:szCs w:val="18"/>
          </w:rPr>
          <w:t>Survey results.</w:t>
        </w:r>
      </w:moveTo>
    </w:p>
    <w:moveToRangeEnd w:id="1151"/>
    <w:p w14:paraId="2A5183E7" w14:textId="5D14DCDF" w:rsidR="0061769E" w:rsidRPr="005F7329" w:rsidDel="005F7329" w:rsidRDefault="0061769E">
      <w:pPr>
        <w:pStyle w:val="BB2023Body"/>
        <w:numPr>
          <w:ilvl w:val="0"/>
          <w:numId w:val="22"/>
        </w:numPr>
        <w:spacing w:before="120" w:line="276" w:lineRule="auto"/>
        <w:ind w:left="810"/>
        <w:rPr>
          <w:del w:id="1153" w:author="Mohamed Abdel-Hakam" w:date="2025-09-29T18:50:00Z"/>
          <w:rFonts w:eastAsiaTheme="minorHAnsi"/>
          <w:szCs w:val="16"/>
        </w:rPr>
        <w:pPrChange w:id="1154" w:author="Mohamed Abdel-Hakam" w:date="2025-09-29T18:50:00Z">
          <w:pPr>
            <w:pStyle w:val="BB2023Body"/>
            <w:numPr>
              <w:numId w:val="22"/>
            </w:numPr>
            <w:tabs>
              <w:tab w:val="num" w:pos="360"/>
            </w:tabs>
            <w:spacing w:before="120" w:line="276" w:lineRule="auto"/>
            <w:ind w:left="360" w:hanging="360"/>
          </w:pPr>
        </w:pPrChange>
      </w:pPr>
      <w:del w:id="1155" w:author="Mohamed Abdel-Hakam" w:date="2025-09-29T18:46:00Z">
        <w:r w:rsidRPr="005F7329" w:rsidDel="000E1BD1">
          <w:rPr>
            <w:rFonts w:eastAsiaTheme="minorHAnsi"/>
            <w:szCs w:val="16"/>
          </w:rPr>
          <w:delText xml:space="preserve">Expectations for the upcoming quarter for the </w:delText>
        </w:r>
        <w:r w:rsidRPr="0070602F" w:rsidDel="000E1BD1">
          <w:rPr>
            <w:rFonts w:eastAsiaTheme="minorHAnsi"/>
            <w:szCs w:val="16"/>
            <w:rPrChange w:id="1156" w:author="Mohamed Abdel-Hakam" w:date="2025-09-29T18:50:00Z">
              <w:rPr>
                <w:rFonts w:eastAsiaTheme="minorHAnsi"/>
                <w:b/>
                <w:bCs/>
                <w:szCs w:val="16"/>
              </w:rPr>
            </w:rPrChange>
          </w:rPr>
          <w:delText>construction sector exceeded the neutral level</w:delText>
        </w:r>
        <w:r w:rsidRPr="005F7329" w:rsidDel="000E1BD1">
          <w:rPr>
            <w:rFonts w:eastAsiaTheme="minorHAnsi"/>
            <w:szCs w:val="16"/>
          </w:rPr>
          <w:delText xml:space="preserve"> by 11 points—a better performance than the previous and corresponding quarters. This is due to higher expectations indices for </w:delText>
        </w:r>
        <w:r w:rsidRPr="0070602F" w:rsidDel="000E1BD1">
          <w:rPr>
            <w:rFonts w:eastAsiaTheme="minorHAnsi"/>
            <w:szCs w:val="16"/>
            <w:rPrChange w:id="1157" w:author="Mohamed Abdel-Hakam" w:date="2025-09-29T18:50:00Z">
              <w:rPr>
                <w:rFonts w:eastAsiaTheme="minorHAnsi"/>
                <w:b/>
                <w:bCs/>
                <w:szCs w:val="16"/>
              </w:rPr>
            </w:rPrChange>
          </w:rPr>
          <w:delText>production, sales</w:delText>
        </w:r>
        <w:r w:rsidRPr="005F7329" w:rsidDel="000E1BD1">
          <w:rPr>
            <w:rFonts w:eastAsiaTheme="minorHAnsi"/>
            <w:szCs w:val="16"/>
          </w:rPr>
          <w:delText xml:space="preserve"> and </w:delText>
        </w:r>
        <w:r w:rsidRPr="0070602F" w:rsidDel="000E1BD1">
          <w:rPr>
            <w:rFonts w:eastAsiaTheme="minorHAnsi"/>
            <w:szCs w:val="16"/>
            <w:rPrChange w:id="1158" w:author="Mohamed Abdel-Hakam" w:date="2025-09-29T18:50:00Z">
              <w:rPr>
                <w:rFonts w:eastAsiaTheme="minorHAnsi"/>
                <w:b/>
                <w:bCs/>
                <w:szCs w:val="16"/>
              </w:rPr>
            </w:rPrChange>
          </w:rPr>
          <w:delText>capacity utilization</w:delText>
        </w:r>
        <w:r w:rsidRPr="005F7329" w:rsidDel="000E1BD1">
          <w:rPr>
            <w:rFonts w:eastAsiaTheme="minorHAnsi"/>
            <w:szCs w:val="16"/>
          </w:rPr>
          <w:delText xml:space="preserve"> during the next quarter. This is due to several factors, including the actual implementation of the real estate reconciliation law, decrease in interest rates, expected investment in the real estate sector, higher sales during the summer thanks to the vacations of </w:delText>
        </w:r>
        <w:commentRangeStart w:id="1159"/>
        <w:r w:rsidRPr="005F7329" w:rsidDel="000E1BD1">
          <w:rPr>
            <w:rFonts w:eastAsiaTheme="minorHAnsi"/>
            <w:szCs w:val="16"/>
          </w:rPr>
          <w:delText>workers abroad</w:delText>
        </w:r>
        <w:commentRangeEnd w:id="1159"/>
        <w:r w:rsidR="009A263C" w:rsidRPr="0070602F" w:rsidDel="000E1BD1">
          <w:rPr>
            <w:rFonts w:eastAsiaTheme="minorHAnsi"/>
            <w:rPrChange w:id="1160" w:author="Mohamed Abdel-Hakam" w:date="2025-09-29T18:50:00Z">
              <w:rPr>
                <w:rStyle w:val="CommentReference"/>
              </w:rPr>
            </w:rPrChange>
          </w:rPr>
          <w:commentReference w:id="1159"/>
        </w:r>
        <w:r w:rsidRPr="005F7329" w:rsidDel="000E1BD1">
          <w:rPr>
            <w:rFonts w:eastAsiaTheme="minorHAnsi"/>
            <w:szCs w:val="16"/>
          </w:rPr>
          <w:delText>, and the government's infrastructure projects.</w:delText>
        </w:r>
      </w:del>
      <w:del w:id="1161" w:author="Mohamed Abdel-Hakam" w:date="2025-09-29T18:49:00Z">
        <w:r w:rsidRPr="005F7329" w:rsidDel="005F7329">
          <w:rPr>
            <w:rFonts w:eastAsiaTheme="minorHAnsi"/>
            <w:szCs w:val="16"/>
          </w:rPr>
          <w:delText xml:space="preserve"> </w:delText>
        </w:r>
      </w:del>
    </w:p>
    <w:p w14:paraId="143E0D43" w14:textId="5813C550" w:rsidR="0061769E" w:rsidRPr="005F7329" w:rsidDel="005F7329" w:rsidRDefault="0061769E">
      <w:pPr>
        <w:pStyle w:val="BB2023Body"/>
        <w:numPr>
          <w:ilvl w:val="0"/>
          <w:numId w:val="22"/>
        </w:numPr>
        <w:spacing w:before="120" w:line="276" w:lineRule="auto"/>
        <w:ind w:left="810"/>
        <w:rPr>
          <w:del w:id="1162" w:author="Mohamed Abdel-Hakam" w:date="2025-09-29T18:49:00Z"/>
          <w:rFonts w:eastAsiaTheme="minorHAnsi"/>
          <w:szCs w:val="16"/>
        </w:rPr>
        <w:pPrChange w:id="1163" w:author="Mohamed Abdel-Hakam" w:date="2025-09-29T18:50:00Z">
          <w:pPr>
            <w:pStyle w:val="BB2023Body"/>
            <w:numPr>
              <w:numId w:val="22"/>
            </w:numPr>
            <w:tabs>
              <w:tab w:val="num" w:pos="360"/>
            </w:tabs>
            <w:spacing w:before="120" w:line="276" w:lineRule="auto"/>
            <w:ind w:left="360" w:hanging="360"/>
          </w:pPr>
        </w:pPrChange>
      </w:pPr>
      <w:del w:id="1164" w:author="Mohamed Abdel-Hakam" w:date="2025-09-29T18:49:00Z">
        <w:r w:rsidRPr="005F7329" w:rsidDel="005F7329">
          <w:rPr>
            <w:rFonts w:eastAsiaTheme="minorHAnsi"/>
            <w:szCs w:val="16"/>
          </w:rPr>
          <w:delText xml:space="preserve">Expectations for the </w:delText>
        </w:r>
        <w:r w:rsidRPr="0070602F" w:rsidDel="005F7329">
          <w:rPr>
            <w:rFonts w:eastAsiaTheme="minorHAnsi"/>
            <w:szCs w:val="16"/>
            <w:rPrChange w:id="1165" w:author="Mohamed Abdel-Hakam" w:date="2025-09-29T18:50:00Z">
              <w:rPr>
                <w:rFonts w:eastAsiaTheme="minorHAnsi"/>
                <w:b/>
                <w:bCs/>
                <w:szCs w:val="16"/>
              </w:rPr>
            </w:rPrChange>
          </w:rPr>
          <w:delText>tourism sector</w:delText>
        </w:r>
        <w:r w:rsidRPr="005F7329" w:rsidDel="005F7329">
          <w:rPr>
            <w:rFonts w:eastAsiaTheme="minorHAnsi"/>
            <w:szCs w:val="16"/>
          </w:rPr>
          <w:delText xml:space="preserve"> were optimistic, recording higher values than the </w:delText>
        </w:r>
        <w:r w:rsidRPr="0070602F" w:rsidDel="005F7329">
          <w:rPr>
            <w:rFonts w:eastAsiaTheme="minorHAnsi"/>
            <w:szCs w:val="16"/>
            <w:rPrChange w:id="1166" w:author="Mohamed Abdel-Hakam" w:date="2025-09-29T18:50:00Z">
              <w:rPr>
                <w:rFonts w:eastAsiaTheme="minorHAnsi"/>
                <w:b/>
                <w:bCs/>
                <w:szCs w:val="16"/>
              </w:rPr>
            </w:rPrChange>
          </w:rPr>
          <w:delText xml:space="preserve">neutral level </w:delText>
        </w:r>
        <w:r w:rsidRPr="005F7329" w:rsidDel="005F7329">
          <w:rPr>
            <w:rFonts w:eastAsiaTheme="minorHAnsi"/>
            <w:szCs w:val="16"/>
          </w:rPr>
          <w:delText>by 6 points, 7 points better than the previous quarter, and 13 points lower than the corresponding quarter. This reflects the disparate performance among firms ranging from rising production, sales, and capacity utilization indices, and stability thereof, with the final product price index rising for all firms. The increase is due to the demand for Hajj during this period and revitalization of tourism. It is also a period of</w:delText>
        </w:r>
      </w:del>
      <w:ins w:id="1167" w:author="Andre Michel" w:date="2025-07-09T17:56:00Z">
        <w:del w:id="1168" w:author="Mohamed Abdel-Hakam" w:date="2025-09-29T18:49:00Z">
          <w:r w:rsidR="009A263C" w:rsidRPr="005F7329" w:rsidDel="005F7329">
            <w:rPr>
              <w:rFonts w:eastAsiaTheme="minorHAnsi"/>
              <w:szCs w:val="16"/>
            </w:rPr>
            <w:delText xml:space="preserve"> frequent</w:delText>
          </w:r>
        </w:del>
      </w:ins>
      <w:del w:id="1169" w:author="Mohamed Abdel-Hakam" w:date="2025-09-29T18:49:00Z">
        <w:r w:rsidRPr="005F7329" w:rsidDel="005F7329">
          <w:rPr>
            <w:rFonts w:eastAsiaTheme="minorHAnsi"/>
            <w:szCs w:val="16"/>
          </w:rPr>
          <w:delText xml:space="preserve"> vacations and holidays, as well as the influx of tourist groups for training purposes, in addition to the activity of conference tourism.</w:delText>
        </w:r>
      </w:del>
    </w:p>
    <w:p w14:paraId="2B8F7CBD" w14:textId="20B6DE63" w:rsidR="0061769E" w:rsidRPr="0061769E" w:rsidDel="005F7329" w:rsidRDefault="0061769E">
      <w:pPr>
        <w:pStyle w:val="BB2023Body"/>
        <w:numPr>
          <w:ilvl w:val="0"/>
          <w:numId w:val="22"/>
        </w:numPr>
        <w:spacing w:before="120" w:line="276" w:lineRule="auto"/>
        <w:ind w:left="810"/>
        <w:rPr>
          <w:del w:id="1170" w:author="Mohamed Abdel-Hakam" w:date="2025-09-29T18:49:00Z"/>
          <w:rFonts w:eastAsiaTheme="minorHAnsi"/>
          <w:szCs w:val="16"/>
        </w:rPr>
        <w:pPrChange w:id="1171" w:author="Mohamed Abdel-Hakam" w:date="2025-09-29T18:50:00Z">
          <w:pPr>
            <w:pStyle w:val="BB2023Body"/>
            <w:numPr>
              <w:numId w:val="22"/>
            </w:numPr>
            <w:tabs>
              <w:tab w:val="num" w:pos="360"/>
            </w:tabs>
            <w:spacing w:before="120" w:line="276" w:lineRule="auto"/>
            <w:ind w:left="360" w:hanging="360"/>
          </w:pPr>
        </w:pPrChange>
      </w:pPr>
      <w:del w:id="1172" w:author="Mohamed Abdel-Hakam" w:date="2025-09-29T18:49:00Z">
        <w:r w:rsidRPr="0061769E" w:rsidDel="005F7329">
          <w:rPr>
            <w:rFonts w:eastAsiaTheme="minorHAnsi"/>
            <w:szCs w:val="16"/>
          </w:rPr>
          <w:delText xml:space="preserve">Expectations regarding performance of the </w:delText>
        </w:r>
        <w:r w:rsidRPr="0070602F" w:rsidDel="005F7329">
          <w:rPr>
            <w:rFonts w:eastAsiaTheme="minorHAnsi"/>
            <w:szCs w:val="16"/>
            <w:rPrChange w:id="1173" w:author="Mohamed Abdel-Hakam" w:date="2025-09-29T18:50:00Z">
              <w:rPr>
                <w:rFonts w:eastAsiaTheme="minorHAnsi"/>
                <w:b/>
                <w:bCs/>
                <w:szCs w:val="16"/>
              </w:rPr>
            </w:rPrChange>
          </w:rPr>
          <w:delText>transport sector</w:delText>
        </w:r>
        <w:r w:rsidRPr="0061769E" w:rsidDel="005F7329">
          <w:rPr>
            <w:rFonts w:eastAsiaTheme="minorHAnsi"/>
            <w:szCs w:val="16"/>
          </w:rPr>
          <w:delText xml:space="preserve"> were optimistic for the next quarter, recording similar values to the corresponding quarter—exceeding </w:delText>
        </w:r>
        <w:r w:rsidRPr="0070602F" w:rsidDel="005F7329">
          <w:rPr>
            <w:rFonts w:eastAsiaTheme="minorHAnsi"/>
            <w:szCs w:val="16"/>
            <w:rPrChange w:id="1174" w:author="Mohamed Abdel-Hakam" w:date="2025-09-29T18:50:00Z">
              <w:rPr>
                <w:rFonts w:eastAsiaTheme="minorHAnsi"/>
                <w:b/>
                <w:bCs/>
                <w:szCs w:val="16"/>
              </w:rPr>
            </w:rPrChange>
          </w:rPr>
          <w:delText>neutral level</w:delText>
        </w:r>
        <w:r w:rsidRPr="0061769E" w:rsidDel="005F7329">
          <w:rPr>
            <w:rFonts w:eastAsiaTheme="minorHAnsi"/>
            <w:szCs w:val="16"/>
          </w:rPr>
          <w:delText xml:space="preserve"> by 6 points—and 4 points better than the previous quarter. This is a result of expectations of continued sectoral improvement in production, sales, capacity utilization, and final product prices, driven by government plans to attract investments, especially after the expansion of dry ports and linking them to the new road network, which makes</w:delText>
        </w:r>
      </w:del>
      <w:ins w:id="1175" w:author="Andre Michel" w:date="2025-07-09T17:57:00Z">
        <w:del w:id="1176" w:author="Mohamed Abdel-Hakam" w:date="2025-09-29T18:49:00Z">
          <w:r w:rsidR="00A80CEF" w:rsidDel="005F7329">
            <w:rPr>
              <w:rFonts w:eastAsiaTheme="minorHAnsi"/>
              <w:szCs w:val="16"/>
            </w:rPr>
            <w:delText>streamlining</w:delText>
          </w:r>
        </w:del>
      </w:ins>
      <w:del w:id="1177" w:author="Mohamed Abdel-Hakam" w:date="2025-09-29T18:49:00Z">
        <w:r w:rsidRPr="0061769E" w:rsidDel="005F7329">
          <w:rPr>
            <w:rFonts w:eastAsiaTheme="minorHAnsi"/>
            <w:szCs w:val="16"/>
          </w:rPr>
          <w:delText xml:space="preserve"> transportation faster, and thus attracting new firms. The rise in the remaining sectors also played a key role in increasing sectoral activity.</w:delText>
        </w:r>
      </w:del>
    </w:p>
    <w:p w14:paraId="3AB11762" w14:textId="5D2CE8FD" w:rsidR="0061769E" w:rsidRPr="0061769E" w:rsidDel="005F7329" w:rsidRDefault="0061769E">
      <w:pPr>
        <w:pStyle w:val="BB2023Body"/>
        <w:numPr>
          <w:ilvl w:val="0"/>
          <w:numId w:val="22"/>
        </w:numPr>
        <w:spacing w:before="120" w:line="276" w:lineRule="auto"/>
        <w:ind w:left="810"/>
        <w:rPr>
          <w:del w:id="1178" w:author="Mohamed Abdel-Hakam" w:date="2025-09-29T18:49:00Z"/>
          <w:rFonts w:eastAsiaTheme="minorHAnsi"/>
          <w:szCs w:val="16"/>
        </w:rPr>
        <w:pPrChange w:id="1179" w:author="Mohamed Abdel-Hakam" w:date="2025-09-29T18:50:00Z">
          <w:pPr>
            <w:pStyle w:val="BB2023Body"/>
            <w:numPr>
              <w:numId w:val="22"/>
            </w:numPr>
            <w:tabs>
              <w:tab w:val="num" w:pos="360"/>
            </w:tabs>
            <w:spacing w:before="120" w:line="276" w:lineRule="auto"/>
            <w:ind w:left="360" w:hanging="360"/>
          </w:pPr>
        </w:pPrChange>
      </w:pPr>
      <w:del w:id="1180" w:author="Mohamed Abdel-Hakam" w:date="2025-09-29T18:49:00Z">
        <w:r w:rsidRPr="0061769E" w:rsidDel="005F7329">
          <w:rPr>
            <w:rFonts w:eastAsiaTheme="minorHAnsi"/>
            <w:szCs w:val="16"/>
          </w:rPr>
          <w:delText xml:space="preserve">The </w:delText>
        </w:r>
        <w:r w:rsidRPr="0070602F" w:rsidDel="005F7329">
          <w:rPr>
            <w:rFonts w:eastAsiaTheme="minorHAnsi"/>
            <w:szCs w:val="16"/>
            <w:rPrChange w:id="1181" w:author="Mohamed Abdel-Hakam" w:date="2025-09-29T18:50:00Z">
              <w:rPr>
                <w:rFonts w:eastAsiaTheme="minorHAnsi"/>
                <w:b/>
                <w:bCs/>
                <w:szCs w:val="16"/>
              </w:rPr>
            </w:rPrChange>
          </w:rPr>
          <w:delText>telecommunications sector</w:delText>
        </w:r>
        <w:r w:rsidRPr="0061769E" w:rsidDel="005F7329">
          <w:rPr>
            <w:rFonts w:eastAsiaTheme="minorHAnsi"/>
            <w:szCs w:val="16"/>
          </w:rPr>
          <w:delText xml:space="preserve"> posted higher values than the </w:delText>
        </w:r>
        <w:r w:rsidRPr="0070602F" w:rsidDel="005F7329">
          <w:rPr>
            <w:rFonts w:eastAsiaTheme="minorHAnsi"/>
            <w:szCs w:val="16"/>
            <w:rPrChange w:id="1182" w:author="Mohamed Abdel-Hakam" w:date="2025-09-29T18:50:00Z">
              <w:rPr>
                <w:rFonts w:eastAsiaTheme="minorHAnsi"/>
                <w:b/>
                <w:bCs/>
                <w:szCs w:val="16"/>
              </w:rPr>
            </w:rPrChange>
          </w:rPr>
          <w:delText>neutral level</w:delText>
        </w:r>
        <w:r w:rsidRPr="0061769E" w:rsidDel="005F7329">
          <w:rPr>
            <w:rFonts w:eastAsiaTheme="minorHAnsi"/>
            <w:szCs w:val="16"/>
          </w:rPr>
          <w:delText xml:space="preserve"> by 6 points, albeit lower than the previous and corresponding quarters. The increase is primarily due to firms’ expectations of stability compared to the previous quarter. Meanwhile, the higher demand is attributed to state expansion and its drive to develop infrastructure and facilities through national projects. It is also due to increased demand for IT products and the opening of foreign markets due to the quality of the sector.</w:delText>
        </w:r>
      </w:del>
    </w:p>
    <w:p w14:paraId="2D16B803" w14:textId="3DBA9EE4" w:rsidR="003824A6" w:rsidRPr="00014B2E" w:rsidRDefault="0061769E">
      <w:pPr>
        <w:pStyle w:val="BB2023Body"/>
        <w:spacing w:before="120" w:line="276" w:lineRule="auto"/>
        <w:ind w:left="450"/>
        <w:rPr>
          <w:rFonts w:eastAsiaTheme="minorHAnsi"/>
          <w:szCs w:val="16"/>
        </w:rPr>
        <w:pPrChange w:id="1183" w:author="Mohamed Abdel-Hakam" w:date="2025-09-29T18:50:00Z">
          <w:pPr>
            <w:pStyle w:val="BB2023Body"/>
            <w:numPr>
              <w:numId w:val="22"/>
            </w:numPr>
            <w:tabs>
              <w:tab w:val="num" w:pos="360"/>
            </w:tabs>
            <w:spacing w:before="120" w:line="276" w:lineRule="auto"/>
            <w:ind w:left="360" w:hanging="360"/>
          </w:pPr>
        </w:pPrChange>
      </w:pPr>
      <w:del w:id="1184" w:author="Mohamed Abdel-Hakam" w:date="2025-09-29T18:49:00Z">
        <w:r w:rsidRPr="00014B2E" w:rsidDel="005F7329">
          <w:rPr>
            <w:rFonts w:eastAsiaTheme="minorHAnsi"/>
            <w:szCs w:val="16"/>
          </w:rPr>
          <w:delText xml:space="preserve">The expectations index for the </w:delText>
        </w:r>
        <w:r w:rsidRPr="0070602F" w:rsidDel="005F7329">
          <w:rPr>
            <w:rFonts w:eastAsiaTheme="minorHAnsi"/>
            <w:szCs w:val="16"/>
            <w:rPrChange w:id="1185" w:author="Mohamed Abdel-Hakam" w:date="2025-09-29T18:50:00Z">
              <w:rPr>
                <w:rFonts w:eastAsiaTheme="minorHAnsi"/>
                <w:b/>
                <w:bCs/>
                <w:szCs w:val="16"/>
              </w:rPr>
            </w:rPrChange>
          </w:rPr>
          <w:delText>financial services sector</w:delText>
        </w:r>
        <w:r w:rsidRPr="00014B2E" w:rsidDel="005F7329">
          <w:rPr>
            <w:rFonts w:eastAsiaTheme="minorHAnsi"/>
            <w:szCs w:val="16"/>
          </w:rPr>
          <w:delText xml:space="preserve"> recorded the best performance among sectors, exceeding the </w:delText>
        </w:r>
        <w:r w:rsidRPr="0070602F" w:rsidDel="005F7329">
          <w:rPr>
            <w:rFonts w:eastAsiaTheme="minorHAnsi"/>
            <w:szCs w:val="16"/>
            <w:rPrChange w:id="1186" w:author="Mohamed Abdel-Hakam" w:date="2025-09-29T18:50:00Z">
              <w:rPr>
                <w:rFonts w:eastAsiaTheme="minorHAnsi"/>
                <w:b/>
                <w:bCs/>
                <w:szCs w:val="16"/>
              </w:rPr>
            </w:rPrChange>
          </w:rPr>
          <w:delText xml:space="preserve">neutral level </w:delText>
        </w:r>
        <w:r w:rsidRPr="00014B2E" w:rsidDel="005F7329">
          <w:rPr>
            <w:rFonts w:eastAsiaTheme="minorHAnsi"/>
            <w:szCs w:val="16"/>
          </w:rPr>
          <w:delText>by</w:delText>
        </w:r>
      </w:del>
      <w:ins w:id="1187" w:author="Andre Michel" w:date="2025-07-09T18:03:00Z">
        <w:del w:id="1188" w:author="Mohamed Abdel-Hakam" w:date="2025-09-29T18:49:00Z">
          <w:r w:rsidR="00D46838" w:rsidDel="005F7329">
            <w:rPr>
              <w:rFonts w:eastAsiaTheme="minorHAnsi"/>
              <w:szCs w:val="16"/>
            </w:rPr>
            <w:delText xml:space="preserve"> </w:delText>
          </w:r>
        </w:del>
      </w:ins>
      <w:del w:id="1189" w:author="Mohamed Abdel-Hakam" w:date="2025-09-29T18:49:00Z">
        <w:r w:rsidRPr="00014B2E" w:rsidDel="005F7329">
          <w:rPr>
            <w:rFonts w:eastAsiaTheme="minorHAnsi"/>
            <w:szCs w:val="16"/>
          </w:rPr>
          <w:delText>15 points—better than the previous and corresponding quarters. This is mainly due to expectations that production and sales indices will continue on a moderate upward trend, supported by liquidity, lower interest rates, expectations of investors shifting from banks to the stock market, and a decline in annual inflation (Figure 1-6).</w:delText>
        </w:r>
      </w:del>
    </w:p>
    <w:tbl>
      <w:tblPr>
        <w:tblStyle w:val="TableGrid"/>
        <w:tblpPr w:leftFromText="180" w:rightFromText="180" w:vertAnchor="page" w:horzAnchor="margin" w:tblpXSpec="center" w:tblpY="10431"/>
        <w:tblW w:w="8749"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Change w:id="1190" w:author="Mohamed Abdel-Hakam" w:date="2025-09-29T18:50:00Z">
          <w:tblPr>
            <w:tblStyle w:val="TableGrid"/>
            <w:tblpPr w:leftFromText="180" w:rightFromText="180" w:vertAnchor="page" w:horzAnchor="margin" w:tblpXSpec="center" w:tblpY="8236"/>
            <w:tblW w:w="8749"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
        </w:tblPrChange>
      </w:tblPr>
      <w:tblGrid>
        <w:gridCol w:w="486"/>
        <w:gridCol w:w="486"/>
        <w:gridCol w:w="486"/>
        <w:gridCol w:w="486"/>
        <w:gridCol w:w="486"/>
        <w:gridCol w:w="486"/>
        <w:gridCol w:w="486"/>
        <w:gridCol w:w="486"/>
        <w:gridCol w:w="486"/>
        <w:gridCol w:w="486"/>
        <w:gridCol w:w="486"/>
        <w:gridCol w:w="486"/>
        <w:gridCol w:w="486"/>
        <w:gridCol w:w="486"/>
        <w:gridCol w:w="486"/>
        <w:gridCol w:w="486"/>
        <w:gridCol w:w="486"/>
        <w:gridCol w:w="487"/>
        <w:tblGridChange w:id="1191">
          <w:tblGrid>
            <w:gridCol w:w="486"/>
            <w:gridCol w:w="486"/>
            <w:gridCol w:w="486"/>
            <w:gridCol w:w="486"/>
            <w:gridCol w:w="486"/>
            <w:gridCol w:w="486"/>
            <w:gridCol w:w="486"/>
            <w:gridCol w:w="486"/>
            <w:gridCol w:w="486"/>
            <w:gridCol w:w="486"/>
            <w:gridCol w:w="486"/>
            <w:gridCol w:w="486"/>
            <w:gridCol w:w="486"/>
            <w:gridCol w:w="486"/>
            <w:gridCol w:w="486"/>
            <w:gridCol w:w="486"/>
            <w:gridCol w:w="486"/>
            <w:gridCol w:w="487"/>
          </w:tblGrid>
        </w:tblGridChange>
      </w:tblGrid>
      <w:tr w:rsidR="00D50436" w:rsidDel="005F7329" w14:paraId="0A9EF4FB" w14:textId="79F51419" w:rsidTr="005F7329">
        <w:trPr>
          <w:trHeight w:val="348"/>
          <w:del w:id="1192" w:author="Mohamed Abdel-Hakam" w:date="2025-09-29T18:50:00Z"/>
          <w:trPrChange w:id="1193" w:author="Mohamed Abdel-Hakam" w:date="2025-09-29T18:50:00Z">
            <w:trPr>
              <w:trHeight w:val="348"/>
            </w:trPr>
          </w:trPrChange>
        </w:trPr>
        <w:tc>
          <w:tcPr>
            <w:tcW w:w="8749" w:type="dxa"/>
            <w:gridSpan w:val="18"/>
            <w:shd w:val="clear" w:color="auto" w:fill="8C8EF0"/>
            <w:vAlign w:val="center"/>
            <w:tcPrChange w:id="1194" w:author="Mohamed Abdel-Hakam" w:date="2025-09-29T18:50:00Z">
              <w:tcPr>
                <w:tcW w:w="8749" w:type="dxa"/>
                <w:gridSpan w:val="18"/>
                <w:shd w:val="clear" w:color="auto" w:fill="8C8EF0"/>
                <w:vAlign w:val="center"/>
              </w:tcPr>
            </w:tcPrChange>
          </w:tcPr>
          <w:p w14:paraId="13C86A33" w14:textId="275EC695" w:rsidR="00D50436" w:rsidRPr="00907670" w:rsidDel="005F7329" w:rsidRDefault="00D50436" w:rsidP="005F7329">
            <w:pPr>
              <w:jc w:val="center"/>
              <w:rPr>
                <w:del w:id="1195" w:author="Mohamed Abdel-Hakam" w:date="2025-09-29T18:50:00Z"/>
                <w:rFonts w:asciiTheme="majorHAnsi" w:hAnsiTheme="majorHAnsi"/>
                <w:color w:val="FFFFFF" w:themeColor="background1"/>
                <w:sz w:val="14"/>
                <w:szCs w:val="14"/>
              </w:rPr>
            </w:pPr>
            <w:del w:id="1196" w:author="Mohamed Abdel-Hakam" w:date="2025-09-29T18:50:00Z">
              <w:r w:rsidRPr="0034134F" w:rsidDel="005F7329">
                <w:rPr>
                  <w:rFonts w:asciiTheme="majorHAnsi" w:hAnsiTheme="majorHAnsi"/>
                  <w:color w:val="FFFFFF" w:themeColor="background1"/>
                  <w:sz w:val="14"/>
                  <w:szCs w:val="14"/>
                </w:rPr>
                <w:delText xml:space="preserve">Figure 1.6. </w:delText>
              </w:r>
              <w:r w:rsidDel="005F7329">
                <w:rPr>
                  <w:rFonts w:asciiTheme="majorHAnsi" w:hAnsiTheme="majorHAnsi"/>
                  <w:color w:val="FFFFFF" w:themeColor="background1"/>
                  <w:sz w:val="14"/>
                  <w:szCs w:val="14"/>
                </w:rPr>
                <w:delText>BBI by</w:delText>
              </w:r>
              <w:r w:rsidRPr="0034134F" w:rsidDel="005F7329">
                <w:rPr>
                  <w:rFonts w:asciiTheme="majorHAnsi" w:hAnsiTheme="majorHAnsi"/>
                  <w:color w:val="FFFFFF" w:themeColor="background1"/>
                  <w:sz w:val="14"/>
                  <w:szCs w:val="14"/>
                </w:rPr>
                <w:delText xml:space="preserve"> Economic Sectors - Outlook</w:delText>
              </w:r>
              <w:r w:rsidRPr="0034134F" w:rsidDel="005F7329">
                <w:rPr>
                  <w:noProof/>
                </w:rPr>
                <w:delText xml:space="preserve"> </w:delText>
              </w:r>
            </w:del>
          </w:p>
        </w:tc>
      </w:tr>
      <w:tr w:rsidR="00D50436" w:rsidDel="005F7329" w14:paraId="75C98ACD" w14:textId="4DA86D81" w:rsidTr="005F7329">
        <w:trPr>
          <w:trHeight w:val="2592"/>
          <w:del w:id="1197" w:author="Mohamed Abdel-Hakam" w:date="2025-09-29T18:50:00Z"/>
          <w:trPrChange w:id="1198" w:author="Mohamed Abdel-Hakam" w:date="2025-09-29T18:50:00Z">
            <w:trPr>
              <w:trHeight w:val="2592"/>
            </w:trPr>
          </w:trPrChange>
        </w:trPr>
        <w:tc>
          <w:tcPr>
            <w:tcW w:w="1458" w:type="dxa"/>
            <w:gridSpan w:val="3"/>
            <w:tcPrChange w:id="1199" w:author="Mohamed Abdel-Hakam" w:date="2025-09-29T18:50:00Z">
              <w:tcPr>
                <w:tcW w:w="1458" w:type="dxa"/>
                <w:gridSpan w:val="3"/>
              </w:tcPr>
            </w:tcPrChange>
          </w:tcPr>
          <w:p w14:paraId="0F28FB7B" w14:textId="31A556BB" w:rsidR="00D50436" w:rsidRPr="00E04DB1" w:rsidDel="005F7329" w:rsidRDefault="00D50436" w:rsidP="005F7329">
            <w:pPr>
              <w:spacing w:before="80"/>
              <w:jc w:val="center"/>
              <w:rPr>
                <w:del w:id="1200" w:author="Mohamed Abdel-Hakam" w:date="2025-09-29T18:50:00Z"/>
                <w:rFonts w:asciiTheme="majorHAnsi" w:hAnsiTheme="majorHAnsi"/>
                <w:sz w:val="12"/>
                <w:szCs w:val="12"/>
              </w:rPr>
            </w:pPr>
            <w:del w:id="1201" w:author="Mohamed Abdel-Hakam" w:date="2025-09-29T18:50:00Z">
              <w:r w:rsidRPr="00E04DB1" w:rsidDel="005F7329">
                <w:rPr>
                  <w:rFonts w:asciiTheme="majorHAnsi" w:hAnsiTheme="majorHAnsi"/>
                  <w:noProof/>
                  <w:color w:val="FFFFFF" w:themeColor="background1"/>
                  <w:sz w:val="12"/>
                  <w:szCs w:val="12"/>
                </w:rPr>
                <mc:AlternateContent>
                  <mc:Choice Requires="wpg">
                    <w:drawing>
                      <wp:anchor distT="0" distB="0" distL="114300" distR="114300" simplePos="0" relativeHeight="251698328" behindDoc="0" locked="0" layoutInCell="1" allowOverlap="1" wp14:anchorId="12B96865" wp14:editId="4BDC468F">
                        <wp:simplePos x="0" y="0"/>
                        <wp:positionH relativeFrom="column">
                          <wp:posOffset>267251</wp:posOffset>
                        </wp:positionH>
                        <wp:positionV relativeFrom="paragraph">
                          <wp:posOffset>223785</wp:posOffset>
                        </wp:positionV>
                        <wp:extent cx="4988256" cy="346126"/>
                        <wp:effectExtent l="0" t="0" r="3175" b="0"/>
                        <wp:wrapNone/>
                        <wp:docPr id="566803239" name="Group 1"/>
                        <wp:cNvGraphicFramePr/>
                        <a:graphic xmlns:a="http://schemas.openxmlformats.org/drawingml/2006/main">
                          <a:graphicData uri="http://schemas.microsoft.com/office/word/2010/wordprocessingGroup">
                            <wpg:wgp>
                              <wpg:cNvGrpSpPr/>
                              <wpg:grpSpPr>
                                <a:xfrm>
                                  <a:off x="0" y="0"/>
                                  <a:ext cx="4988256" cy="346126"/>
                                  <a:chOff x="0" y="0"/>
                                  <a:chExt cx="5283310" cy="393192"/>
                                </a:xfrm>
                              </wpg:grpSpPr>
                              <pic:pic xmlns:pic="http://schemas.openxmlformats.org/drawingml/2006/picture">
                                <pic:nvPicPr>
                                  <pic:cNvPr id="1341554407" name="Picture 1341554407"/>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3928488" y="46819"/>
                                    <a:ext cx="387328" cy="299555"/>
                                  </a:xfrm>
                                  <a:prstGeom prst="rect">
                                    <a:avLst/>
                                  </a:prstGeom>
                                </pic:spPr>
                              </pic:pic>
                              <pic:pic xmlns:pic="http://schemas.openxmlformats.org/drawingml/2006/picture">
                                <pic:nvPicPr>
                                  <pic:cNvPr id="2034023431" name="Picture 203402343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4907622" y="0"/>
                                    <a:ext cx="375688" cy="393192"/>
                                  </a:xfrm>
                                  <a:prstGeom prst="rect">
                                    <a:avLst/>
                                  </a:prstGeom>
                                </pic:spPr>
                              </pic:pic>
                              <pic:pic xmlns:pic="http://schemas.openxmlformats.org/drawingml/2006/picture">
                                <pic:nvPicPr>
                                  <pic:cNvPr id="328234980" name="Picture 328234980"/>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1958974" y="74611"/>
                                    <a:ext cx="392708" cy="243970"/>
                                  </a:xfrm>
                                  <a:prstGeom prst="rect">
                                    <a:avLst/>
                                  </a:prstGeom>
                                </pic:spPr>
                              </pic:pic>
                              <pic:pic xmlns:pic="http://schemas.openxmlformats.org/drawingml/2006/picture">
                                <pic:nvPicPr>
                                  <pic:cNvPr id="1103524366" name="Picture 1103524366"/>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82168" cy="393192"/>
                                  </a:xfrm>
                                  <a:prstGeom prst="rect">
                                    <a:avLst/>
                                  </a:prstGeom>
                                </pic:spPr>
                              </pic:pic>
                              <pic:pic xmlns:pic="http://schemas.openxmlformats.org/drawingml/2006/picture">
                                <pic:nvPicPr>
                                  <pic:cNvPr id="2047019787" name="Picture 2047019787"/>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973975" y="0"/>
                                    <a:ext cx="393192" cy="393192"/>
                                  </a:xfrm>
                                  <a:prstGeom prst="rect">
                                    <a:avLst/>
                                  </a:prstGeom>
                                </pic:spPr>
                              </pic:pic>
                              <pic:pic xmlns:pic="http://schemas.openxmlformats.org/drawingml/2006/picture">
                                <pic:nvPicPr>
                                  <pic:cNvPr id="457703539" name="Picture 457703539"/>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2943489" y="0"/>
                                    <a:ext cx="393192" cy="39319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14B84A2" id="Group 1" o:spid="_x0000_s1026" style="position:absolute;margin-left:21.05pt;margin-top:17.6pt;width:392.8pt;height:27.25pt;z-index:251698328;mso-width-relative:margin;mso-height-relative:margin" coordsize="52833,3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">
                        <v:shape id="Picture 1341554407" o:spid="_x0000_s1027" type="#_x0000_t75" style="position:absolute;left:39284;top:468;width:3874;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">
                          <v:imagedata r:id="rId79" o:title=""/>
                        </v:shape>
                        <v:shape id="Picture 2034023431" o:spid="_x0000_s1028" type="#_x0000_t75" style="position:absolute;left:49076;width:3757;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">
                          <v:imagedata r:id="rId80" o:title=""/>
                        </v:shape>
                        <v:shape id="Picture 328234980" o:spid="_x0000_s1029" type="#_x0000_t75" style="position:absolute;left:19589;top:746;width:3927;height: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">
                          <v:imagedata r:id="rId81" o:title=""/>
                        </v:shape>
                        <v:shape id="Picture 1103524366" o:spid="_x0000_s1030" type="#_x0000_t75" style="position:absolute;width:3821;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">
                          <v:imagedata r:id="rId82" o:title=""/>
                        </v:shape>
                        <v:shape id="Picture 2047019787" o:spid="_x0000_s1031" type="#_x0000_t75" style="position:absolute;left:9739;width:3932;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">
                          <v:imagedata r:id="rId83" o:title=""/>
                        </v:shape>
                        <v:shape id="Picture 457703539" o:spid="_x0000_s1032" type="#_x0000_t75" style="position:absolute;left:29434;width:3932;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">
                          <v:imagedata r:id="rId84" o:title=""/>
                        </v:shape>
                      </v:group>
                    </w:pict>
                  </mc:Fallback>
                </mc:AlternateContent>
              </w:r>
              <w:r w:rsidRPr="00E04DB1" w:rsidDel="005F7329">
                <w:rPr>
                  <w:rFonts w:asciiTheme="majorHAnsi" w:hAnsiTheme="majorHAnsi"/>
                  <w:sz w:val="12"/>
                  <w:szCs w:val="12"/>
                </w:rPr>
                <w:delText>Financial Services</w:delText>
              </w:r>
            </w:del>
          </w:p>
        </w:tc>
        <w:tc>
          <w:tcPr>
            <w:tcW w:w="1458" w:type="dxa"/>
            <w:gridSpan w:val="3"/>
            <w:tcPrChange w:id="1202" w:author="Mohamed Abdel-Hakam" w:date="2025-09-29T18:50:00Z">
              <w:tcPr>
                <w:tcW w:w="1458" w:type="dxa"/>
                <w:gridSpan w:val="3"/>
              </w:tcPr>
            </w:tcPrChange>
          </w:tcPr>
          <w:p w14:paraId="32445D4D" w14:textId="3EF90BC6" w:rsidR="00D50436" w:rsidRPr="00E04DB1" w:rsidDel="005F7329" w:rsidRDefault="00D50436" w:rsidP="005F7329">
            <w:pPr>
              <w:spacing w:before="80"/>
              <w:jc w:val="center"/>
              <w:rPr>
                <w:del w:id="1203" w:author="Mohamed Abdel-Hakam" w:date="2025-09-29T18:50:00Z"/>
                <w:rFonts w:asciiTheme="majorHAnsi" w:hAnsiTheme="majorHAnsi"/>
                <w:sz w:val="12"/>
                <w:szCs w:val="12"/>
              </w:rPr>
            </w:pPr>
            <w:del w:id="1204" w:author="Mohamed Abdel-Hakam" w:date="2025-09-29T18:50:00Z">
              <w:r w:rsidRPr="00E04DB1" w:rsidDel="005F7329">
                <w:rPr>
                  <w:rFonts w:asciiTheme="majorHAnsi" w:hAnsiTheme="majorHAnsi"/>
                  <w:sz w:val="12"/>
                  <w:szCs w:val="12"/>
                </w:rPr>
                <w:delText>Communications</w:delText>
              </w:r>
            </w:del>
          </w:p>
        </w:tc>
        <w:tc>
          <w:tcPr>
            <w:tcW w:w="1458" w:type="dxa"/>
            <w:gridSpan w:val="3"/>
            <w:tcPrChange w:id="1205" w:author="Mohamed Abdel-Hakam" w:date="2025-09-29T18:50:00Z">
              <w:tcPr>
                <w:tcW w:w="1458" w:type="dxa"/>
                <w:gridSpan w:val="3"/>
              </w:tcPr>
            </w:tcPrChange>
          </w:tcPr>
          <w:p w14:paraId="03BC0E9F" w14:textId="2F76738B" w:rsidR="00D50436" w:rsidRPr="00E04DB1" w:rsidDel="005F7329" w:rsidRDefault="005F7329" w:rsidP="005F7329">
            <w:pPr>
              <w:spacing w:before="80"/>
              <w:jc w:val="center"/>
              <w:rPr>
                <w:del w:id="1206" w:author="Mohamed Abdel-Hakam" w:date="2025-09-29T18:50:00Z"/>
                <w:rFonts w:asciiTheme="majorHAnsi" w:hAnsiTheme="majorHAnsi"/>
                <w:sz w:val="12"/>
                <w:szCs w:val="12"/>
              </w:rPr>
            </w:pPr>
            <w:del w:id="1207" w:author="Mohamed Abdel-Hakam" w:date="2025-09-29T18:50:00Z">
              <w:r w:rsidDel="005F7329">
                <w:rPr>
                  <w:noProof/>
                </w:rPr>
                <w:drawing>
                  <wp:anchor distT="0" distB="0" distL="114300" distR="114300" simplePos="0" relativeHeight="251963544" behindDoc="0" locked="0" layoutInCell="1" allowOverlap="1" wp14:anchorId="7FDC0718" wp14:editId="1A2F4BD3">
                    <wp:simplePos x="0" y="0"/>
                    <wp:positionH relativeFrom="column">
                      <wp:posOffset>-1841500</wp:posOffset>
                    </wp:positionH>
                    <wp:positionV relativeFrom="paragraph">
                      <wp:posOffset>348339</wp:posOffset>
                    </wp:positionV>
                    <wp:extent cx="5521960" cy="1311803"/>
                    <wp:effectExtent l="0" t="0" r="0" b="3175"/>
                    <wp:wrapNone/>
                    <wp:docPr id="467245988" name="Chart 1">
                      <a:extLst xmlns:a="http://schemas.openxmlformats.org/drawingml/2006/main">
                        <a:ext uri="{FF2B5EF4-FFF2-40B4-BE49-F238E27FC236}">
                          <a16:creationId xmlns:a16="http://schemas.microsoft.com/office/drawing/2014/main" id="{00000000-0008-0000-0500-00001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14:sizeRelH relativeFrom="margin">
                      <wp14:pctWidth>0</wp14:pctWidth>
                    </wp14:sizeRelH>
                    <wp14:sizeRelV relativeFrom="margin">
                      <wp14:pctHeight>0</wp14:pctHeight>
                    </wp14:sizeRelV>
                  </wp:anchor>
                </w:drawing>
              </w:r>
              <w:r w:rsidR="00D50436" w:rsidRPr="00E04DB1" w:rsidDel="005F7329">
                <w:rPr>
                  <w:rFonts w:asciiTheme="majorHAnsi" w:hAnsiTheme="majorHAnsi"/>
                  <w:sz w:val="12"/>
                  <w:szCs w:val="12"/>
                </w:rPr>
                <w:delText>Transport</w:delText>
              </w:r>
            </w:del>
          </w:p>
        </w:tc>
        <w:tc>
          <w:tcPr>
            <w:tcW w:w="1458" w:type="dxa"/>
            <w:gridSpan w:val="3"/>
            <w:tcPrChange w:id="1208" w:author="Mohamed Abdel-Hakam" w:date="2025-09-29T18:50:00Z">
              <w:tcPr>
                <w:tcW w:w="1458" w:type="dxa"/>
                <w:gridSpan w:val="3"/>
              </w:tcPr>
            </w:tcPrChange>
          </w:tcPr>
          <w:p w14:paraId="60898D5A" w14:textId="75EF6581" w:rsidR="00D50436" w:rsidRPr="00E04DB1" w:rsidDel="005F7329" w:rsidRDefault="00D50436" w:rsidP="005F7329">
            <w:pPr>
              <w:spacing w:before="80"/>
              <w:jc w:val="center"/>
              <w:rPr>
                <w:del w:id="1209" w:author="Mohamed Abdel-Hakam" w:date="2025-09-29T18:50:00Z"/>
                <w:rFonts w:asciiTheme="majorHAnsi" w:hAnsiTheme="majorHAnsi"/>
                <w:sz w:val="12"/>
                <w:szCs w:val="12"/>
              </w:rPr>
            </w:pPr>
            <w:del w:id="1210" w:author="Mohamed Abdel-Hakam" w:date="2025-09-29T18:50:00Z">
              <w:r w:rsidRPr="00E04DB1" w:rsidDel="005F7329">
                <w:rPr>
                  <w:rFonts w:asciiTheme="majorHAnsi" w:hAnsiTheme="majorHAnsi"/>
                  <w:sz w:val="12"/>
                  <w:szCs w:val="12"/>
                </w:rPr>
                <w:delText>Tourism</w:delText>
              </w:r>
            </w:del>
          </w:p>
        </w:tc>
        <w:tc>
          <w:tcPr>
            <w:tcW w:w="1458" w:type="dxa"/>
            <w:gridSpan w:val="3"/>
            <w:tcPrChange w:id="1211" w:author="Mohamed Abdel-Hakam" w:date="2025-09-29T18:50:00Z">
              <w:tcPr>
                <w:tcW w:w="1458" w:type="dxa"/>
                <w:gridSpan w:val="3"/>
              </w:tcPr>
            </w:tcPrChange>
          </w:tcPr>
          <w:p w14:paraId="18009A40" w14:textId="71362B7A" w:rsidR="00D50436" w:rsidRPr="00E04DB1" w:rsidDel="005F7329" w:rsidRDefault="00D50436" w:rsidP="005F7329">
            <w:pPr>
              <w:spacing w:before="80"/>
              <w:jc w:val="center"/>
              <w:rPr>
                <w:del w:id="1212" w:author="Mohamed Abdel-Hakam" w:date="2025-09-29T18:50:00Z"/>
                <w:rFonts w:asciiTheme="majorHAnsi" w:hAnsiTheme="majorHAnsi"/>
                <w:sz w:val="12"/>
                <w:szCs w:val="12"/>
              </w:rPr>
            </w:pPr>
            <w:del w:id="1213" w:author="Mohamed Abdel-Hakam" w:date="2025-09-29T18:50:00Z">
              <w:r w:rsidRPr="00E04DB1" w:rsidDel="005F7329">
                <w:rPr>
                  <w:rFonts w:asciiTheme="majorHAnsi" w:hAnsiTheme="majorHAnsi"/>
                  <w:sz w:val="12"/>
                  <w:szCs w:val="12"/>
                </w:rPr>
                <w:delText>Construction</w:delText>
              </w:r>
            </w:del>
          </w:p>
        </w:tc>
        <w:tc>
          <w:tcPr>
            <w:tcW w:w="1459" w:type="dxa"/>
            <w:gridSpan w:val="3"/>
            <w:tcPrChange w:id="1214" w:author="Mohamed Abdel-Hakam" w:date="2025-09-29T18:50:00Z">
              <w:tcPr>
                <w:tcW w:w="1459" w:type="dxa"/>
                <w:gridSpan w:val="3"/>
              </w:tcPr>
            </w:tcPrChange>
          </w:tcPr>
          <w:p w14:paraId="6A2A59F2" w14:textId="0CE87A4C" w:rsidR="00D50436" w:rsidRPr="00E04DB1" w:rsidDel="005F7329" w:rsidRDefault="00D50436" w:rsidP="005F7329">
            <w:pPr>
              <w:spacing w:before="80"/>
              <w:jc w:val="center"/>
              <w:rPr>
                <w:del w:id="1215" w:author="Mohamed Abdel-Hakam" w:date="2025-09-29T18:50:00Z"/>
                <w:rFonts w:asciiTheme="majorHAnsi" w:hAnsiTheme="majorHAnsi"/>
                <w:sz w:val="12"/>
                <w:szCs w:val="12"/>
              </w:rPr>
            </w:pPr>
            <w:del w:id="1216" w:author="Mohamed Abdel-Hakam" w:date="2025-09-29T18:50:00Z">
              <w:r w:rsidRPr="00E04DB1" w:rsidDel="005F7329">
                <w:rPr>
                  <w:rFonts w:asciiTheme="majorHAnsi" w:hAnsiTheme="majorHAnsi"/>
                  <w:sz w:val="12"/>
                  <w:szCs w:val="12"/>
                </w:rPr>
                <w:delText>Manufacturing</w:delText>
              </w:r>
            </w:del>
          </w:p>
        </w:tc>
      </w:tr>
      <w:tr w:rsidR="00B53FE4" w:rsidDel="005F7329" w14:paraId="7FF26FD6" w14:textId="1656E753" w:rsidTr="005F7329">
        <w:tblPrEx>
          <w:tblCellMar>
            <w:left w:w="108" w:type="dxa"/>
            <w:right w:w="108" w:type="dxa"/>
          </w:tblCellMar>
          <w:tblPrExChange w:id="1217" w:author="Mohamed Abdel-Hakam" w:date="2025-09-29T18:50:00Z">
            <w:tblPrEx>
              <w:tblCellMar>
                <w:left w:w="108" w:type="dxa"/>
                <w:right w:w="108" w:type="dxa"/>
              </w:tblCellMar>
            </w:tblPrEx>
          </w:tblPrExChange>
        </w:tblPrEx>
        <w:trPr>
          <w:trHeight w:val="361"/>
          <w:del w:id="1218" w:author="Mohamed Abdel-Hakam" w:date="2025-09-29T18:50:00Z"/>
          <w:trPrChange w:id="1219" w:author="Mohamed Abdel-Hakam" w:date="2025-09-29T18:50:00Z">
            <w:trPr>
              <w:trHeight w:val="361"/>
            </w:trPr>
          </w:trPrChange>
        </w:trPr>
        <w:tc>
          <w:tcPr>
            <w:tcW w:w="486" w:type="dxa"/>
            <w:tcPrChange w:id="1220" w:author="Mohamed Abdel-Hakam" w:date="2025-09-29T18:50:00Z">
              <w:tcPr>
                <w:tcW w:w="486" w:type="dxa"/>
              </w:tcPr>
            </w:tcPrChange>
          </w:tcPr>
          <w:p w14:paraId="4FDEDE45" w14:textId="0DEB966F" w:rsidR="00B53FE4" w:rsidRPr="009A7982" w:rsidDel="005F7329" w:rsidRDefault="00B53FE4" w:rsidP="005F7329">
            <w:pPr>
              <w:pStyle w:val="BB2023Body"/>
              <w:spacing w:line="276" w:lineRule="auto"/>
              <w:ind w:left="-108" w:right="-141"/>
              <w:jc w:val="center"/>
              <w:rPr>
                <w:del w:id="1221" w:author="Mohamed Abdel-Hakam" w:date="2025-09-29T18:50:00Z"/>
                <w:rFonts w:asciiTheme="majorHAnsi" w:hAnsiTheme="majorHAnsi"/>
                <w:sz w:val="12"/>
                <w:szCs w:val="16"/>
              </w:rPr>
            </w:pPr>
            <w:del w:id="1222" w:author="Mohamed Abdel-Hakam" w:date="2025-09-29T18:50:00Z">
              <w:r w:rsidDel="005F7329">
                <w:rPr>
                  <w:rFonts w:asciiTheme="majorHAnsi" w:hAnsiTheme="majorHAnsi"/>
                  <w:sz w:val="12"/>
                  <w:szCs w:val="16"/>
                </w:rPr>
                <w:delText xml:space="preserve">Apr - Jun </w:delText>
              </w:r>
              <w:r w:rsidRPr="009A7982" w:rsidDel="005F7329">
                <w:rPr>
                  <w:rFonts w:asciiTheme="majorHAnsi" w:hAnsiTheme="majorHAnsi"/>
                  <w:sz w:val="12"/>
                  <w:szCs w:val="16"/>
                </w:rPr>
                <w:delText>202</w:delText>
              </w:r>
              <w:r w:rsidDel="005F7329">
                <w:rPr>
                  <w:rFonts w:asciiTheme="majorHAnsi" w:hAnsiTheme="majorHAnsi"/>
                  <w:sz w:val="12"/>
                  <w:szCs w:val="16"/>
                </w:rPr>
                <w:delText>5</w:delText>
              </w:r>
            </w:del>
          </w:p>
        </w:tc>
        <w:tc>
          <w:tcPr>
            <w:tcW w:w="486" w:type="dxa"/>
            <w:tcPrChange w:id="1223" w:author="Mohamed Abdel-Hakam" w:date="2025-09-29T18:50:00Z">
              <w:tcPr>
                <w:tcW w:w="486" w:type="dxa"/>
              </w:tcPr>
            </w:tcPrChange>
          </w:tcPr>
          <w:p w14:paraId="3401EA63" w14:textId="2DAE6155" w:rsidR="00B53FE4" w:rsidRPr="009A7982" w:rsidDel="005F7329" w:rsidRDefault="00B53FE4" w:rsidP="005F7329">
            <w:pPr>
              <w:pStyle w:val="BB2023Body"/>
              <w:spacing w:line="276" w:lineRule="auto"/>
              <w:ind w:left="-108" w:right="-141"/>
              <w:jc w:val="center"/>
              <w:rPr>
                <w:del w:id="1224" w:author="Mohamed Abdel-Hakam" w:date="2025-09-29T18:50:00Z"/>
                <w:rFonts w:asciiTheme="majorHAnsi" w:hAnsiTheme="majorHAnsi"/>
                <w:sz w:val="12"/>
                <w:szCs w:val="16"/>
              </w:rPr>
            </w:pPr>
            <w:del w:id="1225" w:author="Mohamed Abdel-Hakam" w:date="2025-09-29T18:50:00Z">
              <w:r w:rsidDel="005F7329">
                <w:rPr>
                  <w:rFonts w:asciiTheme="majorHAnsi" w:hAnsiTheme="majorHAnsi"/>
                  <w:sz w:val="12"/>
                  <w:szCs w:val="16"/>
                </w:rPr>
                <w:delText xml:space="preserve">Jan - Mar </w:delText>
              </w:r>
              <w:r w:rsidRPr="009A7982" w:rsidDel="005F7329">
                <w:rPr>
                  <w:rFonts w:asciiTheme="majorHAnsi" w:hAnsiTheme="majorHAnsi"/>
                  <w:sz w:val="12"/>
                  <w:szCs w:val="16"/>
                </w:rPr>
                <w:delText>202</w:delText>
              </w:r>
              <w:r w:rsidDel="005F7329">
                <w:rPr>
                  <w:rFonts w:asciiTheme="majorHAnsi" w:hAnsiTheme="majorHAnsi"/>
                  <w:sz w:val="12"/>
                  <w:szCs w:val="16"/>
                </w:rPr>
                <w:delText>5</w:delText>
              </w:r>
            </w:del>
          </w:p>
        </w:tc>
        <w:tc>
          <w:tcPr>
            <w:tcW w:w="486" w:type="dxa"/>
            <w:tcPrChange w:id="1226" w:author="Mohamed Abdel-Hakam" w:date="2025-09-29T18:50:00Z">
              <w:tcPr>
                <w:tcW w:w="486" w:type="dxa"/>
              </w:tcPr>
            </w:tcPrChange>
          </w:tcPr>
          <w:p w14:paraId="4889B254" w14:textId="6A744038" w:rsidR="00B53FE4" w:rsidRPr="009A7982" w:rsidDel="005F7329" w:rsidRDefault="00B53FE4" w:rsidP="005F7329">
            <w:pPr>
              <w:pStyle w:val="BB2023Body"/>
              <w:spacing w:line="276" w:lineRule="auto"/>
              <w:ind w:left="-108" w:right="-141"/>
              <w:jc w:val="center"/>
              <w:rPr>
                <w:del w:id="1227" w:author="Mohamed Abdel-Hakam" w:date="2025-09-29T18:50:00Z"/>
                <w:rFonts w:asciiTheme="majorHAnsi" w:hAnsiTheme="majorHAnsi"/>
                <w:sz w:val="12"/>
                <w:szCs w:val="16"/>
              </w:rPr>
            </w:pPr>
            <w:del w:id="1228" w:author="Mohamed Abdel-Hakam" w:date="2025-09-29T18:50:00Z">
              <w:r w:rsidDel="005F7329">
                <w:rPr>
                  <w:rFonts w:asciiTheme="majorHAnsi" w:hAnsiTheme="majorHAnsi"/>
                  <w:sz w:val="12"/>
                  <w:szCs w:val="16"/>
                </w:rPr>
                <w:delText xml:space="preserve">Apr - Jun </w:delText>
              </w:r>
              <w:r w:rsidRPr="009A7982" w:rsidDel="005F7329">
                <w:rPr>
                  <w:rFonts w:asciiTheme="majorHAnsi" w:hAnsiTheme="majorHAnsi"/>
                  <w:sz w:val="12"/>
                  <w:szCs w:val="16"/>
                </w:rPr>
                <w:delText>202</w:delText>
              </w:r>
              <w:r w:rsidDel="005F7329">
                <w:rPr>
                  <w:rFonts w:asciiTheme="majorHAnsi" w:hAnsiTheme="majorHAnsi"/>
                  <w:sz w:val="12"/>
                  <w:szCs w:val="16"/>
                </w:rPr>
                <w:delText>4</w:delText>
              </w:r>
            </w:del>
          </w:p>
        </w:tc>
        <w:tc>
          <w:tcPr>
            <w:tcW w:w="486" w:type="dxa"/>
            <w:tcPrChange w:id="1229" w:author="Mohamed Abdel-Hakam" w:date="2025-09-29T18:50:00Z">
              <w:tcPr>
                <w:tcW w:w="486" w:type="dxa"/>
              </w:tcPr>
            </w:tcPrChange>
          </w:tcPr>
          <w:p w14:paraId="658B1C9A" w14:textId="5744B523" w:rsidR="00B53FE4" w:rsidRPr="009A7982" w:rsidDel="005F7329" w:rsidRDefault="00B53FE4" w:rsidP="005F7329">
            <w:pPr>
              <w:pStyle w:val="BB2023Body"/>
              <w:spacing w:line="276" w:lineRule="auto"/>
              <w:ind w:left="-108" w:right="-141"/>
              <w:jc w:val="center"/>
              <w:rPr>
                <w:del w:id="1230" w:author="Mohamed Abdel-Hakam" w:date="2025-09-29T18:50:00Z"/>
                <w:rFonts w:asciiTheme="majorHAnsi" w:hAnsiTheme="majorHAnsi"/>
                <w:sz w:val="12"/>
                <w:szCs w:val="16"/>
              </w:rPr>
            </w:pPr>
            <w:del w:id="1231" w:author="Mohamed Abdel-Hakam" w:date="2025-09-29T18:50:00Z">
              <w:r w:rsidDel="005F7329">
                <w:rPr>
                  <w:rFonts w:asciiTheme="majorHAnsi" w:hAnsiTheme="majorHAnsi"/>
                  <w:sz w:val="12"/>
                  <w:szCs w:val="16"/>
                </w:rPr>
                <w:delText xml:space="preserve">Apr - Jun </w:delText>
              </w:r>
              <w:r w:rsidRPr="009A7982" w:rsidDel="005F7329">
                <w:rPr>
                  <w:rFonts w:asciiTheme="majorHAnsi" w:hAnsiTheme="majorHAnsi"/>
                  <w:sz w:val="12"/>
                  <w:szCs w:val="16"/>
                </w:rPr>
                <w:delText>202</w:delText>
              </w:r>
              <w:r w:rsidDel="005F7329">
                <w:rPr>
                  <w:rFonts w:asciiTheme="majorHAnsi" w:hAnsiTheme="majorHAnsi"/>
                  <w:sz w:val="12"/>
                  <w:szCs w:val="16"/>
                </w:rPr>
                <w:delText>5</w:delText>
              </w:r>
            </w:del>
          </w:p>
        </w:tc>
        <w:tc>
          <w:tcPr>
            <w:tcW w:w="486" w:type="dxa"/>
            <w:tcPrChange w:id="1232" w:author="Mohamed Abdel-Hakam" w:date="2025-09-29T18:50:00Z">
              <w:tcPr>
                <w:tcW w:w="486" w:type="dxa"/>
              </w:tcPr>
            </w:tcPrChange>
          </w:tcPr>
          <w:p w14:paraId="24D522DA" w14:textId="6F03B2F7" w:rsidR="00B53FE4" w:rsidRPr="009A7982" w:rsidDel="005F7329" w:rsidRDefault="00B53FE4" w:rsidP="005F7329">
            <w:pPr>
              <w:pStyle w:val="BB2023Body"/>
              <w:spacing w:line="276" w:lineRule="auto"/>
              <w:ind w:left="-108" w:right="-141"/>
              <w:jc w:val="center"/>
              <w:rPr>
                <w:del w:id="1233" w:author="Mohamed Abdel-Hakam" w:date="2025-09-29T18:50:00Z"/>
                <w:rFonts w:asciiTheme="majorHAnsi" w:hAnsiTheme="majorHAnsi"/>
                <w:sz w:val="12"/>
                <w:szCs w:val="16"/>
              </w:rPr>
            </w:pPr>
            <w:del w:id="1234" w:author="Mohamed Abdel-Hakam" w:date="2025-09-29T18:50:00Z">
              <w:r w:rsidDel="005F7329">
                <w:rPr>
                  <w:rFonts w:asciiTheme="majorHAnsi" w:hAnsiTheme="majorHAnsi"/>
                  <w:sz w:val="12"/>
                  <w:szCs w:val="16"/>
                </w:rPr>
                <w:delText xml:space="preserve">Jan - Mar </w:delText>
              </w:r>
              <w:r w:rsidRPr="009A7982" w:rsidDel="005F7329">
                <w:rPr>
                  <w:rFonts w:asciiTheme="majorHAnsi" w:hAnsiTheme="majorHAnsi"/>
                  <w:sz w:val="12"/>
                  <w:szCs w:val="16"/>
                </w:rPr>
                <w:delText>202</w:delText>
              </w:r>
              <w:r w:rsidDel="005F7329">
                <w:rPr>
                  <w:rFonts w:asciiTheme="majorHAnsi" w:hAnsiTheme="majorHAnsi"/>
                  <w:sz w:val="12"/>
                  <w:szCs w:val="16"/>
                </w:rPr>
                <w:delText>5</w:delText>
              </w:r>
            </w:del>
          </w:p>
        </w:tc>
        <w:tc>
          <w:tcPr>
            <w:tcW w:w="486" w:type="dxa"/>
            <w:tcPrChange w:id="1235" w:author="Mohamed Abdel-Hakam" w:date="2025-09-29T18:50:00Z">
              <w:tcPr>
                <w:tcW w:w="486" w:type="dxa"/>
              </w:tcPr>
            </w:tcPrChange>
          </w:tcPr>
          <w:p w14:paraId="1FA6D60C" w14:textId="7BB87BD4" w:rsidR="00B53FE4" w:rsidRPr="009A7982" w:rsidDel="005F7329" w:rsidRDefault="00B53FE4" w:rsidP="005F7329">
            <w:pPr>
              <w:pStyle w:val="BB2023Body"/>
              <w:spacing w:line="276" w:lineRule="auto"/>
              <w:ind w:left="-108" w:right="-141"/>
              <w:jc w:val="center"/>
              <w:rPr>
                <w:del w:id="1236" w:author="Mohamed Abdel-Hakam" w:date="2025-09-29T18:50:00Z"/>
                <w:rFonts w:asciiTheme="majorHAnsi" w:hAnsiTheme="majorHAnsi"/>
                <w:sz w:val="12"/>
                <w:szCs w:val="16"/>
              </w:rPr>
            </w:pPr>
            <w:del w:id="1237" w:author="Mohamed Abdel-Hakam" w:date="2025-09-29T18:50:00Z">
              <w:r w:rsidDel="005F7329">
                <w:rPr>
                  <w:rFonts w:asciiTheme="majorHAnsi" w:hAnsiTheme="majorHAnsi"/>
                  <w:sz w:val="12"/>
                  <w:szCs w:val="16"/>
                </w:rPr>
                <w:delText xml:space="preserve">Apr - Jun </w:delText>
              </w:r>
              <w:r w:rsidRPr="009A7982" w:rsidDel="005F7329">
                <w:rPr>
                  <w:rFonts w:asciiTheme="majorHAnsi" w:hAnsiTheme="majorHAnsi"/>
                  <w:sz w:val="12"/>
                  <w:szCs w:val="16"/>
                </w:rPr>
                <w:delText>202</w:delText>
              </w:r>
              <w:r w:rsidDel="005F7329">
                <w:rPr>
                  <w:rFonts w:asciiTheme="majorHAnsi" w:hAnsiTheme="majorHAnsi"/>
                  <w:sz w:val="12"/>
                  <w:szCs w:val="16"/>
                </w:rPr>
                <w:delText>4</w:delText>
              </w:r>
            </w:del>
          </w:p>
        </w:tc>
        <w:tc>
          <w:tcPr>
            <w:tcW w:w="486" w:type="dxa"/>
            <w:tcPrChange w:id="1238" w:author="Mohamed Abdel-Hakam" w:date="2025-09-29T18:50:00Z">
              <w:tcPr>
                <w:tcW w:w="486" w:type="dxa"/>
              </w:tcPr>
            </w:tcPrChange>
          </w:tcPr>
          <w:p w14:paraId="5E6E3D75" w14:textId="22756BAD" w:rsidR="00B53FE4" w:rsidRPr="009A7982" w:rsidDel="005F7329" w:rsidRDefault="00B53FE4" w:rsidP="005F7329">
            <w:pPr>
              <w:pStyle w:val="BB2023Body"/>
              <w:spacing w:line="276" w:lineRule="auto"/>
              <w:ind w:left="-108" w:right="-141"/>
              <w:jc w:val="center"/>
              <w:rPr>
                <w:del w:id="1239" w:author="Mohamed Abdel-Hakam" w:date="2025-09-29T18:50:00Z"/>
                <w:rFonts w:asciiTheme="majorHAnsi" w:hAnsiTheme="majorHAnsi"/>
                <w:sz w:val="12"/>
                <w:szCs w:val="16"/>
              </w:rPr>
            </w:pPr>
            <w:del w:id="1240" w:author="Mohamed Abdel-Hakam" w:date="2025-09-29T18:50:00Z">
              <w:r w:rsidDel="005F7329">
                <w:rPr>
                  <w:rFonts w:asciiTheme="majorHAnsi" w:hAnsiTheme="majorHAnsi"/>
                  <w:sz w:val="12"/>
                  <w:szCs w:val="16"/>
                </w:rPr>
                <w:delText xml:space="preserve">Apr - Jun </w:delText>
              </w:r>
              <w:r w:rsidRPr="009A7982" w:rsidDel="005F7329">
                <w:rPr>
                  <w:rFonts w:asciiTheme="majorHAnsi" w:hAnsiTheme="majorHAnsi"/>
                  <w:sz w:val="12"/>
                  <w:szCs w:val="16"/>
                </w:rPr>
                <w:delText>202</w:delText>
              </w:r>
              <w:r w:rsidDel="005F7329">
                <w:rPr>
                  <w:rFonts w:asciiTheme="majorHAnsi" w:hAnsiTheme="majorHAnsi"/>
                  <w:sz w:val="12"/>
                  <w:szCs w:val="16"/>
                </w:rPr>
                <w:delText>5</w:delText>
              </w:r>
            </w:del>
          </w:p>
        </w:tc>
        <w:tc>
          <w:tcPr>
            <w:tcW w:w="486" w:type="dxa"/>
            <w:tcPrChange w:id="1241" w:author="Mohamed Abdel-Hakam" w:date="2025-09-29T18:50:00Z">
              <w:tcPr>
                <w:tcW w:w="486" w:type="dxa"/>
              </w:tcPr>
            </w:tcPrChange>
          </w:tcPr>
          <w:p w14:paraId="4638AD10" w14:textId="391F0E9A" w:rsidR="00B53FE4" w:rsidRPr="009A7982" w:rsidDel="005F7329" w:rsidRDefault="00B53FE4" w:rsidP="005F7329">
            <w:pPr>
              <w:pStyle w:val="BB2023Body"/>
              <w:spacing w:line="276" w:lineRule="auto"/>
              <w:ind w:left="-108" w:right="-141"/>
              <w:jc w:val="center"/>
              <w:rPr>
                <w:del w:id="1242" w:author="Mohamed Abdel-Hakam" w:date="2025-09-29T18:50:00Z"/>
                <w:rFonts w:asciiTheme="majorHAnsi" w:hAnsiTheme="majorHAnsi"/>
                <w:sz w:val="12"/>
                <w:szCs w:val="16"/>
              </w:rPr>
            </w:pPr>
            <w:del w:id="1243" w:author="Mohamed Abdel-Hakam" w:date="2025-09-29T18:50:00Z">
              <w:r w:rsidDel="005F7329">
                <w:rPr>
                  <w:rFonts w:asciiTheme="majorHAnsi" w:hAnsiTheme="majorHAnsi"/>
                  <w:sz w:val="12"/>
                  <w:szCs w:val="16"/>
                </w:rPr>
                <w:delText xml:space="preserve">Jan - Mar </w:delText>
              </w:r>
              <w:r w:rsidRPr="009A7982" w:rsidDel="005F7329">
                <w:rPr>
                  <w:rFonts w:asciiTheme="majorHAnsi" w:hAnsiTheme="majorHAnsi"/>
                  <w:sz w:val="12"/>
                  <w:szCs w:val="16"/>
                </w:rPr>
                <w:delText>202</w:delText>
              </w:r>
              <w:r w:rsidDel="005F7329">
                <w:rPr>
                  <w:rFonts w:asciiTheme="majorHAnsi" w:hAnsiTheme="majorHAnsi"/>
                  <w:sz w:val="12"/>
                  <w:szCs w:val="16"/>
                </w:rPr>
                <w:delText>5</w:delText>
              </w:r>
            </w:del>
          </w:p>
        </w:tc>
        <w:tc>
          <w:tcPr>
            <w:tcW w:w="486" w:type="dxa"/>
            <w:tcPrChange w:id="1244" w:author="Mohamed Abdel-Hakam" w:date="2025-09-29T18:50:00Z">
              <w:tcPr>
                <w:tcW w:w="486" w:type="dxa"/>
              </w:tcPr>
            </w:tcPrChange>
          </w:tcPr>
          <w:p w14:paraId="07540673" w14:textId="0CBD9493" w:rsidR="00B53FE4" w:rsidRPr="009A7982" w:rsidDel="005F7329" w:rsidRDefault="00B53FE4" w:rsidP="005F7329">
            <w:pPr>
              <w:pStyle w:val="BB2023Body"/>
              <w:spacing w:line="276" w:lineRule="auto"/>
              <w:ind w:left="-108" w:right="-141"/>
              <w:jc w:val="center"/>
              <w:rPr>
                <w:del w:id="1245" w:author="Mohamed Abdel-Hakam" w:date="2025-09-29T18:50:00Z"/>
                <w:rFonts w:asciiTheme="majorHAnsi" w:hAnsiTheme="majorHAnsi"/>
                <w:sz w:val="12"/>
                <w:szCs w:val="16"/>
              </w:rPr>
            </w:pPr>
            <w:del w:id="1246" w:author="Mohamed Abdel-Hakam" w:date="2025-09-29T18:50:00Z">
              <w:r w:rsidDel="005F7329">
                <w:rPr>
                  <w:rFonts w:asciiTheme="majorHAnsi" w:hAnsiTheme="majorHAnsi"/>
                  <w:sz w:val="12"/>
                  <w:szCs w:val="16"/>
                </w:rPr>
                <w:delText xml:space="preserve">Apr - Jun </w:delText>
              </w:r>
              <w:r w:rsidRPr="009A7982" w:rsidDel="005F7329">
                <w:rPr>
                  <w:rFonts w:asciiTheme="majorHAnsi" w:hAnsiTheme="majorHAnsi"/>
                  <w:sz w:val="12"/>
                  <w:szCs w:val="16"/>
                </w:rPr>
                <w:delText>202</w:delText>
              </w:r>
              <w:r w:rsidDel="005F7329">
                <w:rPr>
                  <w:rFonts w:asciiTheme="majorHAnsi" w:hAnsiTheme="majorHAnsi"/>
                  <w:sz w:val="12"/>
                  <w:szCs w:val="16"/>
                </w:rPr>
                <w:delText>4</w:delText>
              </w:r>
            </w:del>
          </w:p>
        </w:tc>
        <w:tc>
          <w:tcPr>
            <w:tcW w:w="486" w:type="dxa"/>
            <w:tcPrChange w:id="1247" w:author="Mohamed Abdel-Hakam" w:date="2025-09-29T18:50:00Z">
              <w:tcPr>
                <w:tcW w:w="486" w:type="dxa"/>
              </w:tcPr>
            </w:tcPrChange>
          </w:tcPr>
          <w:p w14:paraId="3D880FC4" w14:textId="47AD1DA5" w:rsidR="00B53FE4" w:rsidRPr="009A7982" w:rsidDel="005F7329" w:rsidRDefault="00B53FE4" w:rsidP="005F7329">
            <w:pPr>
              <w:pStyle w:val="BB2023Body"/>
              <w:spacing w:line="276" w:lineRule="auto"/>
              <w:ind w:left="-108" w:right="-141"/>
              <w:jc w:val="center"/>
              <w:rPr>
                <w:del w:id="1248" w:author="Mohamed Abdel-Hakam" w:date="2025-09-29T18:50:00Z"/>
                <w:rFonts w:asciiTheme="majorHAnsi" w:hAnsiTheme="majorHAnsi"/>
                <w:sz w:val="12"/>
                <w:szCs w:val="16"/>
              </w:rPr>
            </w:pPr>
            <w:del w:id="1249" w:author="Mohamed Abdel-Hakam" w:date="2025-09-29T18:50:00Z">
              <w:r w:rsidDel="005F7329">
                <w:rPr>
                  <w:rFonts w:asciiTheme="majorHAnsi" w:hAnsiTheme="majorHAnsi"/>
                  <w:sz w:val="12"/>
                  <w:szCs w:val="16"/>
                </w:rPr>
                <w:delText xml:space="preserve">Apr - Jun </w:delText>
              </w:r>
              <w:r w:rsidRPr="009A7982" w:rsidDel="005F7329">
                <w:rPr>
                  <w:rFonts w:asciiTheme="majorHAnsi" w:hAnsiTheme="majorHAnsi"/>
                  <w:sz w:val="12"/>
                  <w:szCs w:val="16"/>
                </w:rPr>
                <w:delText>202</w:delText>
              </w:r>
              <w:r w:rsidDel="005F7329">
                <w:rPr>
                  <w:rFonts w:asciiTheme="majorHAnsi" w:hAnsiTheme="majorHAnsi"/>
                  <w:sz w:val="12"/>
                  <w:szCs w:val="16"/>
                </w:rPr>
                <w:delText>5</w:delText>
              </w:r>
            </w:del>
          </w:p>
        </w:tc>
        <w:tc>
          <w:tcPr>
            <w:tcW w:w="486" w:type="dxa"/>
            <w:tcPrChange w:id="1250" w:author="Mohamed Abdel-Hakam" w:date="2025-09-29T18:50:00Z">
              <w:tcPr>
                <w:tcW w:w="486" w:type="dxa"/>
              </w:tcPr>
            </w:tcPrChange>
          </w:tcPr>
          <w:p w14:paraId="27D1AF91" w14:textId="1872C1CB" w:rsidR="00B53FE4" w:rsidRPr="009A7982" w:rsidDel="005F7329" w:rsidRDefault="00B53FE4" w:rsidP="005F7329">
            <w:pPr>
              <w:pStyle w:val="BB2023Body"/>
              <w:spacing w:line="276" w:lineRule="auto"/>
              <w:ind w:left="-108" w:right="-141"/>
              <w:jc w:val="center"/>
              <w:rPr>
                <w:del w:id="1251" w:author="Mohamed Abdel-Hakam" w:date="2025-09-29T18:50:00Z"/>
                <w:rFonts w:asciiTheme="majorHAnsi" w:hAnsiTheme="majorHAnsi"/>
                <w:sz w:val="12"/>
                <w:szCs w:val="16"/>
              </w:rPr>
            </w:pPr>
            <w:del w:id="1252" w:author="Mohamed Abdel-Hakam" w:date="2025-09-29T18:50:00Z">
              <w:r w:rsidDel="005F7329">
                <w:rPr>
                  <w:rFonts w:asciiTheme="majorHAnsi" w:hAnsiTheme="majorHAnsi"/>
                  <w:sz w:val="12"/>
                  <w:szCs w:val="16"/>
                </w:rPr>
                <w:delText xml:space="preserve">Jan - Mar </w:delText>
              </w:r>
              <w:r w:rsidRPr="009A7982" w:rsidDel="005F7329">
                <w:rPr>
                  <w:rFonts w:asciiTheme="majorHAnsi" w:hAnsiTheme="majorHAnsi"/>
                  <w:sz w:val="12"/>
                  <w:szCs w:val="16"/>
                </w:rPr>
                <w:delText>202</w:delText>
              </w:r>
              <w:r w:rsidDel="005F7329">
                <w:rPr>
                  <w:rFonts w:asciiTheme="majorHAnsi" w:hAnsiTheme="majorHAnsi"/>
                  <w:sz w:val="12"/>
                  <w:szCs w:val="16"/>
                </w:rPr>
                <w:delText>5</w:delText>
              </w:r>
            </w:del>
          </w:p>
        </w:tc>
        <w:tc>
          <w:tcPr>
            <w:tcW w:w="486" w:type="dxa"/>
            <w:tcPrChange w:id="1253" w:author="Mohamed Abdel-Hakam" w:date="2025-09-29T18:50:00Z">
              <w:tcPr>
                <w:tcW w:w="486" w:type="dxa"/>
              </w:tcPr>
            </w:tcPrChange>
          </w:tcPr>
          <w:p w14:paraId="32490D97" w14:textId="6C2982A1" w:rsidR="00B53FE4" w:rsidRPr="009A7982" w:rsidDel="005F7329" w:rsidRDefault="00B53FE4" w:rsidP="005F7329">
            <w:pPr>
              <w:pStyle w:val="BB2023Body"/>
              <w:spacing w:line="276" w:lineRule="auto"/>
              <w:ind w:left="-108" w:right="-141"/>
              <w:jc w:val="center"/>
              <w:rPr>
                <w:del w:id="1254" w:author="Mohamed Abdel-Hakam" w:date="2025-09-29T18:50:00Z"/>
                <w:rFonts w:asciiTheme="majorHAnsi" w:hAnsiTheme="majorHAnsi"/>
                <w:sz w:val="12"/>
                <w:szCs w:val="16"/>
              </w:rPr>
            </w:pPr>
            <w:del w:id="1255" w:author="Mohamed Abdel-Hakam" w:date="2025-09-29T18:50:00Z">
              <w:r w:rsidDel="005F7329">
                <w:rPr>
                  <w:rFonts w:asciiTheme="majorHAnsi" w:hAnsiTheme="majorHAnsi"/>
                  <w:sz w:val="12"/>
                  <w:szCs w:val="16"/>
                </w:rPr>
                <w:delText xml:space="preserve">Apr - Jun </w:delText>
              </w:r>
              <w:r w:rsidRPr="009A7982" w:rsidDel="005F7329">
                <w:rPr>
                  <w:rFonts w:asciiTheme="majorHAnsi" w:hAnsiTheme="majorHAnsi"/>
                  <w:sz w:val="12"/>
                  <w:szCs w:val="16"/>
                </w:rPr>
                <w:delText>202</w:delText>
              </w:r>
              <w:r w:rsidDel="005F7329">
                <w:rPr>
                  <w:rFonts w:asciiTheme="majorHAnsi" w:hAnsiTheme="majorHAnsi"/>
                  <w:sz w:val="12"/>
                  <w:szCs w:val="16"/>
                </w:rPr>
                <w:delText>4</w:delText>
              </w:r>
            </w:del>
          </w:p>
        </w:tc>
        <w:tc>
          <w:tcPr>
            <w:tcW w:w="486" w:type="dxa"/>
            <w:tcPrChange w:id="1256" w:author="Mohamed Abdel-Hakam" w:date="2025-09-29T18:50:00Z">
              <w:tcPr>
                <w:tcW w:w="486" w:type="dxa"/>
              </w:tcPr>
            </w:tcPrChange>
          </w:tcPr>
          <w:p w14:paraId="379B315F" w14:textId="4FA303E8" w:rsidR="00B53FE4" w:rsidRPr="009A7982" w:rsidDel="005F7329" w:rsidRDefault="00B53FE4" w:rsidP="005F7329">
            <w:pPr>
              <w:pStyle w:val="BB2023Body"/>
              <w:spacing w:line="276" w:lineRule="auto"/>
              <w:ind w:left="-108" w:right="-141"/>
              <w:jc w:val="center"/>
              <w:rPr>
                <w:del w:id="1257" w:author="Mohamed Abdel-Hakam" w:date="2025-09-29T18:50:00Z"/>
                <w:rFonts w:asciiTheme="majorHAnsi" w:hAnsiTheme="majorHAnsi"/>
                <w:sz w:val="12"/>
                <w:szCs w:val="16"/>
              </w:rPr>
            </w:pPr>
            <w:del w:id="1258" w:author="Mohamed Abdel-Hakam" w:date="2025-09-29T18:50:00Z">
              <w:r w:rsidDel="005F7329">
                <w:rPr>
                  <w:rFonts w:asciiTheme="majorHAnsi" w:hAnsiTheme="majorHAnsi"/>
                  <w:sz w:val="12"/>
                  <w:szCs w:val="16"/>
                </w:rPr>
                <w:delText xml:space="preserve">Apr - Jun </w:delText>
              </w:r>
              <w:r w:rsidRPr="009A7982" w:rsidDel="005F7329">
                <w:rPr>
                  <w:rFonts w:asciiTheme="majorHAnsi" w:hAnsiTheme="majorHAnsi"/>
                  <w:sz w:val="12"/>
                  <w:szCs w:val="16"/>
                </w:rPr>
                <w:delText>202</w:delText>
              </w:r>
              <w:r w:rsidDel="005F7329">
                <w:rPr>
                  <w:rFonts w:asciiTheme="majorHAnsi" w:hAnsiTheme="majorHAnsi"/>
                  <w:sz w:val="12"/>
                  <w:szCs w:val="16"/>
                </w:rPr>
                <w:delText>5</w:delText>
              </w:r>
            </w:del>
          </w:p>
        </w:tc>
        <w:tc>
          <w:tcPr>
            <w:tcW w:w="486" w:type="dxa"/>
            <w:tcPrChange w:id="1259" w:author="Mohamed Abdel-Hakam" w:date="2025-09-29T18:50:00Z">
              <w:tcPr>
                <w:tcW w:w="486" w:type="dxa"/>
              </w:tcPr>
            </w:tcPrChange>
          </w:tcPr>
          <w:p w14:paraId="57C1E958" w14:textId="6D3D46EB" w:rsidR="00B53FE4" w:rsidRPr="009A7982" w:rsidDel="005F7329" w:rsidRDefault="00B53FE4" w:rsidP="005F7329">
            <w:pPr>
              <w:pStyle w:val="BB2023Body"/>
              <w:spacing w:line="276" w:lineRule="auto"/>
              <w:ind w:left="-108" w:right="-141"/>
              <w:jc w:val="center"/>
              <w:rPr>
                <w:del w:id="1260" w:author="Mohamed Abdel-Hakam" w:date="2025-09-29T18:50:00Z"/>
                <w:rFonts w:asciiTheme="majorHAnsi" w:hAnsiTheme="majorHAnsi"/>
                <w:sz w:val="12"/>
                <w:szCs w:val="16"/>
              </w:rPr>
            </w:pPr>
            <w:del w:id="1261" w:author="Mohamed Abdel-Hakam" w:date="2025-09-29T18:50:00Z">
              <w:r w:rsidDel="005F7329">
                <w:rPr>
                  <w:rFonts w:asciiTheme="majorHAnsi" w:hAnsiTheme="majorHAnsi"/>
                  <w:sz w:val="12"/>
                  <w:szCs w:val="16"/>
                </w:rPr>
                <w:delText xml:space="preserve">Jan - Mar </w:delText>
              </w:r>
              <w:r w:rsidRPr="009A7982" w:rsidDel="005F7329">
                <w:rPr>
                  <w:rFonts w:asciiTheme="majorHAnsi" w:hAnsiTheme="majorHAnsi"/>
                  <w:sz w:val="12"/>
                  <w:szCs w:val="16"/>
                </w:rPr>
                <w:delText>202</w:delText>
              </w:r>
              <w:r w:rsidDel="005F7329">
                <w:rPr>
                  <w:rFonts w:asciiTheme="majorHAnsi" w:hAnsiTheme="majorHAnsi"/>
                  <w:sz w:val="12"/>
                  <w:szCs w:val="16"/>
                </w:rPr>
                <w:delText>5</w:delText>
              </w:r>
            </w:del>
          </w:p>
        </w:tc>
        <w:tc>
          <w:tcPr>
            <w:tcW w:w="486" w:type="dxa"/>
            <w:tcPrChange w:id="1262" w:author="Mohamed Abdel-Hakam" w:date="2025-09-29T18:50:00Z">
              <w:tcPr>
                <w:tcW w:w="486" w:type="dxa"/>
              </w:tcPr>
            </w:tcPrChange>
          </w:tcPr>
          <w:p w14:paraId="4521BB05" w14:textId="52DD636D" w:rsidR="00B53FE4" w:rsidRPr="009A7982" w:rsidDel="005F7329" w:rsidRDefault="00B53FE4" w:rsidP="005F7329">
            <w:pPr>
              <w:pStyle w:val="BB2023Body"/>
              <w:spacing w:line="276" w:lineRule="auto"/>
              <w:ind w:left="-108" w:right="-141"/>
              <w:jc w:val="center"/>
              <w:rPr>
                <w:del w:id="1263" w:author="Mohamed Abdel-Hakam" w:date="2025-09-29T18:50:00Z"/>
                <w:rFonts w:asciiTheme="majorHAnsi" w:hAnsiTheme="majorHAnsi"/>
                <w:sz w:val="12"/>
                <w:szCs w:val="16"/>
              </w:rPr>
            </w:pPr>
            <w:del w:id="1264" w:author="Mohamed Abdel-Hakam" w:date="2025-09-29T18:50:00Z">
              <w:r w:rsidDel="005F7329">
                <w:rPr>
                  <w:rFonts w:asciiTheme="majorHAnsi" w:hAnsiTheme="majorHAnsi"/>
                  <w:sz w:val="12"/>
                  <w:szCs w:val="16"/>
                </w:rPr>
                <w:delText xml:space="preserve">Apr - Jun </w:delText>
              </w:r>
              <w:r w:rsidRPr="009A7982" w:rsidDel="005F7329">
                <w:rPr>
                  <w:rFonts w:asciiTheme="majorHAnsi" w:hAnsiTheme="majorHAnsi"/>
                  <w:sz w:val="12"/>
                  <w:szCs w:val="16"/>
                </w:rPr>
                <w:delText>202</w:delText>
              </w:r>
              <w:r w:rsidDel="005F7329">
                <w:rPr>
                  <w:rFonts w:asciiTheme="majorHAnsi" w:hAnsiTheme="majorHAnsi"/>
                  <w:sz w:val="12"/>
                  <w:szCs w:val="16"/>
                </w:rPr>
                <w:delText>4</w:delText>
              </w:r>
            </w:del>
          </w:p>
        </w:tc>
        <w:tc>
          <w:tcPr>
            <w:tcW w:w="486" w:type="dxa"/>
            <w:tcPrChange w:id="1265" w:author="Mohamed Abdel-Hakam" w:date="2025-09-29T18:50:00Z">
              <w:tcPr>
                <w:tcW w:w="486" w:type="dxa"/>
              </w:tcPr>
            </w:tcPrChange>
          </w:tcPr>
          <w:p w14:paraId="3A1097CB" w14:textId="03EF3214" w:rsidR="00B53FE4" w:rsidRPr="009A7982" w:rsidDel="005F7329" w:rsidRDefault="00B53FE4" w:rsidP="005F7329">
            <w:pPr>
              <w:pStyle w:val="BB2023Body"/>
              <w:spacing w:line="276" w:lineRule="auto"/>
              <w:ind w:left="-108" w:right="-141"/>
              <w:jc w:val="center"/>
              <w:rPr>
                <w:del w:id="1266" w:author="Mohamed Abdel-Hakam" w:date="2025-09-29T18:50:00Z"/>
                <w:rFonts w:asciiTheme="majorHAnsi" w:hAnsiTheme="majorHAnsi"/>
                <w:sz w:val="12"/>
                <w:szCs w:val="16"/>
              </w:rPr>
            </w:pPr>
            <w:del w:id="1267" w:author="Mohamed Abdel-Hakam" w:date="2025-09-29T18:50:00Z">
              <w:r w:rsidDel="005F7329">
                <w:rPr>
                  <w:rFonts w:asciiTheme="majorHAnsi" w:hAnsiTheme="majorHAnsi"/>
                  <w:sz w:val="12"/>
                  <w:szCs w:val="16"/>
                </w:rPr>
                <w:delText xml:space="preserve">Apr - Jun </w:delText>
              </w:r>
              <w:r w:rsidRPr="009A7982" w:rsidDel="005F7329">
                <w:rPr>
                  <w:rFonts w:asciiTheme="majorHAnsi" w:hAnsiTheme="majorHAnsi"/>
                  <w:sz w:val="12"/>
                  <w:szCs w:val="16"/>
                </w:rPr>
                <w:delText>202</w:delText>
              </w:r>
              <w:r w:rsidDel="005F7329">
                <w:rPr>
                  <w:rFonts w:asciiTheme="majorHAnsi" w:hAnsiTheme="majorHAnsi"/>
                  <w:sz w:val="12"/>
                  <w:szCs w:val="16"/>
                </w:rPr>
                <w:delText>5</w:delText>
              </w:r>
            </w:del>
          </w:p>
        </w:tc>
        <w:tc>
          <w:tcPr>
            <w:tcW w:w="486" w:type="dxa"/>
            <w:tcPrChange w:id="1268" w:author="Mohamed Abdel-Hakam" w:date="2025-09-29T18:50:00Z">
              <w:tcPr>
                <w:tcW w:w="486" w:type="dxa"/>
              </w:tcPr>
            </w:tcPrChange>
          </w:tcPr>
          <w:p w14:paraId="299C0C95" w14:textId="27A1D536" w:rsidR="00B53FE4" w:rsidRPr="009A7982" w:rsidDel="005F7329" w:rsidRDefault="00B53FE4" w:rsidP="005F7329">
            <w:pPr>
              <w:pStyle w:val="BB2023Body"/>
              <w:spacing w:line="276" w:lineRule="auto"/>
              <w:ind w:left="-108" w:right="-141"/>
              <w:jc w:val="center"/>
              <w:rPr>
                <w:del w:id="1269" w:author="Mohamed Abdel-Hakam" w:date="2025-09-29T18:50:00Z"/>
                <w:rFonts w:asciiTheme="majorHAnsi" w:hAnsiTheme="majorHAnsi"/>
                <w:sz w:val="12"/>
                <w:szCs w:val="16"/>
              </w:rPr>
            </w:pPr>
            <w:del w:id="1270" w:author="Mohamed Abdel-Hakam" w:date="2025-09-29T18:50:00Z">
              <w:r w:rsidDel="005F7329">
                <w:rPr>
                  <w:rFonts w:asciiTheme="majorHAnsi" w:hAnsiTheme="majorHAnsi"/>
                  <w:sz w:val="12"/>
                  <w:szCs w:val="16"/>
                </w:rPr>
                <w:delText xml:space="preserve">Jan - Mar </w:delText>
              </w:r>
              <w:r w:rsidRPr="009A7982" w:rsidDel="005F7329">
                <w:rPr>
                  <w:rFonts w:asciiTheme="majorHAnsi" w:hAnsiTheme="majorHAnsi"/>
                  <w:sz w:val="12"/>
                  <w:szCs w:val="16"/>
                </w:rPr>
                <w:delText>202</w:delText>
              </w:r>
              <w:r w:rsidDel="005F7329">
                <w:rPr>
                  <w:rFonts w:asciiTheme="majorHAnsi" w:hAnsiTheme="majorHAnsi"/>
                  <w:sz w:val="12"/>
                  <w:szCs w:val="16"/>
                </w:rPr>
                <w:delText>5</w:delText>
              </w:r>
            </w:del>
          </w:p>
        </w:tc>
        <w:tc>
          <w:tcPr>
            <w:tcW w:w="487" w:type="dxa"/>
            <w:tcPrChange w:id="1271" w:author="Mohamed Abdel-Hakam" w:date="2025-09-29T18:50:00Z">
              <w:tcPr>
                <w:tcW w:w="487" w:type="dxa"/>
              </w:tcPr>
            </w:tcPrChange>
          </w:tcPr>
          <w:p w14:paraId="629B6EB1" w14:textId="72A09A93" w:rsidR="00B53FE4" w:rsidRPr="009A7982" w:rsidDel="005F7329" w:rsidRDefault="00B53FE4" w:rsidP="005F7329">
            <w:pPr>
              <w:pStyle w:val="BB2023Body"/>
              <w:spacing w:line="276" w:lineRule="auto"/>
              <w:ind w:left="-108" w:right="-141"/>
              <w:jc w:val="center"/>
              <w:rPr>
                <w:del w:id="1272" w:author="Mohamed Abdel-Hakam" w:date="2025-09-29T18:50:00Z"/>
                <w:rFonts w:asciiTheme="majorHAnsi" w:hAnsiTheme="majorHAnsi"/>
                <w:sz w:val="12"/>
                <w:szCs w:val="16"/>
              </w:rPr>
            </w:pPr>
            <w:del w:id="1273" w:author="Mohamed Abdel-Hakam" w:date="2025-09-29T18:50:00Z">
              <w:r w:rsidDel="005F7329">
                <w:rPr>
                  <w:rFonts w:asciiTheme="majorHAnsi" w:hAnsiTheme="majorHAnsi"/>
                  <w:sz w:val="12"/>
                  <w:szCs w:val="16"/>
                </w:rPr>
                <w:delText xml:space="preserve">Apr - Jun </w:delText>
              </w:r>
              <w:r w:rsidRPr="009A7982" w:rsidDel="005F7329">
                <w:rPr>
                  <w:rFonts w:asciiTheme="majorHAnsi" w:hAnsiTheme="majorHAnsi"/>
                  <w:sz w:val="12"/>
                  <w:szCs w:val="16"/>
                </w:rPr>
                <w:delText>202</w:delText>
              </w:r>
              <w:r w:rsidDel="005F7329">
                <w:rPr>
                  <w:rFonts w:asciiTheme="majorHAnsi" w:hAnsiTheme="majorHAnsi"/>
                  <w:sz w:val="12"/>
                  <w:szCs w:val="16"/>
                </w:rPr>
                <w:delText>4</w:delText>
              </w:r>
            </w:del>
          </w:p>
        </w:tc>
      </w:tr>
    </w:tbl>
    <w:tbl>
      <w:tblPr>
        <w:tblStyle w:val="TableGrid"/>
        <w:tblpPr w:leftFromText="180" w:rightFromText="180" w:vertAnchor="page" w:horzAnchor="margin" w:tblpXSpec="center" w:tblpY="10682"/>
        <w:tblW w:w="8749"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Change w:id="1274" w:author="Mohamed Abdel-Hakam" w:date="2025-09-29T18:51:00Z">
          <w:tblPr>
            <w:tblStyle w:val="TableGrid"/>
            <w:tblpPr w:leftFromText="180" w:rightFromText="180" w:vertAnchor="page" w:horzAnchor="margin" w:tblpXSpec="center" w:tblpY="10019"/>
            <w:tblW w:w="8749"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BFBFBF" w:themeColor="background1" w:themeShade="BF"/>
            </w:tblBorders>
            <w:tblLayout w:type="fixed"/>
            <w:tblCellMar>
              <w:left w:w="0" w:type="dxa"/>
              <w:right w:w="0" w:type="dxa"/>
            </w:tblCellMar>
            <w:tblLook w:val="04A0" w:firstRow="1" w:lastRow="0" w:firstColumn="1" w:lastColumn="0" w:noHBand="0" w:noVBand="1"/>
          </w:tblPr>
        </w:tblPrChange>
      </w:tblPr>
      <w:tblGrid>
        <w:gridCol w:w="486"/>
        <w:gridCol w:w="486"/>
        <w:gridCol w:w="486"/>
        <w:gridCol w:w="486"/>
        <w:gridCol w:w="486"/>
        <w:gridCol w:w="486"/>
        <w:gridCol w:w="486"/>
        <w:gridCol w:w="486"/>
        <w:gridCol w:w="486"/>
        <w:gridCol w:w="486"/>
        <w:gridCol w:w="486"/>
        <w:gridCol w:w="486"/>
        <w:gridCol w:w="486"/>
        <w:gridCol w:w="486"/>
        <w:gridCol w:w="486"/>
        <w:gridCol w:w="486"/>
        <w:gridCol w:w="486"/>
        <w:gridCol w:w="487"/>
        <w:tblGridChange w:id="1275">
          <w:tblGrid>
            <w:gridCol w:w="486"/>
            <w:gridCol w:w="486"/>
            <w:gridCol w:w="486"/>
            <w:gridCol w:w="486"/>
            <w:gridCol w:w="486"/>
            <w:gridCol w:w="486"/>
            <w:gridCol w:w="486"/>
            <w:gridCol w:w="486"/>
            <w:gridCol w:w="486"/>
            <w:gridCol w:w="486"/>
            <w:gridCol w:w="486"/>
            <w:gridCol w:w="486"/>
            <w:gridCol w:w="486"/>
            <w:gridCol w:w="486"/>
            <w:gridCol w:w="486"/>
            <w:gridCol w:w="486"/>
            <w:gridCol w:w="486"/>
            <w:gridCol w:w="487"/>
          </w:tblGrid>
        </w:tblGridChange>
      </w:tblGrid>
      <w:tr w:rsidR="005F7329" w:rsidDel="00FC6945" w14:paraId="3CF0E91F" w14:textId="22B71C6A" w:rsidTr="0070602F">
        <w:trPr>
          <w:trHeight w:val="348"/>
          <w:ins w:id="1276" w:author="Mohamed Abdel-Hakam" w:date="2025-09-29T18:50:00Z"/>
          <w:del w:id="1277" w:author="WTORKY" w:date="2025-10-01T22:02:00Z" w16du:dateUtc="2025-10-01T19:02:00Z"/>
          <w:trPrChange w:id="1278" w:author="Mohamed Abdel-Hakam" w:date="2025-09-29T18:51:00Z">
            <w:trPr>
              <w:trHeight w:val="348"/>
            </w:trPr>
          </w:trPrChange>
        </w:trPr>
        <w:tc>
          <w:tcPr>
            <w:tcW w:w="8749" w:type="dxa"/>
            <w:gridSpan w:val="18"/>
            <w:shd w:val="clear" w:color="auto" w:fill="8C8EF0"/>
            <w:vAlign w:val="center"/>
            <w:tcPrChange w:id="1279" w:author="Mohamed Abdel-Hakam" w:date="2025-09-29T18:51:00Z">
              <w:tcPr>
                <w:tcW w:w="8749" w:type="dxa"/>
                <w:gridSpan w:val="18"/>
                <w:shd w:val="clear" w:color="auto" w:fill="8C8EF0"/>
                <w:vAlign w:val="center"/>
              </w:tcPr>
            </w:tcPrChange>
          </w:tcPr>
          <w:p w14:paraId="1EF5209D" w14:textId="7802E925" w:rsidR="005F7329" w:rsidRPr="00907670" w:rsidDel="00FC6945" w:rsidRDefault="005F7329" w:rsidP="0070602F">
            <w:pPr>
              <w:jc w:val="center"/>
              <w:rPr>
                <w:ins w:id="1280" w:author="Mohamed Abdel-Hakam" w:date="2025-09-29T18:50:00Z"/>
                <w:del w:id="1281" w:author="WTORKY" w:date="2025-10-01T22:02:00Z" w16du:dateUtc="2025-10-01T19:02:00Z"/>
                <w:rFonts w:asciiTheme="majorHAnsi" w:hAnsiTheme="majorHAnsi"/>
                <w:color w:val="FFFFFF" w:themeColor="background1"/>
                <w:sz w:val="14"/>
                <w:szCs w:val="14"/>
              </w:rPr>
            </w:pPr>
            <w:ins w:id="1282" w:author="Mohamed Abdel-Hakam" w:date="2025-09-29T18:50:00Z">
              <w:del w:id="1283" w:author="WTORKY" w:date="2025-10-01T22:02:00Z" w16du:dateUtc="2025-10-01T19:02:00Z">
                <w:r w:rsidRPr="0034134F" w:rsidDel="00FC6945">
                  <w:rPr>
                    <w:rFonts w:asciiTheme="majorHAnsi" w:hAnsiTheme="majorHAnsi"/>
                    <w:color w:val="FFFFFF" w:themeColor="background1"/>
                    <w:sz w:val="14"/>
                    <w:szCs w:val="14"/>
                  </w:rPr>
                  <w:delText xml:space="preserve">Figure 1.6. </w:delText>
                </w:r>
                <w:r w:rsidDel="00FC6945">
                  <w:rPr>
                    <w:rFonts w:asciiTheme="majorHAnsi" w:hAnsiTheme="majorHAnsi"/>
                    <w:color w:val="FFFFFF" w:themeColor="background1"/>
                    <w:sz w:val="14"/>
                    <w:szCs w:val="14"/>
                  </w:rPr>
                  <w:delText>BBI by</w:delText>
                </w:r>
                <w:r w:rsidRPr="0034134F" w:rsidDel="00FC6945">
                  <w:rPr>
                    <w:rFonts w:asciiTheme="majorHAnsi" w:hAnsiTheme="majorHAnsi"/>
                    <w:color w:val="FFFFFF" w:themeColor="background1"/>
                    <w:sz w:val="14"/>
                    <w:szCs w:val="14"/>
                  </w:rPr>
                  <w:delText xml:space="preserve"> Economic Sectors - Outlook</w:delText>
                </w:r>
                <w:r w:rsidRPr="0034134F" w:rsidDel="00FC6945">
                  <w:rPr>
                    <w:noProof/>
                  </w:rPr>
                  <w:delText xml:space="preserve"> </w:delText>
                </w:r>
              </w:del>
            </w:ins>
          </w:p>
        </w:tc>
      </w:tr>
      <w:tr w:rsidR="005F7329" w:rsidDel="00FC6945" w14:paraId="07F68B3B" w14:textId="57C35FDB" w:rsidTr="0070602F">
        <w:trPr>
          <w:trHeight w:val="2592"/>
          <w:ins w:id="1284" w:author="Mohamed Abdel-Hakam" w:date="2025-09-29T18:50:00Z"/>
          <w:del w:id="1285" w:author="WTORKY" w:date="2025-10-01T22:02:00Z" w16du:dateUtc="2025-10-01T19:02:00Z"/>
          <w:trPrChange w:id="1286" w:author="Mohamed Abdel-Hakam" w:date="2025-09-29T18:51:00Z">
            <w:trPr>
              <w:trHeight w:val="2592"/>
            </w:trPr>
          </w:trPrChange>
        </w:trPr>
        <w:tc>
          <w:tcPr>
            <w:tcW w:w="1458" w:type="dxa"/>
            <w:gridSpan w:val="3"/>
            <w:tcPrChange w:id="1287" w:author="Mohamed Abdel-Hakam" w:date="2025-09-29T18:51:00Z">
              <w:tcPr>
                <w:tcW w:w="1458" w:type="dxa"/>
                <w:gridSpan w:val="3"/>
              </w:tcPr>
            </w:tcPrChange>
          </w:tcPr>
          <w:p w14:paraId="012C2C0C" w14:textId="1D9ECA55" w:rsidR="005F7329" w:rsidRPr="00E04DB1" w:rsidDel="00FC6945" w:rsidRDefault="005F7329" w:rsidP="0070602F">
            <w:pPr>
              <w:spacing w:before="80"/>
              <w:jc w:val="center"/>
              <w:rPr>
                <w:ins w:id="1288" w:author="Mohamed Abdel-Hakam" w:date="2025-09-29T18:50:00Z"/>
                <w:del w:id="1289" w:author="WTORKY" w:date="2025-10-01T22:02:00Z" w16du:dateUtc="2025-10-01T19:02:00Z"/>
                <w:rFonts w:asciiTheme="majorHAnsi" w:hAnsiTheme="majorHAnsi"/>
                <w:sz w:val="12"/>
                <w:szCs w:val="12"/>
              </w:rPr>
            </w:pPr>
            <w:ins w:id="1290" w:author="Mohamed Abdel-Hakam" w:date="2025-09-29T18:50:00Z">
              <w:del w:id="1291" w:author="WTORKY" w:date="2025-10-01T22:02:00Z" w16du:dateUtc="2025-10-01T19:02:00Z">
                <w:r w:rsidRPr="00E04DB1" w:rsidDel="00FC6945">
                  <w:rPr>
                    <w:rFonts w:asciiTheme="majorHAnsi" w:hAnsiTheme="majorHAnsi"/>
                    <w:noProof/>
                    <w:color w:val="FFFFFF" w:themeColor="background1"/>
                    <w:sz w:val="12"/>
                    <w:szCs w:val="12"/>
                  </w:rPr>
                  <mc:AlternateContent>
                    <mc:Choice Requires="wpg">
                      <w:drawing>
                        <wp:anchor distT="0" distB="0" distL="114300" distR="114300" simplePos="0" relativeHeight="252051608" behindDoc="0" locked="0" layoutInCell="1" allowOverlap="1" wp14:anchorId="51D84413" wp14:editId="70B8781F">
                          <wp:simplePos x="0" y="0"/>
                          <wp:positionH relativeFrom="column">
                            <wp:posOffset>267251</wp:posOffset>
                          </wp:positionH>
                          <wp:positionV relativeFrom="paragraph">
                            <wp:posOffset>223785</wp:posOffset>
                          </wp:positionV>
                          <wp:extent cx="4988256" cy="346126"/>
                          <wp:effectExtent l="0" t="0" r="3175" b="0"/>
                          <wp:wrapNone/>
                          <wp:docPr id="1" name="Group 1"/>
                          <wp:cNvGraphicFramePr/>
                          <a:graphic xmlns:a="http://schemas.openxmlformats.org/drawingml/2006/main">
                            <a:graphicData uri="http://schemas.microsoft.com/office/word/2010/wordprocessingGroup">
                              <wpg:wgp>
                                <wpg:cNvGrpSpPr/>
                                <wpg:grpSpPr>
                                  <a:xfrm>
                                    <a:off x="0" y="0"/>
                                    <a:ext cx="4988256" cy="346126"/>
                                    <a:chOff x="0" y="0"/>
                                    <a:chExt cx="5283310" cy="393192"/>
                                  </a:xfrm>
                                </wpg:grpSpPr>
                                <pic:pic xmlns:pic="http://schemas.openxmlformats.org/drawingml/2006/picture">
                                  <pic:nvPicPr>
                                    <pic:cNvPr id="2" name="Picture 2"/>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3928488" y="46819"/>
                                      <a:ext cx="387328" cy="299555"/>
                                    </a:xfrm>
                                    <a:prstGeom prst="rect">
                                      <a:avLst/>
                                    </a:prstGeom>
                                  </pic:spPr>
                                </pic:pic>
                                <pic:pic xmlns:pic="http://schemas.openxmlformats.org/drawingml/2006/picture">
                                  <pic:nvPicPr>
                                    <pic:cNvPr id="5" name="Picture 5"/>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4907622" y="0"/>
                                      <a:ext cx="375688" cy="393192"/>
                                    </a:xfrm>
                                    <a:prstGeom prst="rect">
                                      <a:avLst/>
                                    </a:prstGeom>
                                  </pic:spPr>
                                </pic:pic>
                                <pic:pic xmlns:pic="http://schemas.openxmlformats.org/drawingml/2006/picture">
                                  <pic:nvPicPr>
                                    <pic:cNvPr id="7" name="Picture 7"/>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1958974" y="74611"/>
                                      <a:ext cx="392708" cy="243970"/>
                                    </a:xfrm>
                                    <a:prstGeom prst="rect">
                                      <a:avLst/>
                                    </a:prstGeom>
                                  </pic:spPr>
                                </pic:pic>
                                <pic:pic xmlns:pic="http://schemas.openxmlformats.org/drawingml/2006/picture">
                                  <pic:nvPicPr>
                                    <pic:cNvPr id="8" name="Picture 8"/>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82168" cy="393192"/>
                                    </a:xfrm>
                                    <a:prstGeom prst="rect">
                                      <a:avLst/>
                                    </a:prstGeom>
                                  </pic:spPr>
                                </pic:pic>
                                <pic:pic xmlns:pic="http://schemas.openxmlformats.org/drawingml/2006/picture">
                                  <pic:nvPicPr>
                                    <pic:cNvPr id="9" name="Picture 9"/>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973975" y="0"/>
                                      <a:ext cx="393192" cy="393192"/>
                                    </a:xfrm>
                                    <a:prstGeom prst="rect">
                                      <a:avLst/>
                                    </a:prstGeom>
                                  </pic:spPr>
                                </pic:pic>
                                <pic:pic xmlns:pic="http://schemas.openxmlformats.org/drawingml/2006/picture">
                                  <pic:nvPicPr>
                                    <pic:cNvPr id="13" name="Picture 13"/>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2943489" y="0"/>
                                      <a:ext cx="393192" cy="39319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4315ED" id="Group 1" o:spid="_x0000_s1026" style="position:absolute;margin-left:21.05pt;margin-top:17.6pt;width:392.8pt;height:27.25pt;z-index:252051608;mso-width-relative:margin;mso-height-relative:margin" coordsize="52833,3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">
                          <v:shape id="Picture 2" o:spid="_x0000_s1027" type="#_x0000_t75" style="position:absolute;left:39284;top:468;width:3874;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">
                            <v:imagedata r:id="rId86" o:title=""/>
                          </v:shape>
                          <v:shape id="Picture 5" o:spid="_x0000_s1028" type="#_x0000_t75" style="position:absolute;left:49076;width:3757;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">
                            <v:imagedata r:id="rId87" o:title=""/>
                          </v:shape>
                          <v:shape id="Picture 7" o:spid="_x0000_s1029" type="#_x0000_t75" style="position:absolute;left:19589;top:746;width:3927;height: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">
                            <v:imagedata r:id="rId88" o:title=""/>
                          </v:shape>
                          <v:shape id="Picture 8" o:spid="_x0000_s1030" type="#_x0000_t75" style="position:absolute;width:3821;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">
                            <v:imagedata r:id="rId89" o:title=""/>
                          </v:shape>
                          <v:shape id="Picture 9" o:spid="_x0000_s1031" type="#_x0000_t75" style="position:absolute;left:9739;width:3932;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">
                            <v:imagedata r:id="rId90" o:title=""/>
                          </v:shape>
                          <v:shape id="Picture 13" o:spid="_x0000_s1032" type="#_x0000_t75" style="position:absolute;left:29434;width:3932;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">
                            <v:imagedata r:id="rId91" o:title=""/>
                          </v:shape>
                        </v:group>
                      </w:pict>
                    </mc:Fallback>
                  </mc:AlternateContent>
                </w:r>
                <w:r w:rsidRPr="00E04DB1" w:rsidDel="00FC6945">
                  <w:rPr>
                    <w:rFonts w:asciiTheme="majorHAnsi" w:hAnsiTheme="majorHAnsi"/>
                    <w:sz w:val="12"/>
                    <w:szCs w:val="12"/>
                  </w:rPr>
                  <w:delText>Financial Services</w:delText>
                </w:r>
              </w:del>
            </w:ins>
          </w:p>
        </w:tc>
        <w:tc>
          <w:tcPr>
            <w:tcW w:w="1458" w:type="dxa"/>
            <w:gridSpan w:val="3"/>
            <w:tcPrChange w:id="1292" w:author="Mohamed Abdel-Hakam" w:date="2025-09-29T18:51:00Z">
              <w:tcPr>
                <w:tcW w:w="1458" w:type="dxa"/>
                <w:gridSpan w:val="3"/>
              </w:tcPr>
            </w:tcPrChange>
          </w:tcPr>
          <w:p w14:paraId="16A27D69" w14:textId="6EC0A7F7" w:rsidR="005F7329" w:rsidRPr="00E04DB1" w:rsidDel="00FC6945" w:rsidRDefault="005F7329" w:rsidP="0070602F">
            <w:pPr>
              <w:spacing w:before="80"/>
              <w:jc w:val="center"/>
              <w:rPr>
                <w:ins w:id="1293" w:author="Mohamed Abdel-Hakam" w:date="2025-09-29T18:50:00Z"/>
                <w:del w:id="1294" w:author="WTORKY" w:date="2025-10-01T22:02:00Z" w16du:dateUtc="2025-10-01T19:02:00Z"/>
                <w:rFonts w:asciiTheme="majorHAnsi" w:hAnsiTheme="majorHAnsi"/>
                <w:sz w:val="12"/>
                <w:szCs w:val="12"/>
              </w:rPr>
            </w:pPr>
            <w:ins w:id="1295" w:author="Mohamed Abdel-Hakam" w:date="2025-09-29T18:50:00Z">
              <w:del w:id="1296" w:author="WTORKY" w:date="2025-10-01T22:02:00Z" w16du:dateUtc="2025-10-01T19:02:00Z">
                <w:r w:rsidRPr="00E04DB1" w:rsidDel="00FC6945">
                  <w:rPr>
                    <w:rFonts w:asciiTheme="majorHAnsi" w:hAnsiTheme="majorHAnsi"/>
                    <w:sz w:val="12"/>
                    <w:szCs w:val="12"/>
                  </w:rPr>
                  <w:delText>Communications</w:delText>
                </w:r>
              </w:del>
            </w:ins>
          </w:p>
        </w:tc>
        <w:tc>
          <w:tcPr>
            <w:tcW w:w="1458" w:type="dxa"/>
            <w:gridSpan w:val="3"/>
            <w:tcPrChange w:id="1297" w:author="Mohamed Abdel-Hakam" w:date="2025-09-29T18:51:00Z">
              <w:tcPr>
                <w:tcW w:w="1458" w:type="dxa"/>
                <w:gridSpan w:val="3"/>
              </w:tcPr>
            </w:tcPrChange>
          </w:tcPr>
          <w:p w14:paraId="72B1EFB2" w14:textId="4F0BDF6F" w:rsidR="005F7329" w:rsidRPr="00E04DB1" w:rsidDel="00FC6945" w:rsidRDefault="005F7329" w:rsidP="0070602F">
            <w:pPr>
              <w:spacing w:before="80"/>
              <w:jc w:val="center"/>
              <w:rPr>
                <w:ins w:id="1298" w:author="Mohamed Abdel-Hakam" w:date="2025-09-29T18:50:00Z"/>
                <w:del w:id="1299" w:author="WTORKY" w:date="2025-10-01T22:02:00Z" w16du:dateUtc="2025-10-01T19:02:00Z"/>
                <w:rFonts w:asciiTheme="majorHAnsi" w:hAnsiTheme="majorHAnsi"/>
                <w:sz w:val="12"/>
                <w:szCs w:val="12"/>
              </w:rPr>
            </w:pPr>
            <w:ins w:id="1300" w:author="Mohamed Abdel-Hakam" w:date="2025-09-29T18:50:00Z">
              <w:del w:id="1301" w:author="WTORKY" w:date="2025-10-01T22:02:00Z" w16du:dateUtc="2025-10-01T19:02:00Z">
                <w:r w:rsidDel="00FC6945">
                  <w:rPr>
                    <w:noProof/>
                  </w:rPr>
                  <w:drawing>
                    <wp:anchor distT="0" distB="0" distL="114300" distR="114300" simplePos="0" relativeHeight="252052632" behindDoc="0" locked="0" layoutInCell="1" allowOverlap="1" wp14:anchorId="6FE53AB0" wp14:editId="480974D6">
                      <wp:simplePos x="0" y="0"/>
                      <wp:positionH relativeFrom="column">
                        <wp:posOffset>-1841500</wp:posOffset>
                      </wp:positionH>
                      <wp:positionV relativeFrom="paragraph">
                        <wp:posOffset>348339</wp:posOffset>
                      </wp:positionV>
                      <wp:extent cx="5521960" cy="1311803"/>
                      <wp:effectExtent l="0" t="0" r="0" b="3175"/>
                      <wp:wrapNone/>
                      <wp:docPr id="20" name="Chart 1">
                        <a:extLst xmlns:a="http://schemas.openxmlformats.org/drawingml/2006/main">
                          <a:ext uri="{FF2B5EF4-FFF2-40B4-BE49-F238E27FC236}">
                            <a16:creationId xmlns:a16="http://schemas.microsoft.com/office/drawing/2014/main" id="{00000000-0008-0000-0500-00001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14:sizeRelH relativeFrom="margin">
                        <wp14:pctWidth>0</wp14:pctWidth>
                      </wp14:sizeRelH>
                      <wp14:sizeRelV relativeFrom="margin">
                        <wp14:pctHeight>0</wp14:pctHeight>
                      </wp14:sizeRelV>
                    </wp:anchor>
                  </w:drawing>
                </w:r>
                <w:r w:rsidRPr="00E04DB1" w:rsidDel="00FC6945">
                  <w:rPr>
                    <w:rFonts w:asciiTheme="majorHAnsi" w:hAnsiTheme="majorHAnsi"/>
                    <w:sz w:val="12"/>
                    <w:szCs w:val="12"/>
                  </w:rPr>
                  <w:delText>Transport</w:delText>
                </w:r>
              </w:del>
            </w:ins>
          </w:p>
        </w:tc>
        <w:tc>
          <w:tcPr>
            <w:tcW w:w="1458" w:type="dxa"/>
            <w:gridSpan w:val="3"/>
            <w:tcPrChange w:id="1302" w:author="Mohamed Abdel-Hakam" w:date="2025-09-29T18:51:00Z">
              <w:tcPr>
                <w:tcW w:w="1458" w:type="dxa"/>
                <w:gridSpan w:val="3"/>
              </w:tcPr>
            </w:tcPrChange>
          </w:tcPr>
          <w:p w14:paraId="2F45811B" w14:textId="0B0F1575" w:rsidR="005F7329" w:rsidRPr="00E04DB1" w:rsidDel="00FC6945" w:rsidRDefault="005F7329" w:rsidP="0070602F">
            <w:pPr>
              <w:spacing w:before="80"/>
              <w:jc w:val="center"/>
              <w:rPr>
                <w:ins w:id="1303" w:author="Mohamed Abdel-Hakam" w:date="2025-09-29T18:50:00Z"/>
                <w:del w:id="1304" w:author="WTORKY" w:date="2025-10-01T22:02:00Z" w16du:dateUtc="2025-10-01T19:02:00Z"/>
                <w:rFonts w:asciiTheme="majorHAnsi" w:hAnsiTheme="majorHAnsi"/>
                <w:sz w:val="12"/>
                <w:szCs w:val="12"/>
              </w:rPr>
            </w:pPr>
            <w:ins w:id="1305" w:author="Mohamed Abdel-Hakam" w:date="2025-09-29T18:50:00Z">
              <w:del w:id="1306" w:author="WTORKY" w:date="2025-10-01T22:02:00Z" w16du:dateUtc="2025-10-01T19:02:00Z">
                <w:r w:rsidRPr="00E04DB1" w:rsidDel="00FC6945">
                  <w:rPr>
                    <w:rFonts w:asciiTheme="majorHAnsi" w:hAnsiTheme="majorHAnsi"/>
                    <w:sz w:val="12"/>
                    <w:szCs w:val="12"/>
                  </w:rPr>
                  <w:delText>Tourism</w:delText>
                </w:r>
              </w:del>
            </w:ins>
          </w:p>
        </w:tc>
        <w:tc>
          <w:tcPr>
            <w:tcW w:w="1458" w:type="dxa"/>
            <w:gridSpan w:val="3"/>
            <w:tcPrChange w:id="1307" w:author="Mohamed Abdel-Hakam" w:date="2025-09-29T18:51:00Z">
              <w:tcPr>
                <w:tcW w:w="1458" w:type="dxa"/>
                <w:gridSpan w:val="3"/>
              </w:tcPr>
            </w:tcPrChange>
          </w:tcPr>
          <w:p w14:paraId="1876A73A" w14:textId="6FEEE7D8" w:rsidR="005F7329" w:rsidRPr="00E04DB1" w:rsidDel="00FC6945" w:rsidRDefault="005F7329" w:rsidP="0070602F">
            <w:pPr>
              <w:spacing w:before="80"/>
              <w:jc w:val="center"/>
              <w:rPr>
                <w:ins w:id="1308" w:author="Mohamed Abdel-Hakam" w:date="2025-09-29T18:50:00Z"/>
                <w:del w:id="1309" w:author="WTORKY" w:date="2025-10-01T22:02:00Z" w16du:dateUtc="2025-10-01T19:02:00Z"/>
                <w:rFonts w:asciiTheme="majorHAnsi" w:hAnsiTheme="majorHAnsi"/>
                <w:sz w:val="12"/>
                <w:szCs w:val="12"/>
              </w:rPr>
            </w:pPr>
            <w:ins w:id="1310" w:author="Mohamed Abdel-Hakam" w:date="2025-09-29T18:50:00Z">
              <w:del w:id="1311" w:author="WTORKY" w:date="2025-10-01T22:02:00Z" w16du:dateUtc="2025-10-01T19:02:00Z">
                <w:r w:rsidRPr="00E04DB1" w:rsidDel="00FC6945">
                  <w:rPr>
                    <w:rFonts w:asciiTheme="majorHAnsi" w:hAnsiTheme="majorHAnsi"/>
                    <w:sz w:val="12"/>
                    <w:szCs w:val="12"/>
                  </w:rPr>
                  <w:delText>Construction</w:delText>
                </w:r>
              </w:del>
            </w:ins>
          </w:p>
        </w:tc>
        <w:tc>
          <w:tcPr>
            <w:tcW w:w="1459" w:type="dxa"/>
            <w:gridSpan w:val="3"/>
            <w:tcPrChange w:id="1312" w:author="Mohamed Abdel-Hakam" w:date="2025-09-29T18:51:00Z">
              <w:tcPr>
                <w:tcW w:w="1459" w:type="dxa"/>
                <w:gridSpan w:val="3"/>
              </w:tcPr>
            </w:tcPrChange>
          </w:tcPr>
          <w:p w14:paraId="1AFA1B50" w14:textId="4E16B24F" w:rsidR="005F7329" w:rsidRPr="00E04DB1" w:rsidDel="00FC6945" w:rsidRDefault="005F7329" w:rsidP="0070602F">
            <w:pPr>
              <w:spacing w:before="80"/>
              <w:jc w:val="center"/>
              <w:rPr>
                <w:ins w:id="1313" w:author="Mohamed Abdel-Hakam" w:date="2025-09-29T18:50:00Z"/>
                <w:del w:id="1314" w:author="WTORKY" w:date="2025-10-01T22:02:00Z" w16du:dateUtc="2025-10-01T19:02:00Z"/>
                <w:rFonts w:asciiTheme="majorHAnsi" w:hAnsiTheme="majorHAnsi"/>
                <w:sz w:val="12"/>
                <w:szCs w:val="12"/>
              </w:rPr>
            </w:pPr>
            <w:ins w:id="1315" w:author="Mohamed Abdel-Hakam" w:date="2025-09-29T18:50:00Z">
              <w:del w:id="1316" w:author="WTORKY" w:date="2025-10-01T22:02:00Z" w16du:dateUtc="2025-10-01T19:02:00Z">
                <w:r w:rsidRPr="00E04DB1" w:rsidDel="00FC6945">
                  <w:rPr>
                    <w:rFonts w:asciiTheme="majorHAnsi" w:hAnsiTheme="majorHAnsi"/>
                    <w:sz w:val="12"/>
                    <w:szCs w:val="12"/>
                  </w:rPr>
                  <w:delText>Manufacturing</w:delText>
                </w:r>
              </w:del>
            </w:ins>
          </w:p>
        </w:tc>
      </w:tr>
      <w:tr w:rsidR="005F7329" w:rsidDel="00FC6945" w14:paraId="34FC65C0" w14:textId="4764686E" w:rsidTr="0070602F">
        <w:tblPrEx>
          <w:tblCellMar>
            <w:left w:w="108" w:type="dxa"/>
            <w:right w:w="108" w:type="dxa"/>
          </w:tblCellMar>
          <w:tblPrExChange w:id="1317" w:author="Mohamed Abdel-Hakam" w:date="2025-09-29T18:51:00Z">
            <w:tblPrEx>
              <w:tblCellMar>
                <w:left w:w="108" w:type="dxa"/>
                <w:right w:w="108" w:type="dxa"/>
              </w:tblCellMar>
            </w:tblPrEx>
          </w:tblPrExChange>
        </w:tblPrEx>
        <w:trPr>
          <w:trHeight w:val="361"/>
          <w:ins w:id="1318" w:author="Mohamed Abdel-Hakam" w:date="2025-09-29T18:50:00Z"/>
          <w:del w:id="1319" w:author="WTORKY" w:date="2025-10-01T22:02:00Z" w16du:dateUtc="2025-10-01T19:02:00Z"/>
          <w:trPrChange w:id="1320" w:author="Mohamed Abdel-Hakam" w:date="2025-09-29T18:51:00Z">
            <w:trPr>
              <w:trHeight w:val="361"/>
            </w:trPr>
          </w:trPrChange>
        </w:trPr>
        <w:tc>
          <w:tcPr>
            <w:tcW w:w="486" w:type="dxa"/>
            <w:tcPrChange w:id="1321" w:author="Mohamed Abdel-Hakam" w:date="2025-09-29T18:51:00Z">
              <w:tcPr>
                <w:tcW w:w="486" w:type="dxa"/>
              </w:tcPr>
            </w:tcPrChange>
          </w:tcPr>
          <w:p w14:paraId="18480EA2" w14:textId="3D1A7A90" w:rsidR="005F7329" w:rsidRPr="009A7982" w:rsidDel="00FC6945" w:rsidRDefault="005F7329" w:rsidP="0070602F">
            <w:pPr>
              <w:pStyle w:val="BB2023Body"/>
              <w:spacing w:line="276" w:lineRule="auto"/>
              <w:ind w:left="-108" w:right="-141"/>
              <w:jc w:val="center"/>
              <w:rPr>
                <w:ins w:id="1322" w:author="Mohamed Abdel-Hakam" w:date="2025-09-29T18:50:00Z"/>
                <w:del w:id="1323" w:author="WTORKY" w:date="2025-10-01T22:02:00Z" w16du:dateUtc="2025-10-01T19:02:00Z"/>
                <w:rFonts w:asciiTheme="majorHAnsi" w:hAnsiTheme="majorHAnsi"/>
                <w:sz w:val="12"/>
                <w:szCs w:val="16"/>
              </w:rPr>
            </w:pPr>
            <w:ins w:id="1324" w:author="Mohamed Abdel-Hakam" w:date="2025-09-29T18:50:00Z">
              <w:del w:id="1325" w:author="WTORKY" w:date="2025-10-01T22:02:00Z" w16du:dateUtc="2025-10-01T19:02:00Z">
                <w:r w:rsidDel="00FC6945">
                  <w:rPr>
                    <w:rFonts w:asciiTheme="majorHAnsi" w:hAnsiTheme="majorHAnsi"/>
                    <w:sz w:val="12"/>
                    <w:szCs w:val="16"/>
                  </w:rPr>
                  <w:delText xml:space="preserve">Apr - Jun </w:delText>
                </w:r>
                <w:r w:rsidRPr="009A7982" w:rsidDel="00FC6945">
                  <w:rPr>
                    <w:rFonts w:asciiTheme="majorHAnsi" w:hAnsiTheme="majorHAnsi"/>
                    <w:sz w:val="12"/>
                    <w:szCs w:val="16"/>
                  </w:rPr>
                  <w:delText>202</w:delText>
                </w:r>
                <w:r w:rsidDel="00FC6945">
                  <w:rPr>
                    <w:rFonts w:asciiTheme="majorHAnsi" w:hAnsiTheme="majorHAnsi"/>
                    <w:sz w:val="12"/>
                    <w:szCs w:val="16"/>
                  </w:rPr>
                  <w:delText>5</w:delText>
                </w:r>
              </w:del>
            </w:ins>
          </w:p>
        </w:tc>
        <w:tc>
          <w:tcPr>
            <w:tcW w:w="486" w:type="dxa"/>
            <w:tcPrChange w:id="1326" w:author="Mohamed Abdel-Hakam" w:date="2025-09-29T18:51:00Z">
              <w:tcPr>
                <w:tcW w:w="486" w:type="dxa"/>
              </w:tcPr>
            </w:tcPrChange>
          </w:tcPr>
          <w:p w14:paraId="1F66192C" w14:textId="6608E0DB" w:rsidR="005F7329" w:rsidRPr="009A7982" w:rsidDel="00FC6945" w:rsidRDefault="005F7329" w:rsidP="0070602F">
            <w:pPr>
              <w:pStyle w:val="BB2023Body"/>
              <w:spacing w:line="276" w:lineRule="auto"/>
              <w:ind w:left="-108" w:right="-141"/>
              <w:jc w:val="center"/>
              <w:rPr>
                <w:ins w:id="1327" w:author="Mohamed Abdel-Hakam" w:date="2025-09-29T18:50:00Z"/>
                <w:del w:id="1328" w:author="WTORKY" w:date="2025-10-01T22:02:00Z" w16du:dateUtc="2025-10-01T19:02:00Z"/>
                <w:rFonts w:asciiTheme="majorHAnsi" w:hAnsiTheme="majorHAnsi"/>
                <w:sz w:val="12"/>
                <w:szCs w:val="16"/>
              </w:rPr>
            </w:pPr>
            <w:ins w:id="1329" w:author="Mohamed Abdel-Hakam" w:date="2025-09-29T18:50:00Z">
              <w:del w:id="1330" w:author="WTORKY" w:date="2025-10-01T22:02:00Z" w16du:dateUtc="2025-10-01T19:02:00Z">
                <w:r w:rsidDel="00FC6945">
                  <w:rPr>
                    <w:rFonts w:asciiTheme="majorHAnsi" w:hAnsiTheme="majorHAnsi"/>
                    <w:sz w:val="12"/>
                    <w:szCs w:val="16"/>
                  </w:rPr>
                  <w:delText xml:space="preserve">Jan - Mar </w:delText>
                </w:r>
                <w:r w:rsidRPr="009A7982" w:rsidDel="00FC6945">
                  <w:rPr>
                    <w:rFonts w:asciiTheme="majorHAnsi" w:hAnsiTheme="majorHAnsi"/>
                    <w:sz w:val="12"/>
                    <w:szCs w:val="16"/>
                  </w:rPr>
                  <w:delText>202</w:delText>
                </w:r>
                <w:r w:rsidDel="00FC6945">
                  <w:rPr>
                    <w:rFonts w:asciiTheme="majorHAnsi" w:hAnsiTheme="majorHAnsi"/>
                    <w:sz w:val="12"/>
                    <w:szCs w:val="16"/>
                  </w:rPr>
                  <w:delText>5</w:delText>
                </w:r>
              </w:del>
            </w:ins>
          </w:p>
        </w:tc>
        <w:tc>
          <w:tcPr>
            <w:tcW w:w="486" w:type="dxa"/>
            <w:tcPrChange w:id="1331" w:author="Mohamed Abdel-Hakam" w:date="2025-09-29T18:51:00Z">
              <w:tcPr>
                <w:tcW w:w="486" w:type="dxa"/>
              </w:tcPr>
            </w:tcPrChange>
          </w:tcPr>
          <w:p w14:paraId="2AE068EE" w14:textId="3B4A6723" w:rsidR="005F7329" w:rsidRPr="009A7982" w:rsidDel="00FC6945" w:rsidRDefault="005F7329" w:rsidP="0070602F">
            <w:pPr>
              <w:pStyle w:val="BB2023Body"/>
              <w:spacing w:line="276" w:lineRule="auto"/>
              <w:ind w:left="-108" w:right="-141"/>
              <w:jc w:val="center"/>
              <w:rPr>
                <w:ins w:id="1332" w:author="Mohamed Abdel-Hakam" w:date="2025-09-29T18:50:00Z"/>
                <w:del w:id="1333" w:author="WTORKY" w:date="2025-10-01T22:02:00Z" w16du:dateUtc="2025-10-01T19:02:00Z"/>
                <w:rFonts w:asciiTheme="majorHAnsi" w:hAnsiTheme="majorHAnsi"/>
                <w:sz w:val="12"/>
                <w:szCs w:val="16"/>
              </w:rPr>
            </w:pPr>
            <w:ins w:id="1334" w:author="Mohamed Abdel-Hakam" w:date="2025-09-29T18:50:00Z">
              <w:del w:id="1335" w:author="WTORKY" w:date="2025-10-01T22:02:00Z" w16du:dateUtc="2025-10-01T19:02:00Z">
                <w:r w:rsidDel="00FC6945">
                  <w:rPr>
                    <w:rFonts w:asciiTheme="majorHAnsi" w:hAnsiTheme="majorHAnsi"/>
                    <w:sz w:val="12"/>
                    <w:szCs w:val="16"/>
                  </w:rPr>
                  <w:delText xml:space="preserve">Apr - Jun </w:delText>
                </w:r>
                <w:r w:rsidRPr="009A7982" w:rsidDel="00FC6945">
                  <w:rPr>
                    <w:rFonts w:asciiTheme="majorHAnsi" w:hAnsiTheme="majorHAnsi"/>
                    <w:sz w:val="12"/>
                    <w:szCs w:val="16"/>
                  </w:rPr>
                  <w:delText>202</w:delText>
                </w:r>
                <w:r w:rsidDel="00FC6945">
                  <w:rPr>
                    <w:rFonts w:asciiTheme="majorHAnsi" w:hAnsiTheme="majorHAnsi"/>
                    <w:sz w:val="12"/>
                    <w:szCs w:val="16"/>
                  </w:rPr>
                  <w:delText>4</w:delText>
                </w:r>
              </w:del>
            </w:ins>
          </w:p>
        </w:tc>
        <w:tc>
          <w:tcPr>
            <w:tcW w:w="486" w:type="dxa"/>
            <w:tcPrChange w:id="1336" w:author="Mohamed Abdel-Hakam" w:date="2025-09-29T18:51:00Z">
              <w:tcPr>
                <w:tcW w:w="486" w:type="dxa"/>
              </w:tcPr>
            </w:tcPrChange>
          </w:tcPr>
          <w:p w14:paraId="7E2631EC" w14:textId="3DEADF7A" w:rsidR="005F7329" w:rsidRPr="009A7982" w:rsidDel="00FC6945" w:rsidRDefault="005F7329" w:rsidP="0070602F">
            <w:pPr>
              <w:pStyle w:val="BB2023Body"/>
              <w:spacing w:line="276" w:lineRule="auto"/>
              <w:ind w:left="-108" w:right="-141"/>
              <w:jc w:val="center"/>
              <w:rPr>
                <w:ins w:id="1337" w:author="Mohamed Abdel-Hakam" w:date="2025-09-29T18:50:00Z"/>
                <w:del w:id="1338" w:author="WTORKY" w:date="2025-10-01T22:02:00Z" w16du:dateUtc="2025-10-01T19:02:00Z"/>
                <w:rFonts w:asciiTheme="majorHAnsi" w:hAnsiTheme="majorHAnsi"/>
                <w:sz w:val="12"/>
                <w:szCs w:val="16"/>
              </w:rPr>
            </w:pPr>
            <w:ins w:id="1339" w:author="Mohamed Abdel-Hakam" w:date="2025-09-29T18:50:00Z">
              <w:del w:id="1340" w:author="WTORKY" w:date="2025-10-01T22:02:00Z" w16du:dateUtc="2025-10-01T19:02:00Z">
                <w:r w:rsidDel="00FC6945">
                  <w:rPr>
                    <w:rFonts w:asciiTheme="majorHAnsi" w:hAnsiTheme="majorHAnsi"/>
                    <w:sz w:val="12"/>
                    <w:szCs w:val="16"/>
                  </w:rPr>
                  <w:delText xml:space="preserve">Apr - Jun </w:delText>
                </w:r>
                <w:r w:rsidRPr="009A7982" w:rsidDel="00FC6945">
                  <w:rPr>
                    <w:rFonts w:asciiTheme="majorHAnsi" w:hAnsiTheme="majorHAnsi"/>
                    <w:sz w:val="12"/>
                    <w:szCs w:val="16"/>
                  </w:rPr>
                  <w:delText>202</w:delText>
                </w:r>
                <w:r w:rsidDel="00FC6945">
                  <w:rPr>
                    <w:rFonts w:asciiTheme="majorHAnsi" w:hAnsiTheme="majorHAnsi"/>
                    <w:sz w:val="12"/>
                    <w:szCs w:val="16"/>
                  </w:rPr>
                  <w:delText>5</w:delText>
                </w:r>
              </w:del>
            </w:ins>
          </w:p>
        </w:tc>
        <w:tc>
          <w:tcPr>
            <w:tcW w:w="486" w:type="dxa"/>
            <w:tcPrChange w:id="1341" w:author="Mohamed Abdel-Hakam" w:date="2025-09-29T18:51:00Z">
              <w:tcPr>
                <w:tcW w:w="486" w:type="dxa"/>
              </w:tcPr>
            </w:tcPrChange>
          </w:tcPr>
          <w:p w14:paraId="1A56252B" w14:textId="01F3429B" w:rsidR="005F7329" w:rsidRPr="009A7982" w:rsidDel="00FC6945" w:rsidRDefault="005F7329" w:rsidP="0070602F">
            <w:pPr>
              <w:pStyle w:val="BB2023Body"/>
              <w:spacing w:line="276" w:lineRule="auto"/>
              <w:ind w:left="-108" w:right="-141"/>
              <w:jc w:val="center"/>
              <w:rPr>
                <w:ins w:id="1342" w:author="Mohamed Abdel-Hakam" w:date="2025-09-29T18:50:00Z"/>
                <w:del w:id="1343" w:author="WTORKY" w:date="2025-10-01T22:02:00Z" w16du:dateUtc="2025-10-01T19:02:00Z"/>
                <w:rFonts w:asciiTheme="majorHAnsi" w:hAnsiTheme="majorHAnsi"/>
                <w:sz w:val="12"/>
                <w:szCs w:val="16"/>
              </w:rPr>
            </w:pPr>
            <w:ins w:id="1344" w:author="Mohamed Abdel-Hakam" w:date="2025-09-29T18:50:00Z">
              <w:del w:id="1345" w:author="WTORKY" w:date="2025-10-01T22:02:00Z" w16du:dateUtc="2025-10-01T19:02:00Z">
                <w:r w:rsidDel="00FC6945">
                  <w:rPr>
                    <w:rFonts w:asciiTheme="majorHAnsi" w:hAnsiTheme="majorHAnsi"/>
                    <w:sz w:val="12"/>
                    <w:szCs w:val="16"/>
                  </w:rPr>
                  <w:delText xml:space="preserve">Jan - Mar </w:delText>
                </w:r>
                <w:r w:rsidRPr="009A7982" w:rsidDel="00FC6945">
                  <w:rPr>
                    <w:rFonts w:asciiTheme="majorHAnsi" w:hAnsiTheme="majorHAnsi"/>
                    <w:sz w:val="12"/>
                    <w:szCs w:val="16"/>
                  </w:rPr>
                  <w:delText>202</w:delText>
                </w:r>
                <w:r w:rsidDel="00FC6945">
                  <w:rPr>
                    <w:rFonts w:asciiTheme="majorHAnsi" w:hAnsiTheme="majorHAnsi"/>
                    <w:sz w:val="12"/>
                    <w:szCs w:val="16"/>
                  </w:rPr>
                  <w:delText>5</w:delText>
                </w:r>
              </w:del>
            </w:ins>
          </w:p>
        </w:tc>
        <w:tc>
          <w:tcPr>
            <w:tcW w:w="486" w:type="dxa"/>
            <w:tcPrChange w:id="1346" w:author="Mohamed Abdel-Hakam" w:date="2025-09-29T18:51:00Z">
              <w:tcPr>
                <w:tcW w:w="486" w:type="dxa"/>
              </w:tcPr>
            </w:tcPrChange>
          </w:tcPr>
          <w:p w14:paraId="75DCB4F7" w14:textId="40A1A66B" w:rsidR="005F7329" w:rsidRPr="009A7982" w:rsidDel="00FC6945" w:rsidRDefault="005F7329" w:rsidP="0070602F">
            <w:pPr>
              <w:pStyle w:val="BB2023Body"/>
              <w:spacing w:line="276" w:lineRule="auto"/>
              <w:ind w:left="-108" w:right="-141"/>
              <w:jc w:val="center"/>
              <w:rPr>
                <w:ins w:id="1347" w:author="Mohamed Abdel-Hakam" w:date="2025-09-29T18:50:00Z"/>
                <w:del w:id="1348" w:author="WTORKY" w:date="2025-10-01T22:02:00Z" w16du:dateUtc="2025-10-01T19:02:00Z"/>
                <w:rFonts w:asciiTheme="majorHAnsi" w:hAnsiTheme="majorHAnsi"/>
                <w:sz w:val="12"/>
                <w:szCs w:val="16"/>
              </w:rPr>
            </w:pPr>
            <w:ins w:id="1349" w:author="Mohamed Abdel-Hakam" w:date="2025-09-29T18:50:00Z">
              <w:del w:id="1350" w:author="WTORKY" w:date="2025-10-01T22:02:00Z" w16du:dateUtc="2025-10-01T19:02:00Z">
                <w:r w:rsidDel="00FC6945">
                  <w:rPr>
                    <w:rFonts w:asciiTheme="majorHAnsi" w:hAnsiTheme="majorHAnsi"/>
                    <w:sz w:val="12"/>
                    <w:szCs w:val="16"/>
                  </w:rPr>
                  <w:delText xml:space="preserve">Apr - Jun </w:delText>
                </w:r>
                <w:r w:rsidRPr="009A7982" w:rsidDel="00FC6945">
                  <w:rPr>
                    <w:rFonts w:asciiTheme="majorHAnsi" w:hAnsiTheme="majorHAnsi"/>
                    <w:sz w:val="12"/>
                    <w:szCs w:val="16"/>
                  </w:rPr>
                  <w:delText>202</w:delText>
                </w:r>
                <w:r w:rsidDel="00FC6945">
                  <w:rPr>
                    <w:rFonts w:asciiTheme="majorHAnsi" w:hAnsiTheme="majorHAnsi"/>
                    <w:sz w:val="12"/>
                    <w:szCs w:val="16"/>
                  </w:rPr>
                  <w:delText>4</w:delText>
                </w:r>
              </w:del>
            </w:ins>
          </w:p>
        </w:tc>
        <w:tc>
          <w:tcPr>
            <w:tcW w:w="486" w:type="dxa"/>
            <w:tcPrChange w:id="1351" w:author="Mohamed Abdel-Hakam" w:date="2025-09-29T18:51:00Z">
              <w:tcPr>
                <w:tcW w:w="486" w:type="dxa"/>
              </w:tcPr>
            </w:tcPrChange>
          </w:tcPr>
          <w:p w14:paraId="2F175979" w14:textId="47A98603" w:rsidR="005F7329" w:rsidRPr="009A7982" w:rsidDel="00FC6945" w:rsidRDefault="005F7329" w:rsidP="0070602F">
            <w:pPr>
              <w:pStyle w:val="BB2023Body"/>
              <w:spacing w:line="276" w:lineRule="auto"/>
              <w:ind w:left="-108" w:right="-141"/>
              <w:jc w:val="center"/>
              <w:rPr>
                <w:ins w:id="1352" w:author="Mohamed Abdel-Hakam" w:date="2025-09-29T18:50:00Z"/>
                <w:del w:id="1353" w:author="WTORKY" w:date="2025-10-01T22:02:00Z" w16du:dateUtc="2025-10-01T19:02:00Z"/>
                <w:rFonts w:asciiTheme="majorHAnsi" w:hAnsiTheme="majorHAnsi"/>
                <w:sz w:val="12"/>
                <w:szCs w:val="16"/>
              </w:rPr>
            </w:pPr>
            <w:ins w:id="1354" w:author="Mohamed Abdel-Hakam" w:date="2025-09-29T18:50:00Z">
              <w:del w:id="1355" w:author="WTORKY" w:date="2025-10-01T22:02:00Z" w16du:dateUtc="2025-10-01T19:02:00Z">
                <w:r w:rsidDel="00FC6945">
                  <w:rPr>
                    <w:rFonts w:asciiTheme="majorHAnsi" w:hAnsiTheme="majorHAnsi"/>
                    <w:sz w:val="12"/>
                    <w:szCs w:val="16"/>
                  </w:rPr>
                  <w:delText xml:space="preserve">Apr - Jun </w:delText>
                </w:r>
                <w:r w:rsidRPr="009A7982" w:rsidDel="00FC6945">
                  <w:rPr>
                    <w:rFonts w:asciiTheme="majorHAnsi" w:hAnsiTheme="majorHAnsi"/>
                    <w:sz w:val="12"/>
                    <w:szCs w:val="16"/>
                  </w:rPr>
                  <w:delText>202</w:delText>
                </w:r>
                <w:r w:rsidDel="00FC6945">
                  <w:rPr>
                    <w:rFonts w:asciiTheme="majorHAnsi" w:hAnsiTheme="majorHAnsi"/>
                    <w:sz w:val="12"/>
                    <w:szCs w:val="16"/>
                  </w:rPr>
                  <w:delText>5</w:delText>
                </w:r>
              </w:del>
            </w:ins>
          </w:p>
        </w:tc>
        <w:tc>
          <w:tcPr>
            <w:tcW w:w="486" w:type="dxa"/>
            <w:tcPrChange w:id="1356" w:author="Mohamed Abdel-Hakam" w:date="2025-09-29T18:51:00Z">
              <w:tcPr>
                <w:tcW w:w="486" w:type="dxa"/>
              </w:tcPr>
            </w:tcPrChange>
          </w:tcPr>
          <w:p w14:paraId="2DD0469B" w14:textId="626693DE" w:rsidR="005F7329" w:rsidRPr="009A7982" w:rsidDel="00FC6945" w:rsidRDefault="005F7329" w:rsidP="0070602F">
            <w:pPr>
              <w:pStyle w:val="BB2023Body"/>
              <w:spacing w:line="276" w:lineRule="auto"/>
              <w:ind w:left="-108" w:right="-141"/>
              <w:jc w:val="center"/>
              <w:rPr>
                <w:ins w:id="1357" w:author="Mohamed Abdel-Hakam" w:date="2025-09-29T18:50:00Z"/>
                <w:del w:id="1358" w:author="WTORKY" w:date="2025-10-01T22:02:00Z" w16du:dateUtc="2025-10-01T19:02:00Z"/>
                <w:rFonts w:asciiTheme="majorHAnsi" w:hAnsiTheme="majorHAnsi"/>
                <w:sz w:val="12"/>
                <w:szCs w:val="16"/>
              </w:rPr>
            </w:pPr>
            <w:ins w:id="1359" w:author="Mohamed Abdel-Hakam" w:date="2025-09-29T18:50:00Z">
              <w:del w:id="1360" w:author="WTORKY" w:date="2025-10-01T22:02:00Z" w16du:dateUtc="2025-10-01T19:02:00Z">
                <w:r w:rsidDel="00FC6945">
                  <w:rPr>
                    <w:rFonts w:asciiTheme="majorHAnsi" w:hAnsiTheme="majorHAnsi"/>
                    <w:sz w:val="12"/>
                    <w:szCs w:val="16"/>
                  </w:rPr>
                  <w:delText xml:space="preserve">Jan - Mar </w:delText>
                </w:r>
                <w:r w:rsidRPr="009A7982" w:rsidDel="00FC6945">
                  <w:rPr>
                    <w:rFonts w:asciiTheme="majorHAnsi" w:hAnsiTheme="majorHAnsi"/>
                    <w:sz w:val="12"/>
                    <w:szCs w:val="16"/>
                  </w:rPr>
                  <w:delText>202</w:delText>
                </w:r>
                <w:r w:rsidDel="00FC6945">
                  <w:rPr>
                    <w:rFonts w:asciiTheme="majorHAnsi" w:hAnsiTheme="majorHAnsi"/>
                    <w:sz w:val="12"/>
                    <w:szCs w:val="16"/>
                  </w:rPr>
                  <w:delText>5</w:delText>
                </w:r>
              </w:del>
            </w:ins>
          </w:p>
        </w:tc>
        <w:tc>
          <w:tcPr>
            <w:tcW w:w="486" w:type="dxa"/>
            <w:tcPrChange w:id="1361" w:author="Mohamed Abdel-Hakam" w:date="2025-09-29T18:51:00Z">
              <w:tcPr>
                <w:tcW w:w="486" w:type="dxa"/>
              </w:tcPr>
            </w:tcPrChange>
          </w:tcPr>
          <w:p w14:paraId="2A31855F" w14:textId="4AEF9C51" w:rsidR="005F7329" w:rsidRPr="009A7982" w:rsidDel="00FC6945" w:rsidRDefault="005F7329" w:rsidP="0070602F">
            <w:pPr>
              <w:pStyle w:val="BB2023Body"/>
              <w:spacing w:line="276" w:lineRule="auto"/>
              <w:ind w:left="-108" w:right="-141"/>
              <w:jc w:val="center"/>
              <w:rPr>
                <w:ins w:id="1362" w:author="Mohamed Abdel-Hakam" w:date="2025-09-29T18:50:00Z"/>
                <w:del w:id="1363" w:author="WTORKY" w:date="2025-10-01T22:02:00Z" w16du:dateUtc="2025-10-01T19:02:00Z"/>
                <w:rFonts w:asciiTheme="majorHAnsi" w:hAnsiTheme="majorHAnsi"/>
                <w:sz w:val="12"/>
                <w:szCs w:val="16"/>
              </w:rPr>
            </w:pPr>
            <w:ins w:id="1364" w:author="Mohamed Abdel-Hakam" w:date="2025-09-29T18:50:00Z">
              <w:del w:id="1365" w:author="WTORKY" w:date="2025-10-01T22:02:00Z" w16du:dateUtc="2025-10-01T19:02:00Z">
                <w:r w:rsidDel="00FC6945">
                  <w:rPr>
                    <w:rFonts w:asciiTheme="majorHAnsi" w:hAnsiTheme="majorHAnsi"/>
                    <w:sz w:val="12"/>
                    <w:szCs w:val="16"/>
                  </w:rPr>
                  <w:delText xml:space="preserve">Apr - Jun </w:delText>
                </w:r>
                <w:r w:rsidRPr="009A7982" w:rsidDel="00FC6945">
                  <w:rPr>
                    <w:rFonts w:asciiTheme="majorHAnsi" w:hAnsiTheme="majorHAnsi"/>
                    <w:sz w:val="12"/>
                    <w:szCs w:val="16"/>
                  </w:rPr>
                  <w:delText>202</w:delText>
                </w:r>
                <w:r w:rsidDel="00FC6945">
                  <w:rPr>
                    <w:rFonts w:asciiTheme="majorHAnsi" w:hAnsiTheme="majorHAnsi"/>
                    <w:sz w:val="12"/>
                    <w:szCs w:val="16"/>
                  </w:rPr>
                  <w:delText>4</w:delText>
                </w:r>
              </w:del>
            </w:ins>
          </w:p>
        </w:tc>
        <w:tc>
          <w:tcPr>
            <w:tcW w:w="486" w:type="dxa"/>
            <w:tcPrChange w:id="1366" w:author="Mohamed Abdel-Hakam" w:date="2025-09-29T18:51:00Z">
              <w:tcPr>
                <w:tcW w:w="486" w:type="dxa"/>
              </w:tcPr>
            </w:tcPrChange>
          </w:tcPr>
          <w:p w14:paraId="48D657EA" w14:textId="71DA9A89" w:rsidR="005F7329" w:rsidRPr="009A7982" w:rsidDel="00FC6945" w:rsidRDefault="005F7329" w:rsidP="0070602F">
            <w:pPr>
              <w:pStyle w:val="BB2023Body"/>
              <w:spacing w:line="276" w:lineRule="auto"/>
              <w:ind w:left="-108" w:right="-141"/>
              <w:jc w:val="center"/>
              <w:rPr>
                <w:ins w:id="1367" w:author="Mohamed Abdel-Hakam" w:date="2025-09-29T18:50:00Z"/>
                <w:del w:id="1368" w:author="WTORKY" w:date="2025-10-01T22:02:00Z" w16du:dateUtc="2025-10-01T19:02:00Z"/>
                <w:rFonts w:asciiTheme="majorHAnsi" w:hAnsiTheme="majorHAnsi"/>
                <w:sz w:val="12"/>
                <w:szCs w:val="16"/>
              </w:rPr>
            </w:pPr>
            <w:ins w:id="1369" w:author="Mohamed Abdel-Hakam" w:date="2025-09-29T18:50:00Z">
              <w:del w:id="1370" w:author="WTORKY" w:date="2025-10-01T22:02:00Z" w16du:dateUtc="2025-10-01T19:02:00Z">
                <w:r w:rsidDel="00FC6945">
                  <w:rPr>
                    <w:rFonts w:asciiTheme="majorHAnsi" w:hAnsiTheme="majorHAnsi"/>
                    <w:sz w:val="12"/>
                    <w:szCs w:val="16"/>
                  </w:rPr>
                  <w:delText xml:space="preserve">Apr - Jun </w:delText>
                </w:r>
                <w:r w:rsidRPr="009A7982" w:rsidDel="00FC6945">
                  <w:rPr>
                    <w:rFonts w:asciiTheme="majorHAnsi" w:hAnsiTheme="majorHAnsi"/>
                    <w:sz w:val="12"/>
                    <w:szCs w:val="16"/>
                  </w:rPr>
                  <w:delText>202</w:delText>
                </w:r>
                <w:r w:rsidDel="00FC6945">
                  <w:rPr>
                    <w:rFonts w:asciiTheme="majorHAnsi" w:hAnsiTheme="majorHAnsi"/>
                    <w:sz w:val="12"/>
                    <w:szCs w:val="16"/>
                  </w:rPr>
                  <w:delText>5</w:delText>
                </w:r>
              </w:del>
            </w:ins>
          </w:p>
        </w:tc>
        <w:tc>
          <w:tcPr>
            <w:tcW w:w="486" w:type="dxa"/>
            <w:tcPrChange w:id="1371" w:author="Mohamed Abdel-Hakam" w:date="2025-09-29T18:51:00Z">
              <w:tcPr>
                <w:tcW w:w="486" w:type="dxa"/>
              </w:tcPr>
            </w:tcPrChange>
          </w:tcPr>
          <w:p w14:paraId="61F79402" w14:textId="1531E68A" w:rsidR="005F7329" w:rsidRPr="009A7982" w:rsidDel="00FC6945" w:rsidRDefault="005F7329" w:rsidP="0070602F">
            <w:pPr>
              <w:pStyle w:val="BB2023Body"/>
              <w:spacing w:line="276" w:lineRule="auto"/>
              <w:ind w:left="-108" w:right="-141"/>
              <w:jc w:val="center"/>
              <w:rPr>
                <w:ins w:id="1372" w:author="Mohamed Abdel-Hakam" w:date="2025-09-29T18:50:00Z"/>
                <w:del w:id="1373" w:author="WTORKY" w:date="2025-10-01T22:02:00Z" w16du:dateUtc="2025-10-01T19:02:00Z"/>
                <w:rFonts w:asciiTheme="majorHAnsi" w:hAnsiTheme="majorHAnsi"/>
                <w:sz w:val="12"/>
                <w:szCs w:val="16"/>
              </w:rPr>
            </w:pPr>
            <w:ins w:id="1374" w:author="Mohamed Abdel-Hakam" w:date="2025-09-29T18:50:00Z">
              <w:del w:id="1375" w:author="WTORKY" w:date="2025-10-01T22:02:00Z" w16du:dateUtc="2025-10-01T19:02:00Z">
                <w:r w:rsidDel="00FC6945">
                  <w:rPr>
                    <w:rFonts w:asciiTheme="majorHAnsi" w:hAnsiTheme="majorHAnsi"/>
                    <w:sz w:val="12"/>
                    <w:szCs w:val="16"/>
                  </w:rPr>
                  <w:delText xml:space="preserve">Jan - Mar </w:delText>
                </w:r>
                <w:r w:rsidRPr="009A7982" w:rsidDel="00FC6945">
                  <w:rPr>
                    <w:rFonts w:asciiTheme="majorHAnsi" w:hAnsiTheme="majorHAnsi"/>
                    <w:sz w:val="12"/>
                    <w:szCs w:val="16"/>
                  </w:rPr>
                  <w:delText>202</w:delText>
                </w:r>
                <w:r w:rsidDel="00FC6945">
                  <w:rPr>
                    <w:rFonts w:asciiTheme="majorHAnsi" w:hAnsiTheme="majorHAnsi"/>
                    <w:sz w:val="12"/>
                    <w:szCs w:val="16"/>
                  </w:rPr>
                  <w:delText>5</w:delText>
                </w:r>
              </w:del>
            </w:ins>
          </w:p>
        </w:tc>
        <w:tc>
          <w:tcPr>
            <w:tcW w:w="486" w:type="dxa"/>
            <w:tcPrChange w:id="1376" w:author="Mohamed Abdel-Hakam" w:date="2025-09-29T18:51:00Z">
              <w:tcPr>
                <w:tcW w:w="486" w:type="dxa"/>
              </w:tcPr>
            </w:tcPrChange>
          </w:tcPr>
          <w:p w14:paraId="71F5EF0F" w14:textId="62E19AB7" w:rsidR="005F7329" w:rsidRPr="009A7982" w:rsidDel="00FC6945" w:rsidRDefault="005F7329" w:rsidP="0070602F">
            <w:pPr>
              <w:pStyle w:val="BB2023Body"/>
              <w:spacing w:line="276" w:lineRule="auto"/>
              <w:ind w:left="-108" w:right="-141"/>
              <w:jc w:val="center"/>
              <w:rPr>
                <w:ins w:id="1377" w:author="Mohamed Abdel-Hakam" w:date="2025-09-29T18:50:00Z"/>
                <w:del w:id="1378" w:author="WTORKY" w:date="2025-10-01T22:02:00Z" w16du:dateUtc="2025-10-01T19:02:00Z"/>
                <w:rFonts w:asciiTheme="majorHAnsi" w:hAnsiTheme="majorHAnsi"/>
                <w:sz w:val="12"/>
                <w:szCs w:val="16"/>
              </w:rPr>
            </w:pPr>
            <w:ins w:id="1379" w:author="Mohamed Abdel-Hakam" w:date="2025-09-29T18:50:00Z">
              <w:del w:id="1380" w:author="WTORKY" w:date="2025-10-01T22:02:00Z" w16du:dateUtc="2025-10-01T19:02:00Z">
                <w:r w:rsidDel="00FC6945">
                  <w:rPr>
                    <w:rFonts w:asciiTheme="majorHAnsi" w:hAnsiTheme="majorHAnsi"/>
                    <w:sz w:val="12"/>
                    <w:szCs w:val="16"/>
                  </w:rPr>
                  <w:delText xml:space="preserve">Apr - Jun </w:delText>
                </w:r>
                <w:r w:rsidRPr="009A7982" w:rsidDel="00FC6945">
                  <w:rPr>
                    <w:rFonts w:asciiTheme="majorHAnsi" w:hAnsiTheme="majorHAnsi"/>
                    <w:sz w:val="12"/>
                    <w:szCs w:val="16"/>
                  </w:rPr>
                  <w:delText>202</w:delText>
                </w:r>
                <w:r w:rsidDel="00FC6945">
                  <w:rPr>
                    <w:rFonts w:asciiTheme="majorHAnsi" w:hAnsiTheme="majorHAnsi"/>
                    <w:sz w:val="12"/>
                    <w:szCs w:val="16"/>
                  </w:rPr>
                  <w:delText>4</w:delText>
                </w:r>
              </w:del>
            </w:ins>
          </w:p>
        </w:tc>
        <w:tc>
          <w:tcPr>
            <w:tcW w:w="486" w:type="dxa"/>
            <w:tcPrChange w:id="1381" w:author="Mohamed Abdel-Hakam" w:date="2025-09-29T18:51:00Z">
              <w:tcPr>
                <w:tcW w:w="486" w:type="dxa"/>
              </w:tcPr>
            </w:tcPrChange>
          </w:tcPr>
          <w:p w14:paraId="02E10698" w14:textId="6356D443" w:rsidR="005F7329" w:rsidRPr="009A7982" w:rsidDel="00FC6945" w:rsidRDefault="005F7329" w:rsidP="0070602F">
            <w:pPr>
              <w:pStyle w:val="BB2023Body"/>
              <w:spacing w:line="276" w:lineRule="auto"/>
              <w:ind w:left="-108" w:right="-141"/>
              <w:jc w:val="center"/>
              <w:rPr>
                <w:ins w:id="1382" w:author="Mohamed Abdel-Hakam" w:date="2025-09-29T18:50:00Z"/>
                <w:del w:id="1383" w:author="WTORKY" w:date="2025-10-01T22:02:00Z" w16du:dateUtc="2025-10-01T19:02:00Z"/>
                <w:rFonts w:asciiTheme="majorHAnsi" w:hAnsiTheme="majorHAnsi"/>
                <w:sz w:val="12"/>
                <w:szCs w:val="16"/>
              </w:rPr>
            </w:pPr>
            <w:ins w:id="1384" w:author="Mohamed Abdel-Hakam" w:date="2025-09-29T18:50:00Z">
              <w:del w:id="1385" w:author="WTORKY" w:date="2025-10-01T22:02:00Z" w16du:dateUtc="2025-10-01T19:02:00Z">
                <w:r w:rsidDel="00FC6945">
                  <w:rPr>
                    <w:rFonts w:asciiTheme="majorHAnsi" w:hAnsiTheme="majorHAnsi"/>
                    <w:sz w:val="12"/>
                    <w:szCs w:val="16"/>
                  </w:rPr>
                  <w:delText xml:space="preserve">Apr - Jun </w:delText>
                </w:r>
                <w:r w:rsidRPr="009A7982" w:rsidDel="00FC6945">
                  <w:rPr>
                    <w:rFonts w:asciiTheme="majorHAnsi" w:hAnsiTheme="majorHAnsi"/>
                    <w:sz w:val="12"/>
                    <w:szCs w:val="16"/>
                  </w:rPr>
                  <w:delText>202</w:delText>
                </w:r>
                <w:r w:rsidDel="00FC6945">
                  <w:rPr>
                    <w:rFonts w:asciiTheme="majorHAnsi" w:hAnsiTheme="majorHAnsi"/>
                    <w:sz w:val="12"/>
                    <w:szCs w:val="16"/>
                  </w:rPr>
                  <w:delText>5</w:delText>
                </w:r>
              </w:del>
            </w:ins>
          </w:p>
        </w:tc>
        <w:tc>
          <w:tcPr>
            <w:tcW w:w="486" w:type="dxa"/>
            <w:tcPrChange w:id="1386" w:author="Mohamed Abdel-Hakam" w:date="2025-09-29T18:51:00Z">
              <w:tcPr>
                <w:tcW w:w="486" w:type="dxa"/>
              </w:tcPr>
            </w:tcPrChange>
          </w:tcPr>
          <w:p w14:paraId="0DC69751" w14:textId="10CE2D39" w:rsidR="005F7329" w:rsidRPr="009A7982" w:rsidDel="00FC6945" w:rsidRDefault="005F7329" w:rsidP="0070602F">
            <w:pPr>
              <w:pStyle w:val="BB2023Body"/>
              <w:spacing w:line="276" w:lineRule="auto"/>
              <w:ind w:left="-108" w:right="-141"/>
              <w:jc w:val="center"/>
              <w:rPr>
                <w:ins w:id="1387" w:author="Mohamed Abdel-Hakam" w:date="2025-09-29T18:50:00Z"/>
                <w:del w:id="1388" w:author="WTORKY" w:date="2025-10-01T22:02:00Z" w16du:dateUtc="2025-10-01T19:02:00Z"/>
                <w:rFonts w:asciiTheme="majorHAnsi" w:hAnsiTheme="majorHAnsi"/>
                <w:sz w:val="12"/>
                <w:szCs w:val="16"/>
              </w:rPr>
            </w:pPr>
            <w:ins w:id="1389" w:author="Mohamed Abdel-Hakam" w:date="2025-09-29T18:50:00Z">
              <w:del w:id="1390" w:author="WTORKY" w:date="2025-10-01T22:02:00Z" w16du:dateUtc="2025-10-01T19:02:00Z">
                <w:r w:rsidDel="00FC6945">
                  <w:rPr>
                    <w:rFonts w:asciiTheme="majorHAnsi" w:hAnsiTheme="majorHAnsi"/>
                    <w:sz w:val="12"/>
                    <w:szCs w:val="16"/>
                  </w:rPr>
                  <w:delText xml:space="preserve">Jan - Mar </w:delText>
                </w:r>
                <w:r w:rsidRPr="009A7982" w:rsidDel="00FC6945">
                  <w:rPr>
                    <w:rFonts w:asciiTheme="majorHAnsi" w:hAnsiTheme="majorHAnsi"/>
                    <w:sz w:val="12"/>
                    <w:szCs w:val="16"/>
                  </w:rPr>
                  <w:delText>202</w:delText>
                </w:r>
                <w:r w:rsidDel="00FC6945">
                  <w:rPr>
                    <w:rFonts w:asciiTheme="majorHAnsi" w:hAnsiTheme="majorHAnsi"/>
                    <w:sz w:val="12"/>
                    <w:szCs w:val="16"/>
                  </w:rPr>
                  <w:delText>5</w:delText>
                </w:r>
              </w:del>
            </w:ins>
          </w:p>
        </w:tc>
        <w:tc>
          <w:tcPr>
            <w:tcW w:w="486" w:type="dxa"/>
            <w:tcPrChange w:id="1391" w:author="Mohamed Abdel-Hakam" w:date="2025-09-29T18:51:00Z">
              <w:tcPr>
                <w:tcW w:w="486" w:type="dxa"/>
              </w:tcPr>
            </w:tcPrChange>
          </w:tcPr>
          <w:p w14:paraId="16A7A458" w14:textId="245876E0" w:rsidR="005F7329" w:rsidRPr="009A7982" w:rsidDel="00FC6945" w:rsidRDefault="005F7329" w:rsidP="0070602F">
            <w:pPr>
              <w:pStyle w:val="BB2023Body"/>
              <w:spacing w:line="276" w:lineRule="auto"/>
              <w:ind w:left="-108" w:right="-141"/>
              <w:jc w:val="center"/>
              <w:rPr>
                <w:ins w:id="1392" w:author="Mohamed Abdel-Hakam" w:date="2025-09-29T18:50:00Z"/>
                <w:del w:id="1393" w:author="WTORKY" w:date="2025-10-01T22:02:00Z" w16du:dateUtc="2025-10-01T19:02:00Z"/>
                <w:rFonts w:asciiTheme="majorHAnsi" w:hAnsiTheme="majorHAnsi"/>
                <w:sz w:val="12"/>
                <w:szCs w:val="16"/>
              </w:rPr>
            </w:pPr>
            <w:ins w:id="1394" w:author="Mohamed Abdel-Hakam" w:date="2025-09-29T18:50:00Z">
              <w:del w:id="1395" w:author="WTORKY" w:date="2025-10-01T22:02:00Z" w16du:dateUtc="2025-10-01T19:02:00Z">
                <w:r w:rsidDel="00FC6945">
                  <w:rPr>
                    <w:rFonts w:asciiTheme="majorHAnsi" w:hAnsiTheme="majorHAnsi"/>
                    <w:sz w:val="12"/>
                    <w:szCs w:val="16"/>
                  </w:rPr>
                  <w:delText xml:space="preserve">Apr - Jun </w:delText>
                </w:r>
                <w:r w:rsidRPr="009A7982" w:rsidDel="00FC6945">
                  <w:rPr>
                    <w:rFonts w:asciiTheme="majorHAnsi" w:hAnsiTheme="majorHAnsi"/>
                    <w:sz w:val="12"/>
                    <w:szCs w:val="16"/>
                  </w:rPr>
                  <w:delText>202</w:delText>
                </w:r>
                <w:r w:rsidDel="00FC6945">
                  <w:rPr>
                    <w:rFonts w:asciiTheme="majorHAnsi" w:hAnsiTheme="majorHAnsi"/>
                    <w:sz w:val="12"/>
                    <w:szCs w:val="16"/>
                  </w:rPr>
                  <w:delText>4</w:delText>
                </w:r>
              </w:del>
            </w:ins>
          </w:p>
        </w:tc>
        <w:tc>
          <w:tcPr>
            <w:tcW w:w="486" w:type="dxa"/>
            <w:tcPrChange w:id="1396" w:author="Mohamed Abdel-Hakam" w:date="2025-09-29T18:51:00Z">
              <w:tcPr>
                <w:tcW w:w="486" w:type="dxa"/>
              </w:tcPr>
            </w:tcPrChange>
          </w:tcPr>
          <w:p w14:paraId="38588B00" w14:textId="37283483" w:rsidR="005F7329" w:rsidRPr="009A7982" w:rsidDel="00FC6945" w:rsidRDefault="005F7329" w:rsidP="0070602F">
            <w:pPr>
              <w:pStyle w:val="BB2023Body"/>
              <w:spacing w:line="276" w:lineRule="auto"/>
              <w:ind w:left="-108" w:right="-141"/>
              <w:jc w:val="center"/>
              <w:rPr>
                <w:ins w:id="1397" w:author="Mohamed Abdel-Hakam" w:date="2025-09-29T18:50:00Z"/>
                <w:del w:id="1398" w:author="WTORKY" w:date="2025-10-01T22:02:00Z" w16du:dateUtc="2025-10-01T19:02:00Z"/>
                <w:rFonts w:asciiTheme="majorHAnsi" w:hAnsiTheme="majorHAnsi"/>
                <w:sz w:val="12"/>
                <w:szCs w:val="16"/>
              </w:rPr>
            </w:pPr>
            <w:ins w:id="1399" w:author="Mohamed Abdel-Hakam" w:date="2025-09-29T18:50:00Z">
              <w:del w:id="1400" w:author="WTORKY" w:date="2025-10-01T22:02:00Z" w16du:dateUtc="2025-10-01T19:02:00Z">
                <w:r w:rsidDel="00FC6945">
                  <w:rPr>
                    <w:rFonts w:asciiTheme="majorHAnsi" w:hAnsiTheme="majorHAnsi"/>
                    <w:sz w:val="12"/>
                    <w:szCs w:val="16"/>
                  </w:rPr>
                  <w:delText xml:space="preserve">Apr - Jun </w:delText>
                </w:r>
                <w:r w:rsidRPr="009A7982" w:rsidDel="00FC6945">
                  <w:rPr>
                    <w:rFonts w:asciiTheme="majorHAnsi" w:hAnsiTheme="majorHAnsi"/>
                    <w:sz w:val="12"/>
                    <w:szCs w:val="16"/>
                  </w:rPr>
                  <w:delText>202</w:delText>
                </w:r>
                <w:r w:rsidDel="00FC6945">
                  <w:rPr>
                    <w:rFonts w:asciiTheme="majorHAnsi" w:hAnsiTheme="majorHAnsi"/>
                    <w:sz w:val="12"/>
                    <w:szCs w:val="16"/>
                  </w:rPr>
                  <w:delText>5</w:delText>
                </w:r>
              </w:del>
            </w:ins>
          </w:p>
        </w:tc>
        <w:tc>
          <w:tcPr>
            <w:tcW w:w="486" w:type="dxa"/>
            <w:tcPrChange w:id="1401" w:author="Mohamed Abdel-Hakam" w:date="2025-09-29T18:51:00Z">
              <w:tcPr>
                <w:tcW w:w="486" w:type="dxa"/>
              </w:tcPr>
            </w:tcPrChange>
          </w:tcPr>
          <w:p w14:paraId="37D96055" w14:textId="5E7F18F8" w:rsidR="005F7329" w:rsidRPr="009A7982" w:rsidDel="00FC6945" w:rsidRDefault="005F7329" w:rsidP="0070602F">
            <w:pPr>
              <w:pStyle w:val="BB2023Body"/>
              <w:spacing w:line="276" w:lineRule="auto"/>
              <w:ind w:left="-108" w:right="-141"/>
              <w:jc w:val="center"/>
              <w:rPr>
                <w:ins w:id="1402" w:author="Mohamed Abdel-Hakam" w:date="2025-09-29T18:50:00Z"/>
                <w:del w:id="1403" w:author="WTORKY" w:date="2025-10-01T22:02:00Z" w16du:dateUtc="2025-10-01T19:02:00Z"/>
                <w:rFonts w:asciiTheme="majorHAnsi" w:hAnsiTheme="majorHAnsi"/>
                <w:sz w:val="12"/>
                <w:szCs w:val="16"/>
              </w:rPr>
            </w:pPr>
            <w:ins w:id="1404" w:author="Mohamed Abdel-Hakam" w:date="2025-09-29T18:50:00Z">
              <w:del w:id="1405" w:author="WTORKY" w:date="2025-10-01T22:02:00Z" w16du:dateUtc="2025-10-01T19:02:00Z">
                <w:r w:rsidDel="00FC6945">
                  <w:rPr>
                    <w:rFonts w:asciiTheme="majorHAnsi" w:hAnsiTheme="majorHAnsi"/>
                    <w:sz w:val="12"/>
                    <w:szCs w:val="16"/>
                  </w:rPr>
                  <w:delText xml:space="preserve">Jan - Mar </w:delText>
                </w:r>
                <w:r w:rsidRPr="009A7982" w:rsidDel="00FC6945">
                  <w:rPr>
                    <w:rFonts w:asciiTheme="majorHAnsi" w:hAnsiTheme="majorHAnsi"/>
                    <w:sz w:val="12"/>
                    <w:szCs w:val="16"/>
                  </w:rPr>
                  <w:delText>202</w:delText>
                </w:r>
                <w:r w:rsidDel="00FC6945">
                  <w:rPr>
                    <w:rFonts w:asciiTheme="majorHAnsi" w:hAnsiTheme="majorHAnsi"/>
                    <w:sz w:val="12"/>
                    <w:szCs w:val="16"/>
                  </w:rPr>
                  <w:delText>5</w:delText>
                </w:r>
              </w:del>
            </w:ins>
          </w:p>
        </w:tc>
        <w:tc>
          <w:tcPr>
            <w:tcW w:w="487" w:type="dxa"/>
            <w:tcPrChange w:id="1406" w:author="Mohamed Abdel-Hakam" w:date="2025-09-29T18:51:00Z">
              <w:tcPr>
                <w:tcW w:w="487" w:type="dxa"/>
              </w:tcPr>
            </w:tcPrChange>
          </w:tcPr>
          <w:p w14:paraId="295174D9" w14:textId="13BFFD48" w:rsidR="005F7329" w:rsidRPr="009A7982" w:rsidDel="00FC6945" w:rsidRDefault="005F7329" w:rsidP="0070602F">
            <w:pPr>
              <w:pStyle w:val="BB2023Body"/>
              <w:spacing w:line="276" w:lineRule="auto"/>
              <w:ind w:left="-108" w:right="-141"/>
              <w:jc w:val="center"/>
              <w:rPr>
                <w:ins w:id="1407" w:author="Mohamed Abdel-Hakam" w:date="2025-09-29T18:50:00Z"/>
                <w:del w:id="1408" w:author="WTORKY" w:date="2025-10-01T22:02:00Z" w16du:dateUtc="2025-10-01T19:02:00Z"/>
                <w:rFonts w:asciiTheme="majorHAnsi" w:hAnsiTheme="majorHAnsi"/>
                <w:sz w:val="12"/>
                <w:szCs w:val="16"/>
              </w:rPr>
            </w:pPr>
            <w:ins w:id="1409" w:author="Mohamed Abdel-Hakam" w:date="2025-09-29T18:50:00Z">
              <w:del w:id="1410" w:author="WTORKY" w:date="2025-10-01T22:02:00Z" w16du:dateUtc="2025-10-01T19:02:00Z">
                <w:r w:rsidDel="00FC6945">
                  <w:rPr>
                    <w:rFonts w:asciiTheme="majorHAnsi" w:hAnsiTheme="majorHAnsi"/>
                    <w:sz w:val="12"/>
                    <w:szCs w:val="16"/>
                  </w:rPr>
                  <w:delText xml:space="preserve">Apr - Jun </w:delText>
                </w:r>
                <w:r w:rsidRPr="009A7982" w:rsidDel="00FC6945">
                  <w:rPr>
                    <w:rFonts w:asciiTheme="majorHAnsi" w:hAnsiTheme="majorHAnsi"/>
                    <w:sz w:val="12"/>
                    <w:szCs w:val="16"/>
                  </w:rPr>
                  <w:delText>202</w:delText>
                </w:r>
                <w:r w:rsidDel="00FC6945">
                  <w:rPr>
                    <w:rFonts w:asciiTheme="majorHAnsi" w:hAnsiTheme="majorHAnsi"/>
                    <w:sz w:val="12"/>
                    <w:szCs w:val="16"/>
                  </w:rPr>
                  <w:delText>4</w:delText>
                </w:r>
              </w:del>
            </w:ins>
          </w:p>
        </w:tc>
      </w:tr>
    </w:tbl>
    <w:p w14:paraId="4D4CBBF5" w14:textId="3618756A" w:rsidR="00102BA2" w:rsidDel="00AB6479" w:rsidRDefault="005D5E86" w:rsidP="0061375E">
      <w:pPr>
        <w:pStyle w:val="BB2023Body"/>
        <w:spacing w:before="120" w:line="276" w:lineRule="auto"/>
        <w:ind w:left="0"/>
        <w:rPr>
          <w:moveFrom w:id="1411" w:author="WTORKY" w:date="2025-10-01T22:06:00Z" w16du:dateUtc="2025-10-01T19:06:00Z"/>
          <w:sz w:val="14"/>
          <w:szCs w:val="18"/>
        </w:rPr>
      </w:pPr>
      <w:moveFromRangeStart w:id="1412" w:author="WTORKY" w:date="2025-10-01T22:06:00Z" w:name="move210248805"/>
      <w:moveFrom w:id="1413" w:author="WTORKY" w:date="2025-10-01T22:06:00Z" w16du:dateUtc="2025-10-01T19:06:00Z">
        <w:r w:rsidRPr="00601523" w:rsidDel="00AB6479">
          <w:rPr>
            <w:i/>
            <w:iCs/>
            <w:sz w:val="14"/>
            <w:szCs w:val="18"/>
          </w:rPr>
          <w:t xml:space="preserve">Source: </w:t>
        </w:r>
        <w:r w:rsidRPr="00601523" w:rsidDel="00AB6479">
          <w:rPr>
            <w:sz w:val="14"/>
            <w:szCs w:val="18"/>
          </w:rPr>
          <w:t>Survey results.</w:t>
        </w:r>
      </w:moveFrom>
    </w:p>
    <w:moveFromRangeEnd w:id="1412"/>
    <w:p w14:paraId="0DCAAD72" w14:textId="47C17AB8" w:rsidR="00D50436" w:rsidRDefault="00D50436" w:rsidP="00BF5305">
      <w:pPr>
        <w:pStyle w:val="BB2023Body"/>
        <w:spacing w:before="120" w:line="276" w:lineRule="auto"/>
        <w:ind w:left="720"/>
        <w:rPr>
          <w:sz w:val="14"/>
          <w:szCs w:val="18"/>
        </w:rPr>
      </w:pPr>
    </w:p>
    <w:p w14:paraId="40D78BA2" w14:textId="51FE9ADF" w:rsidR="0061769E" w:rsidDel="00315AEA" w:rsidRDefault="00AB6479" w:rsidP="00BF5305">
      <w:pPr>
        <w:pStyle w:val="BB2023Body"/>
        <w:spacing w:before="120" w:line="276" w:lineRule="auto"/>
        <w:ind w:left="720"/>
        <w:rPr>
          <w:del w:id="1414" w:author="Mohamed Abdel-Hakam" w:date="2025-09-29T18:51:00Z"/>
          <w:sz w:val="14"/>
          <w:szCs w:val="18"/>
        </w:rPr>
      </w:pPr>
      <w:ins w:id="1415" w:author="WTORKY" w:date="2025-10-01T22:07:00Z" w16du:dateUtc="2025-10-01T19:07:00Z">
        <w:r w:rsidRPr="0061375E">
          <w:rPr>
            <w:rFonts w:ascii="Sinkin Sans 800 Black" w:hAnsi="Sinkin Sans 800 Black"/>
            <w:noProof/>
            <w:color w:val="1FBACF" w:themeColor="accent1"/>
          </w:rPr>
          <w:lastRenderedPageBreak/>
          <w:drawing>
            <wp:anchor distT="0" distB="0" distL="114300" distR="114300" simplePos="0" relativeHeight="252097688" behindDoc="1" locked="0" layoutInCell="1" allowOverlap="1" wp14:anchorId="12815A10" wp14:editId="62A97EE9">
              <wp:simplePos x="0" y="0"/>
              <wp:positionH relativeFrom="page">
                <wp:posOffset>-953</wp:posOffset>
              </wp:positionH>
              <wp:positionV relativeFrom="paragraph">
                <wp:posOffset>-476250</wp:posOffset>
              </wp:positionV>
              <wp:extent cx="7193280" cy="9932670"/>
              <wp:effectExtent l="0" t="0" r="7620" b="0"/>
              <wp:wrapNone/>
              <wp:docPr id="1107598563" name="Picture 110759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280" cy="9932670"/>
                      </a:xfrm>
                      <a:prstGeom prst="rect">
                        <a:avLst/>
                      </a:prstGeom>
                      <a:noFill/>
                    </pic:spPr>
                  </pic:pic>
                </a:graphicData>
              </a:graphic>
              <wp14:sizeRelH relativeFrom="margin">
                <wp14:pctWidth>0</wp14:pctWidth>
              </wp14:sizeRelH>
              <wp14:sizeRelV relativeFrom="margin">
                <wp14:pctHeight>0</wp14:pctHeight>
              </wp14:sizeRelV>
            </wp:anchor>
          </w:drawing>
        </w:r>
      </w:ins>
      <w:del w:id="1416" w:author="WTORKY" w:date="2025-10-01T22:07:00Z" w16du:dateUtc="2025-10-01T19:07:00Z">
        <w:r w:rsidRPr="0061375E" w:rsidDel="00AB6479">
          <w:rPr>
            <w:rFonts w:eastAsiaTheme="minorHAnsi"/>
            <w:noProof/>
            <w:szCs w:val="16"/>
          </w:rPr>
          <w:drawing>
            <wp:anchor distT="0" distB="0" distL="114300" distR="114300" simplePos="0" relativeHeight="251681944" behindDoc="1" locked="0" layoutInCell="1" allowOverlap="1" wp14:anchorId="5D69BFA1" wp14:editId="3828AF37">
              <wp:simplePos x="0" y="0"/>
              <wp:positionH relativeFrom="page">
                <wp:posOffset>371475</wp:posOffset>
              </wp:positionH>
              <wp:positionV relativeFrom="paragraph">
                <wp:posOffset>-572453</wp:posOffset>
              </wp:positionV>
              <wp:extent cx="7192982" cy="11657689"/>
              <wp:effectExtent l="0" t="0" r="8255" b="1270"/>
              <wp:wrapNone/>
              <wp:docPr id="19021459" name="Picture 1902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2982" cy="11657689"/>
                      </a:xfrm>
                      <a:prstGeom prst="rect">
                        <a:avLst/>
                      </a:prstGeom>
                      <a:noFill/>
                    </pic:spPr>
                  </pic:pic>
                </a:graphicData>
              </a:graphic>
              <wp14:sizeRelH relativeFrom="margin">
                <wp14:pctWidth>0</wp14:pctWidth>
              </wp14:sizeRelH>
              <wp14:sizeRelV relativeFrom="margin">
                <wp14:pctHeight>0</wp14:pctHeight>
              </wp14:sizeRelV>
            </wp:anchor>
          </w:drawing>
        </w:r>
      </w:del>
      <w:ins w:id="1417" w:author="WTORKY" w:date="2025-10-01T21:59:00Z" w16du:dateUtc="2025-10-01T18:59:00Z">
        <w:r w:rsidR="00FC6945" w:rsidRPr="005D5E86">
          <w:rPr>
            <w:noProof/>
            <w:spacing w:val="-10"/>
          </w:rPr>
          <w:drawing>
            <wp:anchor distT="0" distB="0" distL="114300" distR="114300" simplePos="0" relativeHeight="252092568" behindDoc="0" locked="0" layoutInCell="1" allowOverlap="1" wp14:anchorId="529D3397" wp14:editId="6BC249B8">
              <wp:simplePos x="0" y="0"/>
              <wp:positionH relativeFrom="column">
                <wp:posOffset>5467350</wp:posOffset>
              </wp:positionH>
              <wp:positionV relativeFrom="margin">
                <wp:posOffset>-54293</wp:posOffset>
              </wp:positionV>
              <wp:extent cx="810895" cy="1487805"/>
              <wp:effectExtent l="0" t="0" r="8255" b="0"/>
              <wp:wrapNone/>
              <wp:docPr id="169970711" name="Picture 16997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10895" cy="1487805"/>
                      </a:xfrm>
                      <a:prstGeom prst="rect">
                        <a:avLst/>
                      </a:prstGeom>
                      <a:noFill/>
                    </pic:spPr>
                  </pic:pic>
                </a:graphicData>
              </a:graphic>
              <wp14:sizeRelH relativeFrom="page">
                <wp14:pctWidth>0</wp14:pctWidth>
              </wp14:sizeRelH>
              <wp14:sizeRelV relativeFrom="page">
                <wp14:pctHeight>0</wp14:pctHeight>
              </wp14:sizeRelV>
            </wp:anchor>
          </w:drawing>
        </w:r>
      </w:ins>
    </w:p>
    <w:p w14:paraId="3AA69651" w14:textId="0EF99716" w:rsidR="0061769E" w:rsidDel="00315AEA" w:rsidRDefault="0061769E">
      <w:pPr>
        <w:pStyle w:val="BB2023Body"/>
        <w:spacing w:before="120" w:line="276" w:lineRule="auto"/>
        <w:ind w:left="720"/>
        <w:rPr>
          <w:del w:id="1418" w:author="Mohamed Abdel-Hakam" w:date="2025-09-29T18:51:00Z"/>
          <w:sz w:val="14"/>
          <w:szCs w:val="18"/>
        </w:rPr>
      </w:pPr>
    </w:p>
    <w:p w14:paraId="1CF4E95C" w14:textId="65E78501" w:rsidR="0061769E" w:rsidDel="00315AEA" w:rsidRDefault="0061769E" w:rsidP="00BF5305">
      <w:pPr>
        <w:pStyle w:val="BB2023Body"/>
        <w:spacing w:before="120" w:line="276" w:lineRule="auto"/>
        <w:ind w:left="720"/>
        <w:rPr>
          <w:del w:id="1419" w:author="Mohamed Abdel-Hakam" w:date="2025-09-29T18:51:00Z"/>
          <w:sz w:val="14"/>
          <w:szCs w:val="18"/>
        </w:rPr>
      </w:pPr>
    </w:p>
    <w:p w14:paraId="47693080" w14:textId="3E30A058" w:rsidR="0061769E" w:rsidDel="00315AEA" w:rsidRDefault="0061769E" w:rsidP="00BF5305">
      <w:pPr>
        <w:pStyle w:val="BB2023Body"/>
        <w:spacing w:before="120" w:line="276" w:lineRule="auto"/>
        <w:ind w:left="720"/>
        <w:rPr>
          <w:del w:id="1420" w:author="Mohamed Abdel-Hakam" w:date="2025-09-29T18:51:00Z"/>
          <w:sz w:val="14"/>
          <w:szCs w:val="18"/>
        </w:rPr>
      </w:pPr>
    </w:p>
    <w:p w14:paraId="40A2F6E6" w14:textId="6A843019" w:rsidR="0061769E" w:rsidDel="00315AEA" w:rsidRDefault="0061769E" w:rsidP="00BF5305">
      <w:pPr>
        <w:pStyle w:val="BB2023Body"/>
        <w:spacing w:before="120" w:line="276" w:lineRule="auto"/>
        <w:ind w:left="720"/>
        <w:rPr>
          <w:del w:id="1421" w:author="Mohamed Abdel-Hakam" w:date="2025-09-29T18:51:00Z"/>
          <w:sz w:val="14"/>
          <w:szCs w:val="18"/>
        </w:rPr>
      </w:pPr>
    </w:p>
    <w:p w14:paraId="6B5F3950" w14:textId="7C9BB938" w:rsidR="0061769E" w:rsidDel="00315AEA" w:rsidRDefault="0061769E" w:rsidP="00BF5305">
      <w:pPr>
        <w:pStyle w:val="BB2023Body"/>
        <w:spacing w:before="120" w:line="276" w:lineRule="auto"/>
        <w:ind w:left="720"/>
        <w:rPr>
          <w:del w:id="1422" w:author="Mohamed Abdel-Hakam" w:date="2025-09-29T18:51:00Z"/>
          <w:sz w:val="14"/>
          <w:szCs w:val="18"/>
        </w:rPr>
      </w:pPr>
    </w:p>
    <w:p w14:paraId="46C0586C" w14:textId="0B7EA804" w:rsidR="0061769E" w:rsidDel="00315AEA" w:rsidRDefault="0061769E" w:rsidP="00BF5305">
      <w:pPr>
        <w:pStyle w:val="BB2023Body"/>
        <w:spacing w:before="120" w:line="276" w:lineRule="auto"/>
        <w:ind w:left="720"/>
        <w:rPr>
          <w:del w:id="1423" w:author="Mohamed Abdel-Hakam" w:date="2025-09-29T18:51:00Z"/>
          <w:sz w:val="14"/>
          <w:szCs w:val="18"/>
        </w:rPr>
      </w:pPr>
    </w:p>
    <w:p w14:paraId="0DC6C593" w14:textId="4F001A52" w:rsidR="0074391D" w:rsidRDefault="00BF5305" w:rsidP="00EF5C05">
      <w:pPr>
        <w:pStyle w:val="BB2023Title1"/>
        <w:spacing w:line="216" w:lineRule="auto"/>
        <w:ind w:left="0" w:right="1440"/>
      </w:pPr>
      <w:bookmarkStart w:id="1424" w:name="_Toc202719024"/>
      <w:bookmarkStart w:id="1425" w:name="_Hlk177849438"/>
      <w:r w:rsidRPr="00BF5305">
        <w:rPr>
          <w:spacing w:val="-10"/>
        </w:rPr>
        <w:t>II.  Constraints that faced the business community during the quarter under review, and priorities for improving the business environment from the perspective of the sample of firms</w:t>
      </w:r>
      <w:bookmarkEnd w:id="1424"/>
      <w:bookmarkEnd w:id="1425"/>
    </w:p>
    <w:p w14:paraId="393B54A7" w14:textId="77777777" w:rsidR="00594C9F" w:rsidRDefault="00594C9F" w:rsidP="0061375E">
      <w:pPr>
        <w:pStyle w:val="BB2023Body"/>
        <w:spacing w:after="0" w:line="240" w:lineRule="auto"/>
        <w:ind w:left="0"/>
        <w:rPr>
          <w:rFonts w:asciiTheme="majorHAnsi" w:hAnsiTheme="majorHAnsi"/>
          <w:i/>
          <w:iCs/>
          <w:color w:val="1FBACF" w:themeColor="accent1"/>
        </w:rPr>
      </w:pPr>
    </w:p>
    <w:p w14:paraId="1F6C314C" w14:textId="4278A6F7" w:rsidR="00014B2E" w:rsidRDefault="0022087D" w:rsidP="00AB7120">
      <w:pPr>
        <w:pStyle w:val="BB2023Body"/>
        <w:ind w:left="0"/>
        <w:rPr>
          <w:rFonts w:asciiTheme="majorHAnsi" w:hAnsiTheme="majorHAnsi"/>
          <w:i/>
          <w:iCs/>
          <w:color w:val="1FBACF" w:themeColor="accent1"/>
        </w:rPr>
      </w:pPr>
      <w:r w:rsidRPr="0022087D">
        <w:rPr>
          <w:rFonts w:asciiTheme="majorHAnsi" w:hAnsiTheme="majorHAnsi"/>
          <w:i/>
          <w:iCs/>
          <w:color w:val="1FBACF" w:themeColor="accent1"/>
        </w:rPr>
        <w:t>2-1 Constraints faced by the business community during the quarter under study</w:t>
      </w:r>
    </w:p>
    <w:p w14:paraId="3D8FBA27" w14:textId="26A47102" w:rsidR="00014B2E" w:rsidRDefault="000F1A1E" w:rsidP="00186950">
      <w:pPr>
        <w:pStyle w:val="BB2023Body"/>
        <w:ind w:left="0"/>
        <w:rPr>
          <w:rFonts w:asciiTheme="majorHAnsi" w:hAnsiTheme="majorHAnsi"/>
          <w:spacing w:val="-8"/>
        </w:rPr>
      </w:pPr>
      <w:ins w:id="1426" w:author="Mohamed Abdel-Hakam" w:date="2025-09-29T19:26:00Z">
        <w:r w:rsidRPr="000F1A1E">
          <w:rPr>
            <w:rFonts w:asciiTheme="majorHAnsi" w:hAnsiTheme="majorHAnsi"/>
            <w:spacing w:val="-8"/>
          </w:rPr>
          <w:t xml:space="preserve">The recurring increases in energy and water tariffs topped the list of constraints that faced all firms during the quarter under study, followed by the challenges related to high inflation, and difficulties in dealing with government agencies. </w:t>
        </w:r>
      </w:ins>
      <w:del w:id="1427" w:author="Mohamed Abdel-Hakam" w:date="2025-09-29T19:26:00Z">
        <w:r w:rsidR="0022087D" w:rsidRPr="0022087D" w:rsidDel="000F1A1E">
          <w:rPr>
            <w:rFonts w:asciiTheme="majorHAnsi" w:hAnsiTheme="majorHAnsi"/>
            <w:spacing w:val="-8"/>
          </w:rPr>
          <w:delText>Continued high inflation, recurring increases in energy and water prices, and increased fees on government services topped the challenges that faced all firms during the quarter under study.</w:delText>
        </w:r>
      </w:del>
    </w:p>
    <w:p w14:paraId="197A903C" w14:textId="78E2586D" w:rsidR="00014B2E" w:rsidRDefault="000F1A1E" w:rsidP="00186950">
      <w:pPr>
        <w:pStyle w:val="BB2023Body"/>
        <w:ind w:left="0"/>
        <w:rPr>
          <w:rFonts w:ascii="Sinkin Sans 400 Regular" w:hAnsi="Sinkin Sans 400 Regular"/>
          <w:spacing w:val="-4"/>
        </w:rPr>
      </w:pPr>
      <w:ins w:id="1428" w:author="Mohamed Abdel-Hakam" w:date="2025-09-29T19:27:00Z">
        <w:r w:rsidRPr="000F1A1E">
          <w:rPr>
            <w:rFonts w:ascii="Sinkin Sans 400 Regular" w:hAnsi="Sinkin Sans 400 Regular"/>
            <w:spacing w:val="-4"/>
          </w:rPr>
          <w:t xml:space="preserve">Figure 2-1 shows the main constraints that faced the business community during the quarter under study (April–June 2025), ranked by their severity from the perspective of the sample of firms. </w:t>
        </w:r>
      </w:ins>
      <w:del w:id="1429" w:author="Mohamed Abdel-Hakam" w:date="2025-09-29T19:27:00Z">
        <w:r w:rsidR="00014B2E" w:rsidRPr="00014B2E" w:rsidDel="000F1A1E">
          <w:rPr>
            <w:rFonts w:ascii="Sinkin Sans 400 Regular" w:hAnsi="Sinkin Sans 400 Regular"/>
            <w:spacing w:val="-4"/>
          </w:rPr>
          <w:delText xml:space="preserve">Figure 2-1 shows the main constraints facing the business community during the quarter under study (January–March 2025), ranked by their severity from the perspective of the sample of firms. </w:delText>
        </w:r>
      </w:del>
    </w:p>
    <w:p w14:paraId="77B60690" w14:textId="74E5DD3F" w:rsidR="004B5769" w:rsidRDefault="000F1A1E" w:rsidP="00186950">
      <w:pPr>
        <w:pStyle w:val="BB2023Body"/>
        <w:ind w:left="0"/>
        <w:rPr>
          <w:ins w:id="1430" w:author="WTORKY" w:date="2025-10-01T22:08:00Z" w16du:dateUtc="2025-10-01T19:08:00Z"/>
          <w:rFonts w:ascii="Sinkin Sans 400 Regular" w:hAnsi="Sinkin Sans 400 Regular"/>
          <w:spacing w:val="-4"/>
        </w:rPr>
      </w:pPr>
      <w:ins w:id="1431" w:author="Mohamed Abdel-Hakam" w:date="2025-09-29T19:28:00Z">
        <w:r w:rsidRPr="000F1A1E">
          <w:t>Higher energy and water tariffs topped the list of constraints that faced all firms during the quarter under study, as continuous rises in energy and water tariffs leads to higher production costs, especially for energy- and water-intensive activities, and production activities in general, which represents an additional burden on firms. High inflation came in second place, as it negatively impacts the business community on both the supply and demand sides, in addition to the workers' constant demands for higher wages and lack of cash liquidity for investment. Difficulties in dealing with government agencies came in third, as it negatively impacts the business community due to slow procedures, bureaucracy, and employee treatment, in addition to the multiplicity of judicial police officers in many government agencies, opening the door wide to corruption and unofficial payments. In fourth place came uncertainty regarding future economic policy directions and lack of disclosure of the country's future economic directions as a constraint that prevents firms from developing future plans. Also, there is the absence of a long-term vision, especially with regard to investment and debt. The high fees of government services came in fifth place, as the disparity in policies across governorates and border crossings in terms of fees or logistical restrictions (such as transit permits) led to changing costs and operational processes, and reduced profit margins for firms.</w:t>
        </w:r>
      </w:ins>
      <w:del w:id="1432" w:author="Mohamed Abdel-Hakam" w:date="2025-09-29T19:28:00Z">
        <w:r w:rsidR="00014B2E" w:rsidRPr="00014B2E" w:rsidDel="000F1A1E">
          <w:delText xml:space="preserve"> </w:delText>
        </w:r>
        <w:r w:rsidR="00014B2E" w:rsidRPr="00014B2E" w:rsidDel="000F1A1E">
          <w:rPr>
            <w:rFonts w:ascii="Sinkin Sans 400 Regular" w:hAnsi="Sinkin Sans 400 Regular"/>
            <w:spacing w:val="-4"/>
          </w:rPr>
          <w:delText xml:space="preserve">Challenges </w:delText>
        </w:r>
        <w:r w:rsidR="00014B2E" w:rsidRPr="006A2016" w:rsidDel="000F1A1E">
          <w:rPr>
            <w:rFonts w:ascii="Sinkin Sans 400 Regular" w:hAnsi="Sinkin Sans 400 Regular"/>
            <w:b/>
            <w:bCs/>
            <w:spacing w:val="-4"/>
          </w:rPr>
          <w:delText>associated with high inflation</w:delText>
        </w:r>
        <w:r w:rsidR="00014B2E" w:rsidRPr="00014B2E" w:rsidDel="000F1A1E">
          <w:rPr>
            <w:rFonts w:ascii="Sinkin Sans 400 Regular" w:hAnsi="Sinkin Sans 400 Regular"/>
            <w:spacing w:val="-4"/>
          </w:rPr>
          <w:delText xml:space="preserve"> continued to top the list of constraints facing all firms in the quarter under review, due to its negative impact on the business community on both the supply and demand sides, workers' continuous demands for higher wages, and </w:delText>
        </w:r>
      </w:del>
      <w:ins w:id="1433" w:author="Andre Michel" w:date="2025-07-09T18:24:00Z">
        <w:del w:id="1434" w:author="Mohamed Abdel-Hakam" w:date="2025-09-29T19:28:00Z">
          <w:r w:rsidR="00816E45" w:rsidDel="000F1A1E">
            <w:rPr>
              <w:rFonts w:ascii="Sinkin Sans 400 Regular" w:hAnsi="Sinkin Sans 400 Regular"/>
              <w:spacing w:val="-4"/>
            </w:rPr>
            <w:delText xml:space="preserve">as well </w:delText>
          </w:r>
        </w:del>
      </w:ins>
      <w:ins w:id="1435" w:author="Andre Michel" w:date="2025-07-09T18:25:00Z">
        <w:del w:id="1436" w:author="Mohamed Abdel-Hakam" w:date="2025-09-29T19:28:00Z">
          <w:r w:rsidR="00816E45" w:rsidDel="000F1A1E">
            <w:rPr>
              <w:rFonts w:ascii="Sinkin Sans 400 Regular" w:hAnsi="Sinkin Sans 400 Regular"/>
              <w:spacing w:val="-4"/>
            </w:rPr>
            <w:delText>as</w:delText>
          </w:r>
        </w:del>
      </w:ins>
      <w:ins w:id="1437" w:author="Andre Michel" w:date="2025-07-09T18:24:00Z">
        <w:del w:id="1438" w:author="Mohamed Abdel-Hakam" w:date="2025-09-29T19:28:00Z">
          <w:r w:rsidR="00816E45" w:rsidRPr="00014B2E" w:rsidDel="000F1A1E">
            <w:rPr>
              <w:rFonts w:ascii="Sinkin Sans 400 Regular" w:hAnsi="Sinkin Sans 400 Regular"/>
              <w:spacing w:val="-4"/>
            </w:rPr>
            <w:delText xml:space="preserve"> </w:delText>
          </w:r>
        </w:del>
      </w:ins>
      <w:del w:id="1439" w:author="Mohamed Abdel-Hakam" w:date="2025-09-29T19:28:00Z">
        <w:r w:rsidR="00014B2E" w:rsidRPr="00014B2E" w:rsidDel="000F1A1E">
          <w:rPr>
            <w:rFonts w:ascii="Sinkin Sans 400 Regular" w:hAnsi="Sinkin Sans 400 Regular"/>
            <w:spacing w:val="-4"/>
          </w:rPr>
          <w:delText xml:space="preserve">the lack of cash flow for investment. </w:delText>
        </w:r>
        <w:r w:rsidR="00014B2E" w:rsidRPr="006A2016" w:rsidDel="000F1A1E">
          <w:rPr>
            <w:rFonts w:ascii="Sinkin Sans 400 Regular" w:hAnsi="Sinkin Sans 400 Regular"/>
            <w:b/>
            <w:bCs/>
            <w:spacing w:val="-4"/>
          </w:rPr>
          <w:delText>Higher energy and water costs</w:delText>
        </w:r>
        <w:r w:rsidR="00014B2E" w:rsidRPr="00014B2E" w:rsidDel="000F1A1E">
          <w:rPr>
            <w:rFonts w:ascii="Sinkin Sans 400 Regular" w:hAnsi="Sinkin Sans 400 Regular"/>
            <w:spacing w:val="-4"/>
          </w:rPr>
          <w:delText xml:space="preserve"> came in second place, as the continuous rise in energy and water prices leads to higher production costs, especially for energy- and water-intensive activities, and production activities in general—an additional burden on firms. </w:delText>
        </w:r>
        <w:r w:rsidR="00014B2E" w:rsidRPr="006A2016" w:rsidDel="000F1A1E">
          <w:rPr>
            <w:rFonts w:ascii="Sinkin Sans 400 Regular" w:hAnsi="Sinkin Sans 400 Regular"/>
            <w:b/>
            <w:bCs/>
            <w:spacing w:val="-4"/>
          </w:rPr>
          <w:delText xml:space="preserve">The higher fees on </w:delText>
        </w:r>
      </w:del>
      <w:ins w:id="1440" w:author="Andre Michel" w:date="2025-07-09T18:25:00Z">
        <w:del w:id="1441" w:author="Mohamed Abdel-Hakam" w:date="2025-09-29T19:28:00Z">
          <w:r w:rsidR="00816E45" w:rsidDel="000F1A1E">
            <w:rPr>
              <w:rFonts w:ascii="Sinkin Sans 400 Regular" w:hAnsi="Sinkin Sans 400 Regular"/>
              <w:b/>
              <w:bCs/>
              <w:spacing w:val="-4"/>
            </w:rPr>
            <w:delText>for</w:delText>
          </w:r>
          <w:r w:rsidR="00816E45" w:rsidRPr="006A2016" w:rsidDel="000F1A1E">
            <w:rPr>
              <w:rFonts w:ascii="Sinkin Sans 400 Regular" w:hAnsi="Sinkin Sans 400 Regular"/>
              <w:b/>
              <w:bCs/>
              <w:spacing w:val="-4"/>
            </w:rPr>
            <w:delText xml:space="preserve"> </w:delText>
          </w:r>
        </w:del>
      </w:ins>
      <w:del w:id="1442" w:author="Mohamed Abdel-Hakam" w:date="2025-09-29T19:28:00Z">
        <w:r w:rsidR="00014B2E" w:rsidRPr="006A2016" w:rsidDel="000F1A1E">
          <w:rPr>
            <w:rFonts w:ascii="Sinkin Sans 400 Regular" w:hAnsi="Sinkin Sans 400 Regular"/>
            <w:b/>
            <w:bCs/>
            <w:spacing w:val="-4"/>
          </w:rPr>
          <w:delText>government services</w:delText>
        </w:r>
        <w:r w:rsidR="00014B2E" w:rsidRPr="00014B2E" w:rsidDel="000F1A1E">
          <w:rPr>
            <w:rFonts w:ascii="Sinkin Sans 400 Regular" w:hAnsi="Sinkin Sans 400 Regular"/>
            <w:spacing w:val="-4"/>
          </w:rPr>
          <w:delText xml:space="preserve"> came in third place; the higher fees and the disparity in policies among governorates and </w:delText>
        </w:r>
        <w:commentRangeStart w:id="1443"/>
        <w:r w:rsidR="00014B2E" w:rsidRPr="00014B2E" w:rsidDel="000F1A1E">
          <w:rPr>
            <w:rFonts w:ascii="Sinkin Sans 400 Regular" w:hAnsi="Sinkin Sans 400 Regular"/>
            <w:spacing w:val="-4"/>
          </w:rPr>
          <w:delText xml:space="preserve">border crossings </w:delText>
        </w:r>
        <w:commentRangeEnd w:id="1443"/>
        <w:r w:rsidR="00816E45" w:rsidDel="000F1A1E">
          <w:rPr>
            <w:rStyle w:val="CommentReference"/>
          </w:rPr>
          <w:commentReference w:id="1443"/>
        </w:r>
        <w:r w:rsidR="00014B2E" w:rsidRPr="00014B2E" w:rsidDel="000F1A1E">
          <w:rPr>
            <w:rFonts w:ascii="Sinkin Sans 400 Regular" w:hAnsi="Sinkin Sans 400 Regular"/>
            <w:spacing w:val="-4"/>
          </w:rPr>
          <w:delText>regarding fees or logistical restrictions (such as transit permits) led to instability in cost</w:delText>
        </w:r>
      </w:del>
      <w:ins w:id="1444" w:author="Andre Michel" w:date="2025-07-09T18:27:00Z">
        <w:del w:id="1445" w:author="Mohamed Abdel-Hakam" w:date="2025-09-29T19:28:00Z">
          <w:r w:rsidR="007C7349" w:rsidDel="000F1A1E">
            <w:rPr>
              <w:rFonts w:ascii="Sinkin Sans 400 Regular" w:hAnsi="Sinkin Sans 400 Regular"/>
              <w:spacing w:val="-4"/>
            </w:rPr>
            <w:delText>s</w:delText>
          </w:r>
        </w:del>
      </w:ins>
      <w:del w:id="1446" w:author="Mohamed Abdel-Hakam" w:date="2025-09-29T19:28:00Z">
        <w:r w:rsidR="00014B2E" w:rsidRPr="00014B2E" w:rsidDel="000F1A1E">
          <w:rPr>
            <w:rFonts w:ascii="Sinkin Sans 400 Regular" w:hAnsi="Sinkin Sans 400 Regular"/>
            <w:spacing w:val="-4"/>
          </w:rPr>
          <w:delText xml:space="preserve"> and operational processes, reducing profit margins among firms. The </w:delText>
        </w:r>
        <w:r w:rsidR="00014B2E" w:rsidRPr="006A2016" w:rsidDel="000F1A1E">
          <w:rPr>
            <w:rFonts w:ascii="Sinkin Sans 400 Regular" w:hAnsi="Sinkin Sans 400 Regular"/>
            <w:b/>
            <w:bCs/>
            <w:spacing w:val="-4"/>
          </w:rPr>
          <w:delText>tax system</w:delText>
        </w:r>
        <w:r w:rsidR="00014B2E" w:rsidRPr="00014B2E" w:rsidDel="000F1A1E">
          <w:rPr>
            <w:rFonts w:ascii="Sinkin Sans 400 Regular" w:hAnsi="Sinkin Sans 400 Regular"/>
            <w:spacing w:val="-4"/>
          </w:rPr>
          <w:delText xml:space="preserve"> ranked fourth due to multiple tax bases, arbitrary assessments, and tax audits of previous years.</w:delText>
        </w:r>
      </w:del>
    </w:p>
    <w:p w14:paraId="7FF53D8B" w14:textId="77777777" w:rsidR="00AB6479" w:rsidRDefault="00AB6479" w:rsidP="00186950">
      <w:pPr>
        <w:pStyle w:val="BB2023Body"/>
        <w:ind w:left="0"/>
        <w:rPr>
          <w:ins w:id="1447" w:author="WTORKY" w:date="2025-10-01T22:08:00Z" w16du:dateUtc="2025-10-01T19:08:00Z"/>
          <w:rFonts w:ascii="Sinkin Sans 400 Regular" w:hAnsi="Sinkin Sans 400 Regular"/>
          <w:spacing w:val="-4"/>
        </w:rPr>
      </w:pPr>
    </w:p>
    <w:p w14:paraId="02354082" w14:textId="77777777" w:rsidR="00AB6479" w:rsidRDefault="00AB6479" w:rsidP="00186950">
      <w:pPr>
        <w:pStyle w:val="BB2023Body"/>
        <w:ind w:left="0"/>
        <w:rPr>
          <w:ins w:id="1448" w:author="WTORKY" w:date="2025-10-01T22:08:00Z" w16du:dateUtc="2025-10-01T19:08:00Z"/>
          <w:rFonts w:ascii="Sinkin Sans 400 Regular" w:hAnsi="Sinkin Sans 400 Regular"/>
          <w:spacing w:val="-4"/>
        </w:rPr>
      </w:pPr>
    </w:p>
    <w:p w14:paraId="403385FB" w14:textId="77777777" w:rsidR="00AB6479" w:rsidRDefault="00AB6479" w:rsidP="00186950">
      <w:pPr>
        <w:pStyle w:val="BB2023Body"/>
        <w:ind w:left="0"/>
        <w:rPr>
          <w:ins w:id="1449" w:author="WTORKY" w:date="2025-10-01T22:08:00Z" w16du:dateUtc="2025-10-01T19:08:00Z"/>
          <w:rFonts w:ascii="Sinkin Sans 400 Regular" w:hAnsi="Sinkin Sans 400 Regular"/>
          <w:spacing w:val="-4"/>
        </w:rPr>
      </w:pPr>
    </w:p>
    <w:p w14:paraId="41931CB6" w14:textId="77777777" w:rsidR="00AB6479" w:rsidRDefault="00AB6479" w:rsidP="00186950">
      <w:pPr>
        <w:pStyle w:val="BB2023Body"/>
        <w:ind w:left="0"/>
        <w:rPr>
          <w:ins w:id="1450" w:author="WTORKY" w:date="2025-10-01T22:08:00Z" w16du:dateUtc="2025-10-01T19:08:00Z"/>
          <w:rFonts w:ascii="Sinkin Sans 400 Regular" w:hAnsi="Sinkin Sans 400 Regular"/>
          <w:spacing w:val="-4"/>
        </w:rPr>
      </w:pPr>
    </w:p>
    <w:p w14:paraId="20242E13" w14:textId="77777777" w:rsidR="00AB6479" w:rsidRDefault="00AB6479" w:rsidP="00186950">
      <w:pPr>
        <w:pStyle w:val="BB2023Body"/>
        <w:ind w:left="0"/>
        <w:rPr>
          <w:ins w:id="1451" w:author="WTORKY" w:date="2025-10-01T22:08:00Z" w16du:dateUtc="2025-10-01T19:08:00Z"/>
          <w:rFonts w:ascii="Sinkin Sans 400 Regular" w:hAnsi="Sinkin Sans 400 Regular"/>
          <w:spacing w:val="-4"/>
        </w:rPr>
      </w:pPr>
    </w:p>
    <w:p w14:paraId="03115E40" w14:textId="77777777" w:rsidR="00AB6479" w:rsidRDefault="00AB6479" w:rsidP="00186950">
      <w:pPr>
        <w:pStyle w:val="BB2023Body"/>
        <w:ind w:left="0"/>
        <w:rPr>
          <w:ins w:id="1452" w:author="WTORKY" w:date="2025-10-01T22:08:00Z" w16du:dateUtc="2025-10-01T19:08:00Z"/>
          <w:rFonts w:ascii="Sinkin Sans 400 Regular" w:hAnsi="Sinkin Sans 400 Regular"/>
          <w:spacing w:val="-4"/>
        </w:rPr>
      </w:pPr>
    </w:p>
    <w:p w14:paraId="77CE1326" w14:textId="77777777" w:rsidR="00AB6479" w:rsidRDefault="00AB6479" w:rsidP="00186950">
      <w:pPr>
        <w:pStyle w:val="BB2023Body"/>
        <w:ind w:left="0"/>
        <w:rPr>
          <w:ins w:id="1453" w:author="WTORKY" w:date="2025-10-01T22:08:00Z" w16du:dateUtc="2025-10-01T19:08:00Z"/>
          <w:rFonts w:ascii="Sinkin Sans 400 Regular" w:hAnsi="Sinkin Sans 400 Regular"/>
          <w:spacing w:val="-4"/>
        </w:rPr>
      </w:pPr>
    </w:p>
    <w:p w14:paraId="489F77CE" w14:textId="77777777" w:rsidR="00AB6479" w:rsidRDefault="00AB6479" w:rsidP="00186950">
      <w:pPr>
        <w:pStyle w:val="BB2023Body"/>
        <w:ind w:left="0"/>
        <w:rPr>
          <w:ins w:id="1454" w:author="WTORKY" w:date="2025-10-01T22:08:00Z" w16du:dateUtc="2025-10-01T19:08:00Z"/>
          <w:rFonts w:ascii="Sinkin Sans 400 Regular" w:hAnsi="Sinkin Sans 400 Regular"/>
          <w:spacing w:val="-4"/>
        </w:rPr>
      </w:pPr>
    </w:p>
    <w:p w14:paraId="33345EB6" w14:textId="77777777" w:rsidR="00AB6479" w:rsidRDefault="00AB6479" w:rsidP="00186950">
      <w:pPr>
        <w:pStyle w:val="BB2023Body"/>
        <w:ind w:left="0"/>
        <w:rPr>
          <w:ins w:id="1455" w:author="WTORKY" w:date="2025-10-01T22:08:00Z" w16du:dateUtc="2025-10-01T19:08:00Z"/>
          <w:rFonts w:ascii="Sinkin Sans 400 Regular" w:hAnsi="Sinkin Sans 400 Regular"/>
          <w:spacing w:val="-4"/>
        </w:rPr>
      </w:pPr>
    </w:p>
    <w:p w14:paraId="1DCE4504" w14:textId="77777777" w:rsidR="00AB6479" w:rsidRDefault="00AB6479" w:rsidP="00186950">
      <w:pPr>
        <w:pStyle w:val="BB2023Body"/>
        <w:ind w:left="0"/>
        <w:rPr>
          <w:ins w:id="1456" w:author="WTORKY" w:date="2025-10-01T22:08:00Z" w16du:dateUtc="2025-10-01T19:08:00Z"/>
          <w:rFonts w:ascii="Sinkin Sans 400 Regular" w:hAnsi="Sinkin Sans 400 Regular"/>
          <w:spacing w:val="-4"/>
        </w:rPr>
      </w:pPr>
    </w:p>
    <w:p w14:paraId="287739D6" w14:textId="77777777" w:rsidR="00AB6479" w:rsidRDefault="00AB6479" w:rsidP="00186950">
      <w:pPr>
        <w:pStyle w:val="BB2023Body"/>
        <w:ind w:left="0"/>
        <w:rPr>
          <w:rFonts w:ascii="Sinkin Sans 400 Regular" w:hAnsi="Sinkin Sans 400 Regular"/>
          <w:spacing w:val="-4"/>
        </w:rPr>
      </w:pPr>
    </w:p>
    <w:p w14:paraId="5F5F767D" w14:textId="3F89C1EE" w:rsidR="00751AEF" w:rsidDel="000F1A1E" w:rsidRDefault="000A6155" w:rsidP="00186950">
      <w:pPr>
        <w:pStyle w:val="BB2023Body"/>
        <w:ind w:left="0"/>
        <w:rPr>
          <w:del w:id="1457" w:author="Mohamed Abdel-Hakam" w:date="2025-09-29T19:29:00Z"/>
          <w:rFonts w:ascii="Sinkin Sans 400 Regular" w:hAnsi="Sinkin Sans 400 Regular"/>
          <w:spacing w:val="-4"/>
        </w:rPr>
      </w:pPr>
      <w:ins w:id="1458" w:author="WTORKY" w:date="2025-10-01T22:41:00Z" w16du:dateUtc="2025-10-01T19:41:00Z">
        <w:r>
          <w:rPr>
            <w:noProof/>
          </w:rPr>
          <w:lastRenderedPageBreak/>
          <w:drawing>
            <wp:anchor distT="0" distB="0" distL="114300" distR="114300" simplePos="0" relativeHeight="252109976" behindDoc="0" locked="0" layoutInCell="1" allowOverlap="1" wp14:anchorId="22E198E9" wp14:editId="0823F891">
              <wp:simplePos x="0" y="0"/>
              <wp:positionH relativeFrom="column">
                <wp:posOffset>931228</wp:posOffset>
              </wp:positionH>
              <wp:positionV relativeFrom="paragraph">
                <wp:posOffset>-323265</wp:posOffset>
              </wp:positionV>
              <wp:extent cx="5340545" cy="3364546"/>
              <wp:effectExtent l="0" t="0" r="12700" b="0"/>
              <wp:wrapNone/>
              <wp:docPr id="1717951186" name="Chart 1">
                <a:extLst xmlns:a="http://schemas.openxmlformats.org/drawingml/2006/main">
                  <a:ext uri="{FF2B5EF4-FFF2-40B4-BE49-F238E27FC236}">
                    <a16:creationId xmlns:a16="http://schemas.microsoft.com/office/drawing/2014/main" id="{00000000-0008-0000-0000-00002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14:sizeRelH relativeFrom="margin">
                <wp14:pctWidth>0</wp14:pctWidth>
              </wp14:sizeRelH>
              <wp14:sizeRelV relativeFrom="margin">
                <wp14:pctHeight>0</wp14:pctHeight>
              </wp14:sizeRelV>
            </wp:anchor>
          </w:drawing>
        </w:r>
      </w:ins>
      <w:ins w:id="1459" w:author="WTORKY" w:date="2025-10-01T22:12:00Z" w16du:dateUtc="2025-10-01T19:12:00Z">
        <w:r w:rsidR="00AB6479" w:rsidRPr="0061375E">
          <w:rPr>
            <w:rFonts w:ascii="Sinkin Sans 800 Black" w:hAnsi="Sinkin Sans 800 Black"/>
            <w:noProof/>
            <w:color w:val="1FBACF" w:themeColor="accent1"/>
          </w:rPr>
          <w:drawing>
            <wp:anchor distT="0" distB="0" distL="114300" distR="114300" simplePos="0" relativeHeight="252100760" behindDoc="1" locked="0" layoutInCell="1" allowOverlap="1" wp14:anchorId="6E4A7793" wp14:editId="70EC3527">
              <wp:simplePos x="0" y="0"/>
              <wp:positionH relativeFrom="page">
                <wp:align>left</wp:align>
              </wp:positionH>
              <wp:positionV relativeFrom="paragraph">
                <wp:posOffset>-585788</wp:posOffset>
              </wp:positionV>
              <wp:extent cx="7193280" cy="9932670"/>
              <wp:effectExtent l="0" t="0" r="7620" b="0"/>
              <wp:wrapNone/>
              <wp:docPr id="1520493231" name="Picture 152049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280" cy="9932670"/>
                      </a:xfrm>
                      <a:prstGeom prst="rect">
                        <a:avLst/>
                      </a:prstGeom>
                      <a:noFill/>
                    </pic:spPr>
                  </pic:pic>
                </a:graphicData>
              </a:graphic>
              <wp14:sizeRelH relativeFrom="margin">
                <wp14:pctWidth>0</wp14:pctWidth>
              </wp14:sizeRelH>
              <wp14:sizeRelV relativeFrom="margin">
                <wp14:pctHeight>0</wp14:pctHeight>
              </wp14:sizeRelV>
            </wp:anchor>
          </w:drawing>
        </w:r>
      </w:ins>
      <w:r w:rsidR="000F1A1E">
        <w:rPr>
          <w:noProof/>
        </w:rPr>
        <mc:AlternateContent>
          <mc:Choice Requires="wpg">
            <w:drawing>
              <wp:anchor distT="0" distB="0" distL="114300" distR="114300" simplePos="0" relativeHeight="251678872" behindDoc="0" locked="0" layoutInCell="1" allowOverlap="1" wp14:anchorId="234FAD15" wp14:editId="3E727DEF">
                <wp:simplePos x="0" y="0"/>
                <wp:positionH relativeFrom="margin">
                  <wp:posOffset>0</wp:posOffset>
                </wp:positionH>
                <wp:positionV relativeFrom="paragraph">
                  <wp:posOffset>-343066</wp:posOffset>
                </wp:positionV>
                <wp:extent cx="6631305" cy="3381375"/>
                <wp:effectExtent l="0" t="0" r="0" b="9525"/>
                <wp:wrapNone/>
                <wp:docPr id="1517904510" name="Group 358"/>
                <wp:cNvGraphicFramePr/>
                <a:graphic xmlns:a="http://schemas.openxmlformats.org/drawingml/2006/main">
                  <a:graphicData uri="http://schemas.microsoft.com/office/word/2010/wordprocessingGroup">
                    <wpg:wgp>
                      <wpg:cNvGrpSpPr/>
                      <wpg:grpSpPr>
                        <a:xfrm>
                          <a:off x="0" y="0"/>
                          <a:ext cx="6631305" cy="3381375"/>
                          <a:chOff x="0" y="-12717"/>
                          <a:chExt cx="6631305" cy="3737500"/>
                        </a:xfrm>
                      </wpg:grpSpPr>
                      <pic:pic xmlns:pic="http://schemas.openxmlformats.org/drawingml/2006/picture">
                        <pic:nvPicPr>
                          <pic:cNvPr id="1374044169" name="Picture 381"/>
                          <pic:cNvPicPr>
                            <a:picLocks noChangeAspect="1"/>
                          </pic:cNvPicPr>
                        </pic:nvPicPr>
                        <pic:blipFill>
                          <a:blip r:embed="rId94">
                            <a:extLst>
                              <a:ext uri="{28A0092B-C50C-407E-A947-70E740481C1C}">
                                <a14:useLocalDpi xmlns:a14="http://schemas.microsoft.com/office/drawing/2010/main" val="0"/>
                              </a:ext>
                            </a:extLst>
                          </a:blip>
                          <a:srcRect/>
                          <a:stretch>
                            <a:fillRect/>
                          </a:stretch>
                        </pic:blipFill>
                        <pic:spPr bwMode="auto">
                          <a:xfrm>
                            <a:off x="0" y="-12717"/>
                            <a:ext cx="6631305" cy="3737500"/>
                          </a:xfrm>
                          <a:prstGeom prst="rect">
                            <a:avLst/>
                          </a:prstGeom>
                          <a:noFill/>
                        </pic:spPr>
                      </pic:pic>
                      <wps:wsp>
                        <wps:cNvPr id="1405521582" name="Text Box 2"/>
                        <wps:cNvSpPr txBox="1">
                          <a:spLocks noChangeArrowheads="1"/>
                        </wps:cNvSpPr>
                        <wps:spPr bwMode="auto">
                          <a:xfrm>
                            <a:off x="29688" y="57211"/>
                            <a:ext cx="824865" cy="2829133"/>
                          </a:xfrm>
                          <a:prstGeom prst="rect">
                            <a:avLst/>
                          </a:prstGeom>
                          <a:noFill/>
                          <a:ln w="9525">
                            <a:noFill/>
                            <a:miter lim="800000"/>
                            <a:headEnd/>
                            <a:tailEnd/>
                          </a:ln>
                        </wps:spPr>
                        <wps:txbx>
                          <w:txbxContent>
                            <w:p w14:paraId="062BA290" w14:textId="77777777" w:rsidR="00186950" w:rsidRDefault="00186950" w:rsidP="00186950">
                              <w:pPr>
                                <w:jc w:val="right"/>
                                <w:rPr>
                                  <w:rFonts w:asciiTheme="majorHAnsi" w:hAnsiTheme="majorHAnsi"/>
                                  <w:color w:val="FFFFFF" w:themeColor="background1"/>
                                  <w:sz w:val="14"/>
                                  <w:szCs w:val="14"/>
                                </w:rPr>
                              </w:pPr>
                              <w:r w:rsidRPr="00A669FA">
                                <w:rPr>
                                  <w:rFonts w:asciiTheme="majorHAnsi" w:hAnsiTheme="majorHAnsi"/>
                                  <w:b/>
                                  <w:bCs/>
                                  <w:color w:val="FFFFFF" w:themeColor="background1"/>
                                  <w:sz w:val="14"/>
                                  <w:szCs w:val="14"/>
                                </w:rPr>
                                <w:t>Figure</w:t>
                              </w:r>
                              <w:r w:rsidRPr="005240CA">
                                <w:rPr>
                                  <w:rFonts w:asciiTheme="majorHAnsi" w:hAnsiTheme="majorHAnsi"/>
                                  <w:color w:val="FFFFFF" w:themeColor="background1"/>
                                  <w:sz w:val="14"/>
                                  <w:szCs w:val="14"/>
                                </w:rPr>
                                <w:t xml:space="preserve"> 2.1. Constraints </w:t>
                              </w:r>
                              <w:r>
                                <w:rPr>
                                  <w:rFonts w:asciiTheme="majorHAnsi" w:hAnsiTheme="majorHAnsi"/>
                                  <w:color w:val="FFFFFF" w:themeColor="background1"/>
                                  <w:sz w:val="14"/>
                                  <w:szCs w:val="14"/>
                                </w:rPr>
                                <w:t xml:space="preserve">facing the </w:t>
                              </w:r>
                              <w:r w:rsidRPr="005240CA">
                                <w:rPr>
                                  <w:rFonts w:asciiTheme="majorHAnsi" w:hAnsiTheme="majorHAnsi"/>
                                  <w:color w:val="FFFFFF" w:themeColor="background1"/>
                                  <w:sz w:val="14"/>
                                  <w:szCs w:val="14"/>
                                </w:rPr>
                                <w:t>Business</w:t>
                              </w:r>
                              <w:r>
                                <w:rPr>
                                  <w:rFonts w:asciiTheme="majorHAnsi" w:hAnsiTheme="majorHAnsi"/>
                                  <w:color w:val="FFFFFF" w:themeColor="background1"/>
                                  <w:sz w:val="14"/>
                                  <w:szCs w:val="14"/>
                                </w:rPr>
                                <w:t xml:space="preserve"> community</w:t>
                              </w:r>
                              <w:r w:rsidRPr="005240CA">
                                <w:rPr>
                                  <w:rFonts w:asciiTheme="majorHAnsi" w:hAnsiTheme="majorHAnsi"/>
                                  <w:color w:val="FFFFFF" w:themeColor="background1"/>
                                  <w:sz w:val="14"/>
                                  <w:szCs w:val="14"/>
                                </w:rPr>
                                <w:t xml:space="preserve"> during the Quarter under Review</w:t>
                              </w:r>
                            </w:p>
                            <w:p w14:paraId="5308217D" w14:textId="77777777" w:rsidR="00186950" w:rsidRPr="005240CA" w:rsidRDefault="00186950" w:rsidP="00186950">
                              <w:pPr>
                                <w:jc w:val="right"/>
                                <w:rPr>
                                  <w:rFonts w:asciiTheme="majorHAnsi" w:hAnsiTheme="majorHAnsi"/>
                                  <w:color w:val="FFFFFF" w:themeColor="background1"/>
                                  <w:sz w:val="14"/>
                                  <w:szCs w:val="14"/>
                                </w:rPr>
                              </w:pPr>
                              <w:r w:rsidRPr="00DA63CB">
                                <w:rPr>
                                  <w:rFonts w:asciiTheme="majorHAnsi" w:hAnsiTheme="majorHAnsi"/>
                                  <w:b/>
                                  <w:bCs/>
                                  <w:color w:val="FFFFFF" w:themeColor="background1"/>
                                  <w:sz w:val="14"/>
                                  <w:szCs w:val="14"/>
                                </w:rPr>
                                <w:t>(According to a Normalized Index based on Significance of Priorities)</w:t>
                              </w:r>
                            </w:p>
                            <w:p w14:paraId="79F99492" w14:textId="77777777" w:rsidR="00186950" w:rsidRPr="005240CA" w:rsidRDefault="00186950" w:rsidP="00186950">
                              <w:pPr>
                                <w:jc w:val="right"/>
                                <w:rPr>
                                  <w:rFonts w:asciiTheme="majorHAnsi" w:hAnsiTheme="majorHAnsi"/>
                                  <w:color w:val="FFFFFF" w:themeColor="background1"/>
                                  <w:sz w:val="14"/>
                                  <w:szCs w:val="14"/>
                                </w:rPr>
                              </w:pPr>
                            </w:p>
                          </w:txbxContent>
                        </wps:txbx>
                        <wps:bodyPr rot="0" vert="horz" wrap="square" lIns="0" tIns="45720" rIns="0" bIns="45720" anchor="t" anchorCtr="0">
                          <a:noAutofit/>
                        </wps:bodyPr>
                      </wps:wsp>
                    </wpg:wgp>
                  </a:graphicData>
                </a:graphic>
                <wp14:sizeRelV relativeFrom="margin">
                  <wp14:pctHeight>0</wp14:pctHeight>
                </wp14:sizeRelV>
              </wp:anchor>
            </w:drawing>
          </mc:Choice>
          <mc:Fallback>
            <w:pict>
              <v:group w14:anchorId="234FAD15" id="Group 358" o:spid="_x0000_s1091" style="position:absolute;left:0;text-align:left;margin-left:0;margin-top:-27pt;width:522.15pt;height:266.25pt;z-index:251678872;mso-position-horizontal-relative:margin;mso-height-relative:margin" coordorigin=",-127" coordsize="66313,37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">
                <v:shape id="Picture 381" o:spid="_x0000_s1092" type="#_x0000_t75" style="position:absolute;top:-127;width:66313;height:37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">
                  <v:imagedata r:id="rId95" o:title=""/>
                </v:shape>
                <v:shapetype id="_x0000_t202" coordsize="21600,21600" o:spt="202" path="m,l,21600r21600,l21600,xe">
                  <v:stroke joinstyle="miter"/>
                  <v:path gradientshapeok="t" o:connecttype="rect"/>
                </v:shapetype>
                <v:shape id="_x0000_s1093" type="#_x0000_t202" style="position:absolute;left:296;top:572;width:8249;height:28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" filled="f" stroked="f">
                  <v:textbox inset="0,,0">
                    <w:txbxContent>
                      <w:p w14:paraId="062BA290" w14:textId="77777777" w:rsidR="00186950" w:rsidRDefault="00186950" w:rsidP="00186950">
                        <w:pPr>
                          <w:jc w:val="right"/>
                          <w:rPr>
                            <w:rFonts w:asciiTheme="majorHAnsi" w:hAnsiTheme="majorHAnsi"/>
                            <w:color w:val="FFFFFF" w:themeColor="background1"/>
                            <w:sz w:val="14"/>
                            <w:szCs w:val="14"/>
                          </w:rPr>
                        </w:pPr>
                        <w:r w:rsidRPr="00A669FA">
                          <w:rPr>
                            <w:rFonts w:asciiTheme="majorHAnsi" w:hAnsiTheme="majorHAnsi"/>
                            <w:b/>
                            <w:bCs/>
                            <w:color w:val="FFFFFF" w:themeColor="background1"/>
                            <w:sz w:val="14"/>
                            <w:szCs w:val="14"/>
                          </w:rPr>
                          <w:t>Figure</w:t>
                        </w:r>
                        <w:r w:rsidRPr="005240CA">
                          <w:rPr>
                            <w:rFonts w:asciiTheme="majorHAnsi" w:hAnsiTheme="majorHAnsi"/>
                            <w:color w:val="FFFFFF" w:themeColor="background1"/>
                            <w:sz w:val="14"/>
                            <w:szCs w:val="14"/>
                          </w:rPr>
                          <w:t xml:space="preserve"> 2.1. Constraints </w:t>
                        </w:r>
                        <w:r>
                          <w:rPr>
                            <w:rFonts w:asciiTheme="majorHAnsi" w:hAnsiTheme="majorHAnsi"/>
                            <w:color w:val="FFFFFF" w:themeColor="background1"/>
                            <w:sz w:val="14"/>
                            <w:szCs w:val="14"/>
                          </w:rPr>
                          <w:t xml:space="preserve">facing the </w:t>
                        </w:r>
                        <w:r w:rsidRPr="005240CA">
                          <w:rPr>
                            <w:rFonts w:asciiTheme="majorHAnsi" w:hAnsiTheme="majorHAnsi"/>
                            <w:color w:val="FFFFFF" w:themeColor="background1"/>
                            <w:sz w:val="14"/>
                            <w:szCs w:val="14"/>
                          </w:rPr>
                          <w:t>Business</w:t>
                        </w:r>
                        <w:r>
                          <w:rPr>
                            <w:rFonts w:asciiTheme="majorHAnsi" w:hAnsiTheme="majorHAnsi"/>
                            <w:color w:val="FFFFFF" w:themeColor="background1"/>
                            <w:sz w:val="14"/>
                            <w:szCs w:val="14"/>
                          </w:rPr>
                          <w:t xml:space="preserve"> community</w:t>
                        </w:r>
                        <w:r w:rsidRPr="005240CA">
                          <w:rPr>
                            <w:rFonts w:asciiTheme="majorHAnsi" w:hAnsiTheme="majorHAnsi"/>
                            <w:color w:val="FFFFFF" w:themeColor="background1"/>
                            <w:sz w:val="14"/>
                            <w:szCs w:val="14"/>
                          </w:rPr>
                          <w:t xml:space="preserve"> during the Quarter under Review</w:t>
                        </w:r>
                      </w:p>
                      <w:p w14:paraId="5308217D" w14:textId="77777777" w:rsidR="00186950" w:rsidRPr="005240CA" w:rsidRDefault="00186950" w:rsidP="00186950">
                        <w:pPr>
                          <w:jc w:val="right"/>
                          <w:rPr>
                            <w:rFonts w:asciiTheme="majorHAnsi" w:hAnsiTheme="majorHAnsi"/>
                            <w:color w:val="FFFFFF" w:themeColor="background1"/>
                            <w:sz w:val="14"/>
                            <w:szCs w:val="14"/>
                          </w:rPr>
                        </w:pPr>
                        <w:r w:rsidRPr="00DA63CB">
                          <w:rPr>
                            <w:rFonts w:asciiTheme="majorHAnsi" w:hAnsiTheme="majorHAnsi"/>
                            <w:b/>
                            <w:bCs/>
                            <w:color w:val="FFFFFF" w:themeColor="background1"/>
                            <w:sz w:val="14"/>
                            <w:szCs w:val="14"/>
                          </w:rPr>
                          <w:t>(According to a Normalized Index based on Significance of Priorities)</w:t>
                        </w:r>
                      </w:p>
                      <w:p w14:paraId="79F99492" w14:textId="77777777" w:rsidR="00186950" w:rsidRPr="005240CA" w:rsidRDefault="00186950" w:rsidP="00186950">
                        <w:pPr>
                          <w:jc w:val="right"/>
                          <w:rPr>
                            <w:rFonts w:asciiTheme="majorHAnsi" w:hAnsiTheme="majorHAnsi"/>
                            <w:color w:val="FFFFFF" w:themeColor="background1"/>
                            <w:sz w:val="14"/>
                            <w:szCs w:val="14"/>
                          </w:rPr>
                        </w:pPr>
                      </w:p>
                    </w:txbxContent>
                  </v:textbox>
                </v:shape>
                <w10:wrap anchorx="margin"/>
              </v:group>
            </w:pict>
          </mc:Fallback>
        </mc:AlternateContent>
      </w:r>
      <w:del w:id="1460" w:author="WTORKY" w:date="2025-10-01T22:12:00Z" w16du:dateUtc="2025-10-01T19:12:00Z">
        <w:r w:rsidR="000F1A1E" w:rsidRPr="0022087D" w:rsidDel="00AB6479">
          <w:rPr>
            <w:rFonts w:eastAsiaTheme="minorHAnsi"/>
            <w:noProof/>
            <w:szCs w:val="16"/>
          </w:rPr>
          <w:drawing>
            <wp:anchor distT="0" distB="0" distL="114300" distR="114300" simplePos="0" relativeHeight="251683992" behindDoc="1" locked="0" layoutInCell="1" allowOverlap="1" wp14:anchorId="0C054965" wp14:editId="27279551">
              <wp:simplePos x="0" y="0"/>
              <wp:positionH relativeFrom="page">
                <wp:posOffset>-1</wp:posOffset>
              </wp:positionH>
              <wp:positionV relativeFrom="paragraph">
                <wp:posOffset>-569512</wp:posOffset>
              </wp:positionV>
              <wp:extent cx="7192965" cy="14313286"/>
              <wp:effectExtent l="0" t="0" r="8255" b="0"/>
              <wp:wrapNone/>
              <wp:docPr id="674316607" name="Picture 674316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5525" cy="14318380"/>
                      </a:xfrm>
                      <a:prstGeom prst="rect">
                        <a:avLst/>
                      </a:prstGeom>
                      <a:noFill/>
                    </pic:spPr>
                  </pic:pic>
                </a:graphicData>
              </a:graphic>
              <wp14:sizeRelH relativeFrom="margin">
                <wp14:pctWidth>0</wp14:pctWidth>
              </wp14:sizeRelH>
              <wp14:sizeRelV relativeFrom="margin">
                <wp14:pctHeight>0</wp14:pctHeight>
              </wp14:sizeRelV>
            </wp:anchor>
          </w:drawing>
        </w:r>
      </w:del>
      <w:del w:id="1461" w:author="WTORKY" w:date="2025-10-01T22:08:00Z" w16du:dateUtc="2025-10-01T19:08:00Z">
        <w:r w:rsidR="00505064" w:rsidDel="00AB6479">
          <w:rPr>
            <w:noProof/>
          </w:rPr>
          <w:drawing>
            <wp:anchor distT="0" distB="0" distL="114300" distR="114300" simplePos="0" relativeHeight="251967640" behindDoc="0" locked="0" layoutInCell="1" allowOverlap="1" wp14:anchorId="0E07CB9F" wp14:editId="2D53D1C8">
              <wp:simplePos x="0" y="0"/>
              <wp:positionH relativeFrom="column">
                <wp:posOffset>925830</wp:posOffset>
              </wp:positionH>
              <wp:positionV relativeFrom="paragraph">
                <wp:posOffset>116205</wp:posOffset>
              </wp:positionV>
              <wp:extent cx="5248275" cy="3372485"/>
              <wp:effectExtent l="0" t="0" r="9525" b="0"/>
              <wp:wrapThrough wrapText="bothSides">
                <wp:wrapPolygon edited="0">
                  <wp:start x="10192" y="0"/>
                  <wp:lineTo x="3450" y="122"/>
                  <wp:lineTo x="3371" y="732"/>
                  <wp:lineTo x="6037" y="1952"/>
                  <wp:lineTo x="4234" y="2684"/>
                  <wp:lineTo x="4155" y="2928"/>
                  <wp:lineTo x="4783" y="3904"/>
                  <wp:lineTo x="4783" y="4758"/>
                  <wp:lineTo x="7840" y="5857"/>
                  <wp:lineTo x="3136" y="5979"/>
                  <wp:lineTo x="2979" y="7809"/>
                  <wp:lineTo x="4547" y="7809"/>
                  <wp:lineTo x="4234" y="9761"/>
                  <wp:lineTo x="4234" y="10249"/>
                  <wp:lineTo x="8860" y="11713"/>
                  <wp:lineTo x="862" y="11713"/>
                  <wp:lineTo x="862" y="12689"/>
                  <wp:lineTo x="10192" y="13665"/>
                  <wp:lineTo x="1019" y="14153"/>
                  <wp:lineTo x="941" y="14641"/>
                  <wp:lineTo x="2979" y="15617"/>
                  <wp:lineTo x="2979" y="16349"/>
                  <wp:lineTo x="4626" y="17570"/>
                  <wp:lineTo x="4077" y="17570"/>
                  <wp:lineTo x="4077" y="19888"/>
                  <wp:lineTo x="4234" y="20742"/>
                  <wp:lineTo x="17954" y="21474"/>
                  <wp:lineTo x="21326" y="21474"/>
                  <wp:lineTo x="21561" y="20254"/>
                  <wp:lineTo x="21090" y="19888"/>
                  <wp:lineTo x="18425" y="19522"/>
                  <wp:lineTo x="18503" y="18912"/>
                  <wp:lineTo x="17876" y="17814"/>
                  <wp:lineTo x="13956" y="15617"/>
                  <wp:lineTo x="13721" y="15617"/>
                  <wp:lineTo x="12936" y="13665"/>
                  <wp:lineTo x="14426" y="12567"/>
                  <wp:lineTo x="14191" y="11713"/>
                  <wp:lineTo x="10506" y="11713"/>
                  <wp:lineTo x="16151" y="11225"/>
                  <wp:lineTo x="16465" y="9761"/>
                  <wp:lineTo x="15053" y="9761"/>
                  <wp:lineTo x="14818" y="7809"/>
                  <wp:lineTo x="21482" y="6955"/>
                  <wp:lineTo x="21482" y="5857"/>
                  <wp:lineTo x="18268" y="5735"/>
                  <wp:lineTo x="18738" y="4026"/>
                  <wp:lineTo x="17092" y="3904"/>
                  <wp:lineTo x="18033" y="3172"/>
                  <wp:lineTo x="17719" y="2562"/>
                  <wp:lineTo x="12936" y="1952"/>
                  <wp:lineTo x="21169" y="854"/>
                  <wp:lineTo x="21090" y="122"/>
                  <wp:lineTo x="10506" y="0"/>
                  <wp:lineTo x="10192" y="0"/>
                </wp:wrapPolygon>
              </wp:wrapThrough>
              <wp:docPr id="1309889976" name="Chart 1">
                <a:extLst xmlns:a="http://schemas.openxmlformats.org/drawingml/2006/main">
                  <a:ext uri="{FF2B5EF4-FFF2-40B4-BE49-F238E27FC236}">
                    <a16:creationId xmlns:a16="http://schemas.microsoft.com/office/drawing/2014/main" id="{00000000-0008-0000-0000-00002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14:sizeRelH relativeFrom="margin">
                <wp14:pctWidth>0</wp14:pctWidth>
              </wp14:sizeRelH>
              <wp14:sizeRelV relativeFrom="margin">
                <wp14:pctHeight>0</wp14:pctHeight>
              </wp14:sizeRelV>
            </wp:anchor>
          </w:drawing>
        </w:r>
      </w:del>
    </w:p>
    <w:p w14:paraId="36E2F69D" w14:textId="256FA76F" w:rsidR="00E77D2B" w:rsidRPr="00901CF2" w:rsidDel="000F1A1E" w:rsidRDefault="00E77D2B">
      <w:pPr>
        <w:pStyle w:val="BB2023Body"/>
        <w:ind w:left="0"/>
        <w:rPr>
          <w:del w:id="1462" w:author="Mohamed Abdel-Hakam" w:date="2025-09-29T19:29:00Z"/>
          <w:rFonts w:ascii="Sinkin Sans 400 Regular" w:hAnsi="Sinkin Sans 400 Regular"/>
          <w:spacing w:val="-4"/>
        </w:rPr>
        <w:pPrChange w:id="1463" w:author="Mohamed Abdel-Hakam" w:date="2025-09-29T19:29:00Z">
          <w:pPr>
            <w:pStyle w:val="BB2023Body"/>
            <w:ind w:left="0"/>
            <w:jc w:val="left"/>
          </w:pPr>
        </w:pPrChange>
      </w:pPr>
    </w:p>
    <w:p w14:paraId="3FA78D3C" w14:textId="49F318EF" w:rsidR="00186950" w:rsidRDefault="00186950" w:rsidP="00931658">
      <w:pPr>
        <w:pStyle w:val="BB2023Body"/>
        <w:ind w:left="0"/>
        <w:rPr>
          <w:rFonts w:asciiTheme="majorHAnsi" w:hAnsiTheme="majorHAnsi"/>
          <w:i/>
          <w:iCs/>
          <w:color w:val="1FBACF" w:themeColor="accent1"/>
        </w:rPr>
      </w:pPr>
    </w:p>
    <w:p w14:paraId="32032A44" w14:textId="5EC90E73" w:rsidR="00186950" w:rsidRDefault="00186950" w:rsidP="00931658">
      <w:pPr>
        <w:pStyle w:val="BB2023Body"/>
        <w:ind w:left="0"/>
        <w:rPr>
          <w:rFonts w:asciiTheme="majorHAnsi" w:hAnsiTheme="majorHAnsi"/>
          <w:i/>
          <w:iCs/>
          <w:color w:val="1FBACF" w:themeColor="accent1"/>
        </w:rPr>
      </w:pPr>
    </w:p>
    <w:p w14:paraId="39C525C8" w14:textId="12F930D8" w:rsidR="00186950" w:rsidRDefault="00186950" w:rsidP="00931658">
      <w:pPr>
        <w:pStyle w:val="BB2023Body"/>
        <w:ind w:left="0"/>
        <w:rPr>
          <w:rFonts w:asciiTheme="majorHAnsi" w:hAnsiTheme="majorHAnsi"/>
          <w:i/>
          <w:iCs/>
          <w:color w:val="1FBACF" w:themeColor="accent1"/>
        </w:rPr>
      </w:pPr>
    </w:p>
    <w:p w14:paraId="7E56590E" w14:textId="3AB3A140" w:rsidR="00186950" w:rsidRDefault="00186950" w:rsidP="00931658">
      <w:pPr>
        <w:pStyle w:val="BB2023Body"/>
        <w:ind w:left="0"/>
        <w:rPr>
          <w:rFonts w:asciiTheme="majorHAnsi" w:hAnsiTheme="majorHAnsi"/>
          <w:i/>
          <w:iCs/>
          <w:color w:val="1FBACF" w:themeColor="accent1"/>
        </w:rPr>
      </w:pPr>
    </w:p>
    <w:p w14:paraId="7017BB1B" w14:textId="736327F5" w:rsidR="00186950" w:rsidRDefault="00186950" w:rsidP="00931658">
      <w:pPr>
        <w:pStyle w:val="BB2023Body"/>
        <w:ind w:left="0"/>
        <w:rPr>
          <w:rFonts w:asciiTheme="majorHAnsi" w:hAnsiTheme="majorHAnsi"/>
          <w:i/>
          <w:iCs/>
          <w:color w:val="1FBACF" w:themeColor="accent1"/>
        </w:rPr>
      </w:pPr>
    </w:p>
    <w:p w14:paraId="015F51CA" w14:textId="197AF530" w:rsidR="00186950" w:rsidRDefault="00186950" w:rsidP="00931658">
      <w:pPr>
        <w:pStyle w:val="BB2023Body"/>
        <w:ind w:left="0"/>
        <w:rPr>
          <w:rFonts w:asciiTheme="majorHAnsi" w:hAnsiTheme="majorHAnsi"/>
          <w:i/>
          <w:iCs/>
          <w:color w:val="1FBACF" w:themeColor="accent1"/>
        </w:rPr>
      </w:pPr>
    </w:p>
    <w:p w14:paraId="35694EA0" w14:textId="77777777" w:rsidR="00186950" w:rsidRDefault="00186950" w:rsidP="00931658">
      <w:pPr>
        <w:pStyle w:val="BB2023Body"/>
        <w:ind w:left="0"/>
        <w:rPr>
          <w:rFonts w:asciiTheme="majorHAnsi" w:hAnsiTheme="majorHAnsi"/>
          <w:i/>
          <w:iCs/>
          <w:color w:val="1FBACF" w:themeColor="accent1"/>
        </w:rPr>
      </w:pPr>
    </w:p>
    <w:p w14:paraId="77502AC6" w14:textId="77777777" w:rsidR="00186950" w:rsidRDefault="00186950" w:rsidP="00931658">
      <w:pPr>
        <w:pStyle w:val="BB2023Body"/>
        <w:ind w:left="0"/>
        <w:rPr>
          <w:rFonts w:asciiTheme="majorHAnsi" w:hAnsiTheme="majorHAnsi"/>
          <w:i/>
          <w:iCs/>
          <w:color w:val="1FBACF" w:themeColor="accent1"/>
        </w:rPr>
      </w:pPr>
    </w:p>
    <w:p w14:paraId="50BE505F" w14:textId="77777777" w:rsidR="00186950" w:rsidRDefault="00186950" w:rsidP="00931658">
      <w:pPr>
        <w:pStyle w:val="BB2023Body"/>
        <w:ind w:left="0"/>
        <w:rPr>
          <w:rFonts w:asciiTheme="majorHAnsi" w:hAnsiTheme="majorHAnsi"/>
          <w:i/>
          <w:iCs/>
          <w:color w:val="1FBACF" w:themeColor="accent1"/>
        </w:rPr>
      </w:pPr>
    </w:p>
    <w:p w14:paraId="47CAF5EC" w14:textId="77777777" w:rsidR="008F2D5C" w:rsidRDefault="008F2D5C" w:rsidP="00931658">
      <w:pPr>
        <w:pStyle w:val="BB2023Body"/>
        <w:ind w:left="0"/>
        <w:rPr>
          <w:rFonts w:asciiTheme="majorHAnsi" w:hAnsiTheme="majorHAnsi"/>
          <w:i/>
          <w:iCs/>
          <w:color w:val="1FBACF" w:themeColor="accent1"/>
        </w:rPr>
      </w:pPr>
    </w:p>
    <w:p w14:paraId="43272E92" w14:textId="77777777" w:rsidR="00186950" w:rsidRDefault="00186950" w:rsidP="00186950">
      <w:pPr>
        <w:pStyle w:val="BB2023Body"/>
        <w:spacing w:after="0" w:line="240" w:lineRule="auto"/>
        <w:ind w:left="0"/>
        <w:jc w:val="left"/>
        <w:rPr>
          <w:rFonts w:ascii="Sinkin Sans 400 Regular" w:hAnsi="Sinkin Sans 400 Regular"/>
          <w:spacing w:val="-4"/>
          <w:sz w:val="14"/>
          <w:szCs w:val="18"/>
        </w:rPr>
      </w:pPr>
    </w:p>
    <w:p w14:paraId="5E70BA83" w14:textId="5812F80D" w:rsidR="00B53FE4" w:rsidRDefault="00B53FE4" w:rsidP="00186950">
      <w:pPr>
        <w:pStyle w:val="BB2023Body"/>
        <w:spacing w:after="0" w:line="240" w:lineRule="auto"/>
        <w:ind w:left="0"/>
        <w:jc w:val="left"/>
        <w:rPr>
          <w:ins w:id="1464" w:author="WTORKY" w:date="2025-10-01T22:08:00Z" w16du:dateUtc="2025-10-01T19:08:00Z"/>
          <w:rFonts w:ascii="Sinkin Sans 400 Regular" w:hAnsi="Sinkin Sans 400 Regular"/>
          <w:spacing w:val="-4"/>
          <w:sz w:val="14"/>
          <w:szCs w:val="18"/>
        </w:rPr>
      </w:pPr>
    </w:p>
    <w:p w14:paraId="2DD748DD" w14:textId="0FD6A39F" w:rsidR="00AB6479" w:rsidRDefault="00AB6479" w:rsidP="00186950">
      <w:pPr>
        <w:pStyle w:val="BB2023Body"/>
        <w:spacing w:after="0" w:line="240" w:lineRule="auto"/>
        <w:ind w:left="0"/>
        <w:jc w:val="left"/>
        <w:rPr>
          <w:rFonts w:ascii="Sinkin Sans 400 Regular" w:hAnsi="Sinkin Sans 400 Regular"/>
          <w:spacing w:val="-4"/>
          <w:sz w:val="14"/>
          <w:szCs w:val="18"/>
        </w:rPr>
      </w:pPr>
    </w:p>
    <w:p w14:paraId="6AB1C02C" w14:textId="15B1BB72" w:rsidR="00186950" w:rsidRDefault="00186950" w:rsidP="00186950">
      <w:pPr>
        <w:pStyle w:val="BB2023Body"/>
        <w:spacing w:after="0" w:line="240" w:lineRule="auto"/>
        <w:ind w:left="0"/>
        <w:jc w:val="left"/>
        <w:rPr>
          <w:rFonts w:ascii="Sinkin Sans 400 Regular" w:hAnsi="Sinkin Sans 400 Regular"/>
          <w:spacing w:val="-4"/>
          <w:sz w:val="14"/>
          <w:szCs w:val="18"/>
        </w:rPr>
      </w:pPr>
      <w:r w:rsidRPr="006A6217">
        <w:rPr>
          <w:rFonts w:ascii="Sinkin Sans 400 Regular" w:hAnsi="Sinkin Sans 400 Regular"/>
          <w:spacing w:val="-4"/>
          <w:sz w:val="14"/>
          <w:szCs w:val="18"/>
        </w:rPr>
        <w:t>Source: Survey Results.</w:t>
      </w:r>
    </w:p>
    <w:p w14:paraId="402646E1" w14:textId="77777777" w:rsidR="00186950" w:rsidRPr="006A6217" w:rsidRDefault="00186950" w:rsidP="00186950">
      <w:pPr>
        <w:pStyle w:val="BB2023Body"/>
        <w:spacing w:after="0" w:line="240" w:lineRule="auto"/>
        <w:ind w:left="0"/>
        <w:jc w:val="left"/>
        <w:rPr>
          <w:rFonts w:ascii="Sinkin Sans 400 Regular" w:hAnsi="Sinkin Sans 400 Regular"/>
          <w:spacing w:val="-4"/>
          <w:sz w:val="14"/>
          <w:szCs w:val="18"/>
        </w:rPr>
      </w:pPr>
      <w:r w:rsidRPr="006A6217">
        <w:rPr>
          <w:rFonts w:ascii="Sinkin Sans 400 Regular" w:hAnsi="Sinkin Sans 400 Regular"/>
          <w:b/>
          <w:bCs/>
          <w:spacing w:val="-4"/>
          <w:sz w:val="14"/>
          <w:szCs w:val="18"/>
        </w:rPr>
        <w:t>Note</w:t>
      </w:r>
      <w:r w:rsidRPr="006A6217">
        <w:rPr>
          <w:rFonts w:ascii="Sinkin Sans 400 Regular" w:hAnsi="Sinkin Sans 400 Regular"/>
          <w:spacing w:val="-4"/>
          <w:sz w:val="14"/>
          <w:szCs w:val="18"/>
        </w:rPr>
        <w:t>: Some indicators were newly introduced starting from the study quarter.</w:t>
      </w:r>
    </w:p>
    <w:p w14:paraId="1779F8FD" w14:textId="77777777" w:rsidR="00186950" w:rsidRPr="006A6217" w:rsidRDefault="00186950" w:rsidP="00186950">
      <w:pPr>
        <w:pStyle w:val="BB2023Body"/>
        <w:spacing w:after="0" w:line="240" w:lineRule="auto"/>
        <w:ind w:left="0"/>
        <w:jc w:val="left"/>
        <w:rPr>
          <w:rFonts w:ascii="Sinkin Sans 400 Regular" w:hAnsi="Sinkin Sans 400 Regular"/>
          <w:spacing w:val="-4"/>
          <w:sz w:val="14"/>
          <w:szCs w:val="18"/>
        </w:rPr>
      </w:pPr>
      <w:r w:rsidRPr="006A6217">
        <w:rPr>
          <w:rFonts w:ascii="Sinkin Sans 400 Regular" w:hAnsi="Sinkin Sans 400 Regular"/>
          <w:i/>
          <w:iCs/>
          <w:spacing w:val="-4"/>
          <w:sz w:val="14"/>
          <w:szCs w:val="18"/>
        </w:rPr>
        <w:t>The numbers refer to the percentage of firms that identified specific obstacles, and firms could select more than one obstacle.</w:t>
      </w:r>
    </w:p>
    <w:p w14:paraId="7C823B19" w14:textId="77777777" w:rsidR="00751AEF" w:rsidRDefault="00751AEF" w:rsidP="00931658">
      <w:pPr>
        <w:pStyle w:val="BB2023Body"/>
        <w:ind w:left="0"/>
        <w:rPr>
          <w:rFonts w:ascii="Sinkin Sans 400 Regular" w:hAnsi="Sinkin Sans 400 Regular"/>
          <w:spacing w:val="-4"/>
        </w:rPr>
      </w:pPr>
    </w:p>
    <w:p w14:paraId="41A491E4" w14:textId="0DDCE963" w:rsidR="006A2016" w:rsidDel="000F1A1E" w:rsidRDefault="006A2016" w:rsidP="00931658">
      <w:pPr>
        <w:pStyle w:val="BB2023Body"/>
        <w:ind w:left="0"/>
        <w:rPr>
          <w:del w:id="1465" w:author="Mohamed Abdel-Hakam" w:date="2025-09-29T19:31:00Z"/>
          <w:rFonts w:ascii="Sinkin Sans 400 Regular" w:hAnsi="Sinkin Sans 400 Regular"/>
          <w:spacing w:val="-4"/>
        </w:rPr>
      </w:pPr>
      <w:del w:id="1466" w:author="Mohamed Abdel-Hakam" w:date="2025-09-29T19:31:00Z">
        <w:r w:rsidRPr="006A2016" w:rsidDel="000F1A1E">
          <w:rPr>
            <w:rFonts w:ascii="Sinkin Sans 400 Regular" w:hAnsi="Sinkin Sans 400 Regular"/>
            <w:spacing w:val="-4"/>
          </w:rPr>
          <w:delText>Comparing the challenges faced during the quarter under review with those experienced in the previous quarter, it is clear that higher energy and water costs have become a severe constraint for firms of all sectors and sizes, while the challenges related to power outages and bias against local products in government contracts have declined.</w:delText>
        </w:r>
      </w:del>
    </w:p>
    <w:p w14:paraId="2B4D0354" w14:textId="588E6C49" w:rsidR="00751AEF" w:rsidRPr="006A2016" w:rsidDel="000F1A1E" w:rsidRDefault="00751AEF" w:rsidP="00931658">
      <w:pPr>
        <w:pStyle w:val="BB2023Body"/>
        <w:ind w:left="0"/>
        <w:rPr>
          <w:del w:id="1467" w:author="Mohamed Abdel-Hakam" w:date="2025-09-29T19:31:00Z"/>
          <w:rFonts w:ascii="Sinkin Sans 400 Regular" w:hAnsi="Sinkin Sans 400 Regular"/>
          <w:spacing w:val="-4"/>
        </w:rPr>
      </w:pPr>
    </w:p>
    <w:p w14:paraId="503E010F" w14:textId="52C8D79D" w:rsidR="00625C0D" w:rsidRPr="006A6217" w:rsidRDefault="00625C0D" w:rsidP="00931658">
      <w:pPr>
        <w:pStyle w:val="BB2023Body"/>
        <w:ind w:left="0"/>
        <w:rPr>
          <w:rFonts w:asciiTheme="majorHAnsi" w:hAnsiTheme="majorHAnsi"/>
          <w:i/>
          <w:iCs/>
          <w:color w:val="1FBACF" w:themeColor="accent1"/>
        </w:rPr>
      </w:pPr>
      <w:r w:rsidRPr="0022087D">
        <w:rPr>
          <w:rFonts w:asciiTheme="majorHAnsi" w:hAnsiTheme="majorHAnsi"/>
          <w:i/>
          <w:iCs/>
          <w:color w:val="1FBACF" w:themeColor="accent1"/>
        </w:rPr>
        <w:t>2-1-1 Constraints according to the size of firms</w:t>
      </w:r>
    </w:p>
    <w:p w14:paraId="3A290710" w14:textId="77777777" w:rsidR="000F1A1E" w:rsidRPr="000F1A1E" w:rsidRDefault="000F1A1E">
      <w:pPr>
        <w:pStyle w:val="BB2023Body"/>
        <w:ind w:left="0"/>
        <w:rPr>
          <w:ins w:id="1468" w:author="Mohamed Abdel-Hakam" w:date="2025-09-29T19:31:00Z"/>
          <w:rFonts w:ascii="Sinkin Sans 400 Regular" w:hAnsi="Sinkin Sans 400 Regular"/>
          <w:spacing w:val="-4"/>
        </w:rPr>
        <w:pPrChange w:id="1469" w:author="Mohamed Abdel-Hakam" w:date="2025-09-29T19:31:00Z">
          <w:pPr>
            <w:pStyle w:val="BB2023Body"/>
          </w:pPr>
        </w:pPrChange>
      </w:pPr>
      <w:ins w:id="1470" w:author="Mohamed Abdel-Hakam" w:date="2025-09-29T19:31:00Z">
        <w:r w:rsidRPr="000F1A1E">
          <w:rPr>
            <w:rFonts w:ascii="Sinkin Sans 400 Regular" w:hAnsi="Sinkin Sans 400 Regular"/>
            <w:spacing w:val="-4"/>
          </w:rPr>
          <w:t>Besides energy and water tariffs and high inflation topping the list of constraints for all firms, there is variation in the order of constraints according to the size of the firms.  In general, small and medium enterprises face more challenges compared to large firms.</w:t>
        </w:r>
      </w:ins>
    </w:p>
    <w:p w14:paraId="5300C196" w14:textId="77777777" w:rsidR="000F1A1E" w:rsidRPr="000F1A1E" w:rsidRDefault="000F1A1E">
      <w:pPr>
        <w:pStyle w:val="BB2023Body"/>
        <w:ind w:left="0"/>
        <w:rPr>
          <w:ins w:id="1471" w:author="Mohamed Abdel-Hakam" w:date="2025-09-29T19:31:00Z"/>
          <w:rFonts w:ascii="Sinkin Sans 400 Regular" w:hAnsi="Sinkin Sans 400 Regular"/>
          <w:spacing w:val="-4"/>
        </w:rPr>
        <w:pPrChange w:id="1472" w:author="Mohamed Abdel-Hakam" w:date="2025-09-29T19:31:00Z">
          <w:pPr>
            <w:pStyle w:val="BB2023Body"/>
          </w:pPr>
        </w:pPrChange>
      </w:pPr>
      <w:ins w:id="1473" w:author="Mohamed Abdel-Hakam" w:date="2025-09-29T19:31:00Z">
        <w:r w:rsidRPr="000F1A1E">
          <w:rPr>
            <w:rFonts w:ascii="Sinkin Sans 400 Regular" w:hAnsi="Sinkin Sans 400 Regular"/>
            <w:spacing w:val="-4"/>
          </w:rPr>
          <w:t>With regards to large firms, high rates of inflation topped the list of constraints, followed by high energy and water tariffs in second place, difficulties in dealing with government agencies in third place, then uncertainty about future economic policy directions.</w:t>
        </w:r>
      </w:ins>
    </w:p>
    <w:p w14:paraId="5F0F69FD" w14:textId="77777777" w:rsidR="000F1A1E" w:rsidRPr="000F1A1E" w:rsidRDefault="000F1A1E">
      <w:pPr>
        <w:pStyle w:val="BB2023Body"/>
        <w:ind w:left="0"/>
        <w:rPr>
          <w:ins w:id="1474" w:author="Mohamed Abdel-Hakam" w:date="2025-09-29T19:31:00Z"/>
          <w:rFonts w:ascii="Sinkin Sans 400 Regular" w:hAnsi="Sinkin Sans 400 Regular"/>
          <w:spacing w:val="-4"/>
        </w:rPr>
        <w:pPrChange w:id="1475" w:author="Mohamed Abdel-Hakam" w:date="2025-09-29T19:31:00Z">
          <w:pPr>
            <w:pStyle w:val="BB2023Body"/>
          </w:pPr>
        </w:pPrChange>
      </w:pPr>
      <w:ins w:id="1476" w:author="Mohamed Abdel-Hakam" w:date="2025-09-29T19:31:00Z">
        <w:r w:rsidRPr="000F1A1E">
          <w:rPr>
            <w:rFonts w:ascii="Sinkin Sans 400 Regular" w:hAnsi="Sinkin Sans 400 Regular"/>
            <w:spacing w:val="-4"/>
          </w:rPr>
          <w:t xml:space="preserve">For small and medium enterprises, higher energy and water tariffs topped the list of constraints, followed by high inflation rates in second place, unclear future economic policy directions in third place, then difficulties in dealing with government agencies. </w:t>
        </w:r>
      </w:ins>
    </w:p>
    <w:p w14:paraId="7FA344CF" w14:textId="4EEB4819" w:rsidR="0022087D" w:rsidDel="00AB6479" w:rsidRDefault="000F1A1E" w:rsidP="000F1A1E">
      <w:pPr>
        <w:pStyle w:val="BB2023Body"/>
        <w:ind w:left="0"/>
        <w:rPr>
          <w:del w:id="1477" w:author="Mohamed Abdel-Hakam" w:date="2025-09-29T19:31:00Z"/>
          <w:rFonts w:ascii="Sinkin Sans 400 Regular" w:hAnsi="Sinkin Sans 400 Regular"/>
          <w:spacing w:val="-4"/>
        </w:rPr>
      </w:pPr>
      <w:ins w:id="1478" w:author="Mohamed Abdel-Hakam" w:date="2025-09-29T19:31:00Z">
        <w:r w:rsidRPr="000F1A1E">
          <w:rPr>
            <w:rFonts w:ascii="Sinkin Sans 400 Regular" w:hAnsi="Sinkin Sans 400 Regular"/>
            <w:spacing w:val="-4"/>
          </w:rPr>
          <w:t xml:space="preserve">Figure 2-2 shows the main constraints faced by both large and small and medium-sized enterprises during the quarter under study (April-June 2025), ranked by their severity from the perspective of the sample of firms. </w:t>
        </w:r>
      </w:ins>
      <w:del w:id="1479" w:author="Mohamed Abdel-Hakam" w:date="2025-09-29T19:31:00Z">
        <w:r w:rsidR="0022087D" w:rsidRPr="0022087D" w:rsidDel="000F1A1E">
          <w:rPr>
            <w:rFonts w:ascii="Sinkin Sans 400 Regular" w:hAnsi="Sinkin Sans 400 Regular"/>
            <w:spacing w:val="-4"/>
          </w:rPr>
          <w:delText xml:space="preserve">Although </w:delText>
        </w:r>
        <w:r w:rsidR="0022087D" w:rsidRPr="0022087D" w:rsidDel="000F1A1E">
          <w:rPr>
            <w:rFonts w:ascii="Sinkin Sans 400 Regular" w:hAnsi="Sinkin Sans 400 Regular"/>
            <w:b/>
            <w:bCs/>
            <w:spacing w:val="-4"/>
          </w:rPr>
          <w:delText>high inflation and energy and water costs</w:delText>
        </w:r>
        <w:r w:rsidR="0022087D" w:rsidRPr="0022087D" w:rsidDel="000F1A1E">
          <w:rPr>
            <w:rFonts w:ascii="Sinkin Sans 400 Regular" w:hAnsi="Sinkin Sans 400 Regular"/>
            <w:spacing w:val="-4"/>
          </w:rPr>
          <w:delText xml:space="preserve"> topped the list of constraints for all firms, </w:delText>
        </w:r>
        <w:r w:rsidR="0022087D" w:rsidRPr="0022087D" w:rsidDel="000F1A1E">
          <w:rPr>
            <w:rFonts w:ascii="Sinkin Sans 400 Regular" w:hAnsi="Sinkin Sans 400 Regular"/>
            <w:b/>
            <w:bCs/>
            <w:spacing w:val="-4"/>
          </w:rPr>
          <w:delText>small and medium-sized enterprises</w:delText>
        </w:r>
        <w:r w:rsidR="0022087D" w:rsidRPr="0022087D" w:rsidDel="000F1A1E">
          <w:rPr>
            <w:rFonts w:ascii="Sinkin Sans 400 Regular" w:hAnsi="Sinkin Sans 400 Regular"/>
            <w:spacing w:val="-4"/>
          </w:rPr>
          <w:delText xml:space="preserve"> particularly </w:delText>
        </w:r>
      </w:del>
      <w:ins w:id="1480" w:author="Andre Michel" w:date="2025-07-09T18:31:00Z">
        <w:del w:id="1481" w:author="Mohamed Abdel-Hakam" w:date="2025-09-29T19:31:00Z">
          <w:r w:rsidR="006255B2" w:rsidDel="000F1A1E">
            <w:rPr>
              <w:rFonts w:ascii="Sinkin Sans 400 Regular" w:hAnsi="Sinkin Sans 400 Regular"/>
              <w:spacing w:val="-4"/>
            </w:rPr>
            <w:delText>in particular</w:delText>
          </w:r>
          <w:r w:rsidR="006255B2" w:rsidRPr="0022087D" w:rsidDel="000F1A1E">
            <w:rPr>
              <w:rFonts w:ascii="Sinkin Sans 400 Regular" w:hAnsi="Sinkin Sans 400 Regular"/>
              <w:spacing w:val="-4"/>
            </w:rPr>
            <w:delText xml:space="preserve"> </w:delText>
          </w:r>
        </w:del>
      </w:ins>
      <w:del w:id="1482" w:author="Mohamed Abdel-Hakam" w:date="2025-09-29T19:31:00Z">
        <w:r w:rsidR="0022087D" w:rsidRPr="0022087D" w:rsidDel="000F1A1E">
          <w:rPr>
            <w:rFonts w:ascii="Sinkin Sans 400 Regular" w:hAnsi="Sinkin Sans 400 Regular"/>
            <w:spacing w:val="-4"/>
          </w:rPr>
          <w:delText>faced greater challenges in other dimensions.</w:delText>
        </w:r>
      </w:del>
    </w:p>
    <w:p w14:paraId="4E9478D9" w14:textId="77777777" w:rsidR="00AB6479" w:rsidRDefault="00AB6479">
      <w:pPr>
        <w:pStyle w:val="BB2023Body"/>
        <w:ind w:left="0"/>
        <w:rPr>
          <w:ins w:id="1483" w:author="WTORKY" w:date="2025-10-01T22:12:00Z" w16du:dateUtc="2025-10-01T19:12:00Z"/>
          <w:rFonts w:ascii="Sinkin Sans 400 Regular" w:hAnsi="Sinkin Sans 400 Regular"/>
          <w:spacing w:val="-4"/>
        </w:rPr>
      </w:pPr>
    </w:p>
    <w:p w14:paraId="1B3A3959" w14:textId="77777777" w:rsidR="00AB6479" w:rsidRDefault="00AB6479">
      <w:pPr>
        <w:pStyle w:val="BB2023Body"/>
        <w:ind w:left="0"/>
        <w:rPr>
          <w:ins w:id="1484" w:author="WTORKY" w:date="2025-10-01T22:12:00Z" w16du:dateUtc="2025-10-01T19:12:00Z"/>
          <w:rFonts w:ascii="Sinkin Sans 400 Regular" w:hAnsi="Sinkin Sans 400 Regular"/>
          <w:spacing w:val="-4"/>
        </w:rPr>
      </w:pPr>
    </w:p>
    <w:p w14:paraId="45A1DC39" w14:textId="77777777" w:rsidR="00AB6479" w:rsidRDefault="00AB6479">
      <w:pPr>
        <w:pStyle w:val="BB2023Body"/>
        <w:ind w:left="0"/>
        <w:rPr>
          <w:ins w:id="1485" w:author="WTORKY" w:date="2025-10-01T22:12:00Z" w16du:dateUtc="2025-10-01T19:12:00Z"/>
          <w:rFonts w:ascii="Sinkin Sans 400 Regular" w:hAnsi="Sinkin Sans 400 Regular"/>
          <w:spacing w:val="-4"/>
        </w:rPr>
      </w:pPr>
    </w:p>
    <w:p w14:paraId="450F408F" w14:textId="77777777" w:rsidR="00AB6479" w:rsidRDefault="00AB6479">
      <w:pPr>
        <w:pStyle w:val="BB2023Body"/>
        <w:ind w:left="0"/>
        <w:rPr>
          <w:ins w:id="1486" w:author="WTORKY" w:date="2025-10-01T22:12:00Z" w16du:dateUtc="2025-10-01T19:12:00Z"/>
          <w:rFonts w:ascii="Sinkin Sans 400 Regular" w:hAnsi="Sinkin Sans 400 Regular"/>
          <w:spacing w:val="-4"/>
        </w:rPr>
      </w:pPr>
    </w:p>
    <w:p w14:paraId="058CAA9A" w14:textId="77777777" w:rsidR="00AB6479" w:rsidRDefault="00AB6479">
      <w:pPr>
        <w:pStyle w:val="BB2023Body"/>
        <w:ind w:left="0"/>
        <w:rPr>
          <w:ins w:id="1487" w:author="WTORKY" w:date="2025-10-01T22:12:00Z" w16du:dateUtc="2025-10-01T19:12:00Z"/>
          <w:rFonts w:ascii="Sinkin Sans 400 Regular" w:hAnsi="Sinkin Sans 400 Regular"/>
          <w:spacing w:val="-4"/>
        </w:rPr>
      </w:pPr>
    </w:p>
    <w:p w14:paraId="27F4FFF4" w14:textId="77777777" w:rsidR="00AB6479" w:rsidRDefault="00AB6479">
      <w:pPr>
        <w:pStyle w:val="BB2023Body"/>
        <w:ind w:left="0"/>
        <w:rPr>
          <w:ins w:id="1488" w:author="WTORKY" w:date="2025-10-01T22:12:00Z" w16du:dateUtc="2025-10-01T19:12:00Z"/>
          <w:rFonts w:ascii="Sinkin Sans 400 Regular" w:hAnsi="Sinkin Sans 400 Regular"/>
          <w:spacing w:val="-4"/>
        </w:rPr>
      </w:pPr>
    </w:p>
    <w:p w14:paraId="3948413B" w14:textId="77777777" w:rsidR="00AB6479" w:rsidRPr="0022087D" w:rsidRDefault="00AB6479">
      <w:pPr>
        <w:pStyle w:val="BB2023Body"/>
        <w:ind w:left="0"/>
        <w:rPr>
          <w:ins w:id="1489" w:author="WTORKY" w:date="2025-10-01T22:12:00Z" w16du:dateUtc="2025-10-01T19:12:00Z"/>
          <w:rFonts w:ascii="Sinkin Sans 400 Regular" w:hAnsi="Sinkin Sans 400 Regular"/>
          <w:spacing w:val="-4"/>
        </w:rPr>
      </w:pPr>
    </w:p>
    <w:p w14:paraId="3660E166" w14:textId="64596345" w:rsidR="0022087D" w:rsidDel="000F1A1E" w:rsidRDefault="0022087D">
      <w:pPr>
        <w:pStyle w:val="BB2023Body"/>
        <w:ind w:left="0"/>
        <w:rPr>
          <w:del w:id="1490" w:author="Mohamed Abdel-Hakam" w:date="2025-09-29T19:31:00Z"/>
          <w:rFonts w:ascii="Sinkin Sans 400 Regular" w:hAnsi="Sinkin Sans 400 Regular"/>
          <w:spacing w:val="-4"/>
        </w:rPr>
      </w:pPr>
      <w:del w:id="1491" w:author="Mohamed Abdel-Hakam" w:date="2025-09-29T19:31:00Z">
        <w:r w:rsidRPr="0022087D" w:rsidDel="000F1A1E">
          <w:rPr>
            <w:rFonts w:ascii="Sinkin Sans 400 Regular" w:hAnsi="Sinkin Sans 400 Regular"/>
            <w:spacing w:val="-4"/>
          </w:rPr>
          <w:delText xml:space="preserve">High rates of </w:delText>
        </w:r>
        <w:r w:rsidRPr="0022087D" w:rsidDel="000F1A1E">
          <w:rPr>
            <w:rFonts w:ascii="Sinkin Sans 400 Regular" w:hAnsi="Sinkin Sans 400 Regular"/>
            <w:b/>
            <w:bCs/>
            <w:spacing w:val="-4"/>
          </w:rPr>
          <w:delText>inflation</w:delText>
        </w:r>
        <w:r w:rsidRPr="0022087D" w:rsidDel="000F1A1E">
          <w:rPr>
            <w:rFonts w:ascii="Sinkin Sans 400 Regular" w:hAnsi="Sinkin Sans 400 Regular"/>
            <w:spacing w:val="-4"/>
          </w:rPr>
          <w:delText xml:space="preserve"> topped the list of constraints for </w:delText>
        </w:r>
        <w:r w:rsidRPr="0022087D" w:rsidDel="000F1A1E">
          <w:rPr>
            <w:rFonts w:ascii="Sinkin Sans 400 Regular" w:hAnsi="Sinkin Sans 400 Regular"/>
            <w:b/>
            <w:bCs/>
            <w:spacing w:val="-4"/>
          </w:rPr>
          <w:delText>large firms</w:delText>
        </w:r>
        <w:r w:rsidRPr="0022087D" w:rsidDel="000F1A1E">
          <w:rPr>
            <w:rFonts w:ascii="Sinkin Sans 400 Regular" w:hAnsi="Sinkin Sans 400 Regular"/>
            <w:spacing w:val="-4"/>
          </w:rPr>
          <w:delText xml:space="preserve">, followed by </w:delText>
        </w:r>
        <w:r w:rsidRPr="0022087D" w:rsidDel="000F1A1E">
          <w:rPr>
            <w:rFonts w:ascii="Sinkin Sans 400 Regular" w:hAnsi="Sinkin Sans 400 Regular"/>
            <w:b/>
            <w:bCs/>
            <w:spacing w:val="-4"/>
          </w:rPr>
          <w:delText>high energy and water costs in</w:delText>
        </w:r>
        <w:r w:rsidRPr="0022087D" w:rsidDel="000F1A1E">
          <w:rPr>
            <w:rFonts w:ascii="Sinkin Sans 400 Regular" w:hAnsi="Sinkin Sans 400 Regular"/>
            <w:spacing w:val="-4"/>
          </w:rPr>
          <w:delText xml:space="preserve"> second place, then </w:delText>
        </w:r>
        <w:r w:rsidRPr="008739F5" w:rsidDel="000F1A1E">
          <w:rPr>
            <w:rFonts w:ascii="Sinkin Sans 400 Regular" w:hAnsi="Sinkin Sans 400 Regular"/>
            <w:b/>
            <w:bCs/>
            <w:spacing w:val="-4"/>
          </w:rPr>
          <w:delText>exchange rate challenges</w:delText>
        </w:r>
        <w:r w:rsidRPr="0022087D" w:rsidDel="000F1A1E">
          <w:rPr>
            <w:rFonts w:ascii="Sinkin Sans 400 Regular" w:hAnsi="Sinkin Sans 400 Regular"/>
            <w:spacing w:val="-4"/>
          </w:rPr>
          <w:delText xml:space="preserve"> in third place followed by </w:delText>
        </w:r>
        <w:r w:rsidRPr="008739F5" w:rsidDel="000F1A1E">
          <w:rPr>
            <w:rFonts w:ascii="Sinkin Sans 400 Regular" w:hAnsi="Sinkin Sans 400 Regular"/>
            <w:b/>
            <w:bCs/>
            <w:spacing w:val="-4"/>
          </w:rPr>
          <w:delText>tax system problems</w:delText>
        </w:r>
        <w:r w:rsidRPr="0022087D" w:rsidDel="000F1A1E">
          <w:rPr>
            <w:rFonts w:ascii="Sinkin Sans 400 Regular" w:hAnsi="Sinkin Sans 400 Regular"/>
            <w:spacing w:val="-4"/>
          </w:rPr>
          <w:delText>.</w:delText>
        </w:r>
      </w:del>
    </w:p>
    <w:p w14:paraId="6A72C91D" w14:textId="2DE9C5D3" w:rsidR="00E651F6" w:rsidRPr="008739F5" w:rsidDel="000F1A1E" w:rsidRDefault="008739F5">
      <w:pPr>
        <w:pStyle w:val="BB2023Body"/>
        <w:ind w:left="0"/>
        <w:rPr>
          <w:del w:id="1492" w:author="Mohamed Abdel-Hakam" w:date="2025-09-29T19:31:00Z"/>
          <w:rFonts w:ascii="Sinkin Sans 400 Regular" w:hAnsi="Sinkin Sans 400 Regular"/>
          <w:spacing w:val="-4"/>
        </w:rPr>
      </w:pPr>
      <w:del w:id="1493" w:author="Mohamed Abdel-Hakam" w:date="2025-09-29T19:31:00Z">
        <w:r w:rsidRPr="008739F5" w:rsidDel="000F1A1E">
          <w:rPr>
            <w:rFonts w:ascii="Sinkin Sans 400 Regular" w:hAnsi="Sinkin Sans 400 Regular"/>
            <w:b/>
            <w:bCs/>
            <w:spacing w:val="-4"/>
          </w:rPr>
          <w:delText>High energy and water costs</w:delText>
        </w:r>
        <w:r w:rsidRPr="008739F5" w:rsidDel="000F1A1E">
          <w:rPr>
            <w:rFonts w:ascii="Sinkin Sans 400 Regular" w:hAnsi="Sinkin Sans 400 Regular"/>
            <w:spacing w:val="-4"/>
          </w:rPr>
          <w:delText xml:space="preserve"> topped the list of constraints </w:delText>
        </w:r>
        <w:r w:rsidRPr="008739F5" w:rsidDel="000F1A1E">
          <w:rPr>
            <w:rFonts w:ascii="Sinkin Sans 400 Regular" w:hAnsi="Sinkin Sans 400 Regular"/>
            <w:b/>
            <w:bCs/>
            <w:spacing w:val="-4"/>
          </w:rPr>
          <w:delText>for small and medium-sized enterprises</w:delText>
        </w:r>
        <w:r w:rsidRPr="008739F5" w:rsidDel="000F1A1E">
          <w:rPr>
            <w:rFonts w:ascii="Sinkin Sans 400 Regular" w:hAnsi="Sinkin Sans 400 Regular"/>
            <w:spacing w:val="-4"/>
          </w:rPr>
          <w:delText xml:space="preserve">, followed by </w:delText>
        </w:r>
        <w:r w:rsidRPr="00147AEF" w:rsidDel="000F1A1E">
          <w:rPr>
            <w:rFonts w:ascii="Sinkin Sans 400 Regular" w:hAnsi="Sinkin Sans 400 Regular"/>
            <w:b/>
            <w:bCs/>
            <w:spacing w:val="-4"/>
          </w:rPr>
          <w:delText>high inflation rates</w:delText>
        </w:r>
        <w:r w:rsidRPr="008739F5" w:rsidDel="000F1A1E">
          <w:rPr>
            <w:rFonts w:ascii="Sinkin Sans 400 Regular" w:hAnsi="Sinkin Sans 400 Regular"/>
            <w:spacing w:val="-4"/>
          </w:rPr>
          <w:delText xml:space="preserve"> in second place, then high </w:delText>
        </w:r>
        <w:r w:rsidRPr="00147AEF" w:rsidDel="000F1A1E">
          <w:rPr>
            <w:rFonts w:ascii="Sinkin Sans 400 Regular" w:hAnsi="Sinkin Sans 400 Regular"/>
            <w:b/>
            <w:bCs/>
            <w:spacing w:val="-4"/>
          </w:rPr>
          <w:delText>fees on government services</w:delText>
        </w:r>
        <w:r w:rsidRPr="008739F5" w:rsidDel="000F1A1E">
          <w:rPr>
            <w:rFonts w:ascii="Sinkin Sans 400 Regular" w:hAnsi="Sinkin Sans 400 Regular"/>
            <w:spacing w:val="-4"/>
          </w:rPr>
          <w:delText xml:space="preserve"> in third place, followed by dealing with government agencies and tax system problems.</w:delText>
        </w:r>
      </w:del>
    </w:p>
    <w:p w14:paraId="5CF298B4" w14:textId="2D23315A" w:rsidR="00DA0549" w:rsidRPr="00147AEF" w:rsidRDefault="00147AEF" w:rsidP="000F1A1E">
      <w:pPr>
        <w:pStyle w:val="BB2023Body"/>
        <w:ind w:left="0"/>
        <w:rPr>
          <w:rFonts w:ascii="Sinkin Sans 400 Regular" w:hAnsi="Sinkin Sans 400 Regular"/>
          <w:spacing w:val="-4"/>
        </w:rPr>
      </w:pPr>
      <w:del w:id="1494" w:author="Mohamed Abdel-Hakam" w:date="2025-09-29T19:31:00Z">
        <w:r w:rsidRPr="00147AEF" w:rsidDel="000F1A1E">
          <w:rPr>
            <w:rFonts w:ascii="Sinkin Sans 400 Regular" w:hAnsi="Sinkin Sans 400 Regular"/>
            <w:spacing w:val="-4"/>
          </w:rPr>
          <w:delText>Figure 2-2 illustrates the main constrains faced by both large and small and medium-sized enterprises during the quarter under study (January-March 2025), ranked in a descending order of severity from the perspective of the sample of firms.</w:delText>
        </w:r>
        <w:r w:rsidR="00505064" w:rsidRPr="00505064" w:rsidDel="000F1A1E">
          <w:rPr>
            <w:noProof/>
          </w:rPr>
          <w:delText xml:space="preserve"> </w:delText>
        </w:r>
      </w:del>
    </w:p>
    <w:tbl>
      <w:tblPr>
        <w:tblW w:w="10368"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420" w:firstRow="1" w:lastRow="0" w:firstColumn="0" w:lastColumn="0" w:noHBand="0" w:noVBand="1"/>
      </w:tblPr>
      <w:tblGrid>
        <w:gridCol w:w="3456"/>
        <w:gridCol w:w="3456"/>
        <w:gridCol w:w="3456"/>
      </w:tblGrid>
      <w:tr w:rsidR="00E63096" w:rsidRPr="00E63096" w14:paraId="09FFF695" w14:textId="77777777" w:rsidTr="002358F9">
        <w:trPr>
          <w:trHeight w:val="822"/>
          <w:jc w:val="center"/>
        </w:trPr>
        <w:tc>
          <w:tcPr>
            <w:tcW w:w="3456" w:type="dxa"/>
            <w:tcBorders>
              <w:top w:val="nil"/>
              <w:left w:val="nil"/>
              <w:bottom w:val="nil"/>
              <w:right w:val="nil"/>
            </w:tcBorders>
            <w:shd w:val="clear" w:color="auto" w:fill="016273"/>
            <w:tcMar>
              <w:top w:w="15" w:type="dxa"/>
              <w:left w:w="15" w:type="dxa"/>
              <w:bottom w:w="0" w:type="dxa"/>
              <w:right w:w="15" w:type="dxa"/>
            </w:tcMar>
            <w:vAlign w:val="center"/>
            <w:hideMark/>
          </w:tcPr>
          <w:p w14:paraId="7EC732D8" w14:textId="5121B099" w:rsidR="00E85D65" w:rsidRPr="00E63096" w:rsidRDefault="00E85D65" w:rsidP="003B3A86">
            <w:pPr>
              <w:pStyle w:val="BB2023Body"/>
              <w:spacing w:after="0" w:line="240" w:lineRule="auto"/>
              <w:ind w:left="90"/>
              <w:jc w:val="center"/>
              <w:rPr>
                <w:rFonts w:asciiTheme="majorHAnsi" w:hAnsiTheme="majorHAnsi"/>
                <w:color w:val="FFFFFF" w:themeColor="background1"/>
                <w:sz w:val="14"/>
                <w:szCs w:val="14"/>
              </w:rPr>
            </w:pPr>
            <w:r w:rsidRPr="00E63096">
              <w:rPr>
                <w:rFonts w:asciiTheme="majorHAnsi" w:hAnsiTheme="majorHAnsi"/>
                <w:b/>
                <w:bCs/>
                <w:color w:val="FFFFFF" w:themeColor="background1"/>
                <w:sz w:val="14"/>
                <w:szCs w:val="14"/>
              </w:rPr>
              <w:lastRenderedPageBreak/>
              <w:t>Large Firms</w:t>
            </w:r>
          </w:p>
        </w:tc>
        <w:tc>
          <w:tcPr>
            <w:tcW w:w="3456" w:type="dxa"/>
            <w:tcBorders>
              <w:top w:val="nil"/>
              <w:left w:val="nil"/>
              <w:bottom w:val="nil"/>
              <w:right w:val="nil"/>
            </w:tcBorders>
            <w:shd w:val="clear" w:color="auto" w:fill="016273"/>
            <w:tcMar>
              <w:top w:w="15" w:type="dxa"/>
              <w:left w:w="15" w:type="dxa"/>
              <w:bottom w:w="0" w:type="dxa"/>
              <w:right w:w="15" w:type="dxa"/>
            </w:tcMar>
            <w:vAlign w:val="center"/>
            <w:hideMark/>
          </w:tcPr>
          <w:p w14:paraId="3AF69735" w14:textId="681D6B74" w:rsidR="00E85D65" w:rsidRPr="00E63096" w:rsidRDefault="00E85D65" w:rsidP="00E85D65">
            <w:pPr>
              <w:pStyle w:val="BB2023Body"/>
              <w:spacing w:after="0" w:line="240" w:lineRule="auto"/>
              <w:ind w:left="90"/>
              <w:jc w:val="center"/>
              <w:rPr>
                <w:rFonts w:asciiTheme="majorHAnsi" w:hAnsiTheme="majorHAnsi"/>
                <w:color w:val="FFFFFF" w:themeColor="background1"/>
                <w:spacing w:val="-6"/>
                <w:sz w:val="14"/>
                <w:szCs w:val="14"/>
              </w:rPr>
            </w:pPr>
            <w:r w:rsidRPr="00E63096">
              <w:rPr>
                <w:rFonts w:asciiTheme="majorHAnsi" w:hAnsiTheme="majorHAnsi"/>
                <w:b/>
                <w:bCs/>
                <w:color w:val="FFFFFF" w:themeColor="background1"/>
                <w:spacing w:val="-6"/>
                <w:sz w:val="14"/>
                <w:szCs w:val="14"/>
              </w:rPr>
              <w:t>Figure 2.2. Constraints Facing the Business Community during the Quarter under Review according to Firm Size</w:t>
            </w:r>
          </w:p>
        </w:tc>
        <w:tc>
          <w:tcPr>
            <w:tcW w:w="3456" w:type="dxa"/>
            <w:tcBorders>
              <w:top w:val="nil"/>
              <w:left w:val="nil"/>
              <w:bottom w:val="nil"/>
              <w:right w:val="nil"/>
            </w:tcBorders>
            <w:shd w:val="clear" w:color="auto" w:fill="016273"/>
            <w:tcMar>
              <w:top w:w="15" w:type="dxa"/>
              <w:left w:w="15" w:type="dxa"/>
              <w:bottom w:w="0" w:type="dxa"/>
              <w:right w:w="15" w:type="dxa"/>
            </w:tcMar>
            <w:vAlign w:val="center"/>
            <w:hideMark/>
          </w:tcPr>
          <w:p w14:paraId="2113A725" w14:textId="0AC33910" w:rsidR="00E85D65" w:rsidRPr="00E63096" w:rsidRDefault="00E85D65" w:rsidP="00E85D65">
            <w:pPr>
              <w:pStyle w:val="BB2023Body"/>
              <w:spacing w:after="0" w:line="240" w:lineRule="auto"/>
              <w:ind w:left="90"/>
              <w:jc w:val="center"/>
              <w:rPr>
                <w:rFonts w:asciiTheme="majorHAnsi" w:hAnsiTheme="majorHAnsi"/>
                <w:color w:val="FFFFFF" w:themeColor="background1"/>
                <w:sz w:val="14"/>
                <w:szCs w:val="14"/>
              </w:rPr>
            </w:pPr>
            <w:r w:rsidRPr="00E63096">
              <w:rPr>
                <w:rFonts w:asciiTheme="majorHAnsi" w:hAnsiTheme="majorHAnsi"/>
                <w:b/>
                <w:bCs/>
                <w:color w:val="FFFFFF" w:themeColor="background1"/>
                <w:sz w:val="14"/>
                <w:szCs w:val="14"/>
              </w:rPr>
              <w:t>SMEs</w:t>
            </w:r>
          </w:p>
        </w:tc>
      </w:tr>
      <w:tr w:rsidR="006A6217" w:rsidRPr="00E63096" w14:paraId="5C6E01EA" w14:textId="77777777" w:rsidTr="00556994">
        <w:tblPrEx>
          <w:tblCellMar>
            <w:left w:w="108" w:type="dxa"/>
            <w:right w:w="108" w:type="dxa"/>
          </w:tblCellMar>
        </w:tblPrEx>
        <w:trPr>
          <w:trHeight w:val="259"/>
          <w:jc w:val="center"/>
        </w:trPr>
        <w:tc>
          <w:tcPr>
            <w:tcW w:w="3456" w:type="dxa"/>
            <w:vMerge w:val="restart"/>
            <w:tcBorders>
              <w:top w:val="nil"/>
              <w:left w:val="nil"/>
            </w:tcBorders>
            <w:vAlign w:val="center"/>
            <w:hideMark/>
          </w:tcPr>
          <w:p w14:paraId="3BA37830" w14:textId="579707DE" w:rsidR="006A6217" w:rsidRPr="00E63096" w:rsidRDefault="000A6155" w:rsidP="006A6217">
            <w:pPr>
              <w:pStyle w:val="BB2023Body"/>
              <w:spacing w:after="0" w:line="240" w:lineRule="auto"/>
              <w:ind w:left="90"/>
              <w:jc w:val="center"/>
              <w:rPr>
                <w:rFonts w:asciiTheme="majorHAnsi" w:hAnsiTheme="majorHAnsi"/>
                <w:color w:val="FFFFFF" w:themeColor="background1"/>
                <w:sz w:val="12"/>
                <w:szCs w:val="12"/>
              </w:rPr>
            </w:pPr>
            <w:ins w:id="1495" w:author="WTORKY" w:date="2025-10-01T22:45:00Z" w16du:dateUtc="2025-10-01T19:45:00Z">
              <w:r>
                <w:rPr>
                  <w:noProof/>
                </w:rPr>
                <w:drawing>
                  <wp:anchor distT="0" distB="0" distL="114300" distR="114300" simplePos="0" relativeHeight="252112024" behindDoc="0" locked="0" layoutInCell="1" allowOverlap="1" wp14:anchorId="772EB02A" wp14:editId="5B761CEF">
                    <wp:simplePos x="0" y="0"/>
                    <wp:positionH relativeFrom="margin">
                      <wp:posOffset>-57785</wp:posOffset>
                    </wp:positionH>
                    <wp:positionV relativeFrom="paragraph">
                      <wp:posOffset>-17145</wp:posOffset>
                    </wp:positionV>
                    <wp:extent cx="2177415" cy="3320415"/>
                    <wp:effectExtent l="0" t="0" r="0" b="0"/>
                    <wp:wrapNone/>
                    <wp:docPr id="868951842" name="Chart 1">
                      <a:extLst xmlns:a="http://schemas.openxmlformats.org/drawingml/2006/main">
                        <a:ext uri="{FF2B5EF4-FFF2-40B4-BE49-F238E27FC236}">
                          <a16:creationId xmlns:a16="http://schemas.microsoft.com/office/drawing/2014/main" id="{00000000-0008-0000-0000-00002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14:sizeRelH relativeFrom="margin">
                      <wp14:pctWidth>0</wp14:pctWidth>
                    </wp14:sizeRelH>
                    <wp14:sizeRelV relativeFrom="margin">
                      <wp14:pctHeight>0</wp14:pctHeight>
                    </wp14:sizeRelV>
                  </wp:anchor>
                </w:drawing>
              </w:r>
            </w:ins>
            <w:del w:id="1496" w:author="WTORKY" w:date="2025-10-01T22:13:00Z" w16du:dateUtc="2025-10-01T19:13:00Z">
              <w:r w:rsidR="00505064" w:rsidDel="00A353C2">
                <w:rPr>
                  <w:noProof/>
                </w:rPr>
                <w:drawing>
                  <wp:anchor distT="0" distB="0" distL="114300" distR="114300" simplePos="0" relativeHeight="251968664" behindDoc="0" locked="0" layoutInCell="1" allowOverlap="1" wp14:anchorId="336D940D" wp14:editId="0223931C">
                    <wp:simplePos x="0" y="0"/>
                    <wp:positionH relativeFrom="column">
                      <wp:posOffset>-68580</wp:posOffset>
                    </wp:positionH>
                    <wp:positionV relativeFrom="paragraph">
                      <wp:posOffset>-4445</wp:posOffset>
                    </wp:positionV>
                    <wp:extent cx="2202180" cy="3312795"/>
                    <wp:effectExtent l="0" t="0" r="7620" b="1905"/>
                    <wp:wrapNone/>
                    <wp:docPr id="90973615" name="Chart 1">
                      <a:extLst xmlns:a="http://schemas.openxmlformats.org/drawingml/2006/main">
                        <a:ext uri="{FF2B5EF4-FFF2-40B4-BE49-F238E27FC236}">
                          <a16:creationId xmlns:a16="http://schemas.microsoft.com/office/drawing/2014/main" id="{00000000-0008-0000-0000-00002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14:sizeRelH relativeFrom="margin">
                      <wp14:pctWidth>0</wp14:pctWidth>
                    </wp14:sizeRelH>
                    <wp14:sizeRelV relativeFrom="margin">
                      <wp14:pctHeight>0</wp14:pctHeight>
                    </wp14:sizeRelV>
                  </wp:anchor>
                </w:drawing>
              </w:r>
            </w:del>
          </w:p>
        </w:tc>
        <w:tc>
          <w:tcPr>
            <w:tcW w:w="3456" w:type="dxa"/>
            <w:tcBorders>
              <w:top w:val="nil"/>
            </w:tcBorders>
            <w:hideMark/>
          </w:tcPr>
          <w:p w14:paraId="09469CE9" w14:textId="4FEE649D" w:rsidR="006A6217" w:rsidRPr="006A6217" w:rsidRDefault="006A6217" w:rsidP="006A6217">
            <w:pPr>
              <w:pStyle w:val="BB2023Body"/>
              <w:spacing w:after="0" w:line="240" w:lineRule="auto"/>
              <w:ind w:left="90"/>
              <w:jc w:val="center"/>
              <w:rPr>
                <w:sz w:val="14"/>
                <w:szCs w:val="18"/>
              </w:rPr>
            </w:pPr>
            <w:r w:rsidRPr="006A6217">
              <w:rPr>
                <w:sz w:val="14"/>
                <w:szCs w:val="18"/>
              </w:rPr>
              <w:t>High energy and water cost</w:t>
            </w:r>
            <w:ins w:id="1497" w:author="Andre Michel" w:date="2025-07-09T18:54:00Z">
              <w:r w:rsidR="00E43CB3">
                <w:rPr>
                  <w:sz w:val="14"/>
                  <w:szCs w:val="18"/>
                </w:rPr>
                <w:t>s</w:t>
              </w:r>
            </w:ins>
          </w:p>
        </w:tc>
        <w:tc>
          <w:tcPr>
            <w:tcW w:w="3456" w:type="dxa"/>
            <w:vMerge w:val="restart"/>
            <w:tcBorders>
              <w:top w:val="nil"/>
              <w:right w:val="nil"/>
            </w:tcBorders>
            <w:vAlign w:val="center"/>
            <w:hideMark/>
          </w:tcPr>
          <w:p w14:paraId="74FE5774" w14:textId="1A0DBAE1" w:rsidR="006A6217" w:rsidRPr="00E63096" w:rsidRDefault="00556994" w:rsidP="006A6217">
            <w:pPr>
              <w:pStyle w:val="BB2023Body"/>
              <w:spacing w:after="0" w:line="240" w:lineRule="auto"/>
              <w:ind w:left="90"/>
              <w:jc w:val="center"/>
              <w:rPr>
                <w:rFonts w:asciiTheme="majorHAnsi" w:hAnsiTheme="majorHAnsi"/>
                <w:color w:val="FFFFFF" w:themeColor="background1"/>
                <w:sz w:val="14"/>
                <w:szCs w:val="14"/>
              </w:rPr>
            </w:pPr>
            <w:ins w:id="1498" w:author="WTORKY" w:date="2025-10-01T22:46:00Z" w16du:dateUtc="2025-10-01T19:46:00Z">
              <w:r>
                <w:rPr>
                  <w:noProof/>
                </w:rPr>
                <w:drawing>
                  <wp:anchor distT="0" distB="0" distL="114300" distR="114300" simplePos="0" relativeHeight="252113048" behindDoc="0" locked="0" layoutInCell="1" allowOverlap="1" wp14:anchorId="180F5FB4" wp14:editId="0FA85B5A">
                    <wp:simplePos x="0" y="0"/>
                    <wp:positionH relativeFrom="column">
                      <wp:posOffset>-76835</wp:posOffset>
                    </wp:positionH>
                    <wp:positionV relativeFrom="paragraph">
                      <wp:posOffset>4445</wp:posOffset>
                    </wp:positionV>
                    <wp:extent cx="2204085" cy="3292475"/>
                    <wp:effectExtent l="0" t="0" r="5715" b="0"/>
                    <wp:wrapNone/>
                    <wp:docPr id="2126682715" name="Chart 1">
                      <a:extLst xmlns:a="http://schemas.openxmlformats.org/drawingml/2006/main">
                        <a:ext uri="{FF2B5EF4-FFF2-40B4-BE49-F238E27FC236}">
                          <a16:creationId xmlns:a16="http://schemas.microsoft.com/office/drawing/2014/main" id="{00000000-0008-0000-0000-00002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14:sizeRelH relativeFrom="margin">
                      <wp14:pctWidth>0</wp14:pctWidth>
                    </wp14:sizeRelH>
                    <wp14:sizeRelV relativeFrom="margin">
                      <wp14:pctHeight>0</wp14:pctHeight>
                    </wp14:sizeRelV>
                  </wp:anchor>
                </w:drawing>
              </w:r>
            </w:ins>
          </w:p>
        </w:tc>
      </w:tr>
      <w:tr w:rsidR="006A6217" w:rsidRPr="00E63096" w14:paraId="0261F40F" w14:textId="77777777" w:rsidTr="00990581">
        <w:tblPrEx>
          <w:tblCellMar>
            <w:left w:w="108" w:type="dxa"/>
            <w:right w:w="108" w:type="dxa"/>
          </w:tblCellMar>
        </w:tblPrEx>
        <w:trPr>
          <w:trHeight w:val="259"/>
          <w:jc w:val="center"/>
        </w:trPr>
        <w:tc>
          <w:tcPr>
            <w:tcW w:w="3456" w:type="dxa"/>
            <w:vMerge/>
            <w:tcBorders>
              <w:left w:val="nil"/>
            </w:tcBorders>
            <w:vAlign w:val="center"/>
            <w:hideMark/>
          </w:tcPr>
          <w:p w14:paraId="034C42C1"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hideMark/>
          </w:tcPr>
          <w:p w14:paraId="1FA9AA4D" w14:textId="2DD0C0DF" w:rsidR="006A6217" w:rsidRPr="006A6217" w:rsidRDefault="006A6217" w:rsidP="006A6217">
            <w:pPr>
              <w:pStyle w:val="BB2023Body"/>
              <w:spacing w:after="0" w:line="240" w:lineRule="auto"/>
              <w:ind w:left="90"/>
              <w:jc w:val="center"/>
              <w:rPr>
                <w:sz w:val="14"/>
                <w:szCs w:val="18"/>
              </w:rPr>
            </w:pPr>
            <w:r w:rsidRPr="006A6217">
              <w:rPr>
                <w:sz w:val="14"/>
                <w:szCs w:val="18"/>
              </w:rPr>
              <w:t>Export procedures</w:t>
            </w:r>
          </w:p>
        </w:tc>
        <w:tc>
          <w:tcPr>
            <w:tcW w:w="3456" w:type="dxa"/>
            <w:vMerge/>
            <w:tcBorders>
              <w:right w:val="nil"/>
            </w:tcBorders>
            <w:vAlign w:val="center"/>
            <w:hideMark/>
          </w:tcPr>
          <w:p w14:paraId="4AF70AB1"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5D08AB02" w14:textId="77777777" w:rsidTr="002358F9">
        <w:trPr>
          <w:trHeight w:val="259"/>
          <w:jc w:val="center"/>
        </w:trPr>
        <w:tc>
          <w:tcPr>
            <w:tcW w:w="3456" w:type="dxa"/>
            <w:vMerge/>
            <w:tcBorders>
              <w:left w:val="nil"/>
            </w:tcBorders>
            <w:vAlign w:val="center"/>
            <w:hideMark/>
          </w:tcPr>
          <w:p w14:paraId="02DC8911"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61830BB2" w14:textId="222858D7" w:rsidR="006A6217" w:rsidRPr="006A6217" w:rsidRDefault="006A6217" w:rsidP="006A6217">
            <w:pPr>
              <w:pStyle w:val="BB2023Body"/>
              <w:spacing w:after="0" w:line="240" w:lineRule="auto"/>
              <w:ind w:left="90"/>
              <w:jc w:val="center"/>
              <w:rPr>
                <w:sz w:val="14"/>
                <w:szCs w:val="18"/>
              </w:rPr>
            </w:pPr>
            <w:r w:rsidRPr="006A6217">
              <w:rPr>
                <w:sz w:val="14"/>
                <w:szCs w:val="18"/>
              </w:rPr>
              <w:t>Increased government fees</w:t>
            </w:r>
          </w:p>
        </w:tc>
        <w:tc>
          <w:tcPr>
            <w:tcW w:w="3456" w:type="dxa"/>
            <w:vMerge/>
            <w:tcBorders>
              <w:right w:val="nil"/>
            </w:tcBorders>
            <w:vAlign w:val="center"/>
            <w:hideMark/>
          </w:tcPr>
          <w:p w14:paraId="7B64972E"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42A56ACA" w14:textId="77777777" w:rsidTr="002358F9">
        <w:trPr>
          <w:trHeight w:val="259"/>
          <w:jc w:val="center"/>
        </w:trPr>
        <w:tc>
          <w:tcPr>
            <w:tcW w:w="3456" w:type="dxa"/>
            <w:vMerge/>
            <w:tcBorders>
              <w:left w:val="nil"/>
            </w:tcBorders>
            <w:vAlign w:val="center"/>
            <w:hideMark/>
          </w:tcPr>
          <w:p w14:paraId="309549C3"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6A3B961A" w14:textId="519CE65E" w:rsidR="006A6217" w:rsidRPr="006A6217" w:rsidRDefault="006A6217" w:rsidP="006A6217">
            <w:pPr>
              <w:pStyle w:val="BB2023Body"/>
              <w:spacing w:after="0" w:line="240" w:lineRule="auto"/>
              <w:ind w:left="90"/>
              <w:jc w:val="center"/>
              <w:rPr>
                <w:sz w:val="14"/>
                <w:szCs w:val="18"/>
              </w:rPr>
            </w:pPr>
            <w:r w:rsidRPr="006A6217">
              <w:rPr>
                <w:sz w:val="14"/>
                <w:szCs w:val="18"/>
              </w:rPr>
              <w:t>Government procedures</w:t>
            </w:r>
          </w:p>
        </w:tc>
        <w:tc>
          <w:tcPr>
            <w:tcW w:w="3456" w:type="dxa"/>
            <w:vMerge/>
            <w:tcBorders>
              <w:right w:val="nil"/>
            </w:tcBorders>
            <w:vAlign w:val="center"/>
            <w:hideMark/>
          </w:tcPr>
          <w:p w14:paraId="0AFA629A"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539474FE" w14:textId="77777777" w:rsidTr="002358F9">
        <w:trPr>
          <w:trHeight w:val="259"/>
          <w:jc w:val="center"/>
        </w:trPr>
        <w:tc>
          <w:tcPr>
            <w:tcW w:w="3456" w:type="dxa"/>
            <w:vMerge/>
            <w:tcBorders>
              <w:left w:val="nil"/>
            </w:tcBorders>
            <w:vAlign w:val="center"/>
            <w:hideMark/>
          </w:tcPr>
          <w:p w14:paraId="5EFE8DBD"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66907B00" w14:textId="3BFAE600" w:rsidR="006A6217" w:rsidRPr="006A6217" w:rsidRDefault="00505064" w:rsidP="006A6217">
            <w:pPr>
              <w:pStyle w:val="BB2023Body"/>
              <w:spacing w:after="0" w:line="240" w:lineRule="auto"/>
              <w:ind w:left="90"/>
              <w:jc w:val="center"/>
              <w:rPr>
                <w:sz w:val="14"/>
                <w:szCs w:val="18"/>
              </w:rPr>
            </w:pPr>
            <w:del w:id="1499" w:author="WTORKY" w:date="2025-10-01T22:13:00Z" w16du:dateUtc="2025-10-01T19:13:00Z">
              <w:r w:rsidDel="00A353C2">
                <w:rPr>
                  <w:noProof/>
                </w:rPr>
                <w:drawing>
                  <wp:anchor distT="0" distB="0" distL="114300" distR="114300" simplePos="0" relativeHeight="251969688" behindDoc="0" locked="0" layoutInCell="1" allowOverlap="1" wp14:anchorId="4D01FEDF" wp14:editId="0D4AC32A">
                    <wp:simplePos x="0" y="0"/>
                    <wp:positionH relativeFrom="column">
                      <wp:posOffset>2178429</wp:posOffset>
                    </wp:positionH>
                    <wp:positionV relativeFrom="paragraph">
                      <wp:posOffset>-713805</wp:posOffset>
                    </wp:positionV>
                    <wp:extent cx="2187575" cy="3300920"/>
                    <wp:effectExtent l="0" t="0" r="0" b="0"/>
                    <wp:wrapNone/>
                    <wp:docPr id="1949634479" name="Chart 1">
                      <a:extLst xmlns:a="http://schemas.openxmlformats.org/drawingml/2006/main">
                        <a:ext uri="{FF2B5EF4-FFF2-40B4-BE49-F238E27FC236}">
                          <a16:creationId xmlns:a16="http://schemas.microsoft.com/office/drawing/2014/main" id="{00000000-0008-0000-0000-00002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14:sizeRelH relativeFrom="margin">
                      <wp14:pctWidth>0</wp14:pctWidth>
                    </wp14:sizeRelH>
                    <wp14:sizeRelV relativeFrom="margin">
                      <wp14:pctHeight>0</wp14:pctHeight>
                    </wp14:sizeRelV>
                  </wp:anchor>
                </w:drawing>
              </w:r>
            </w:del>
            <w:r w:rsidR="006A6217" w:rsidRPr="006A6217">
              <w:rPr>
                <w:sz w:val="14"/>
                <w:szCs w:val="18"/>
              </w:rPr>
              <w:t>Taxation system</w:t>
            </w:r>
          </w:p>
        </w:tc>
        <w:tc>
          <w:tcPr>
            <w:tcW w:w="3456" w:type="dxa"/>
            <w:vMerge/>
            <w:tcBorders>
              <w:right w:val="nil"/>
            </w:tcBorders>
            <w:vAlign w:val="center"/>
            <w:hideMark/>
          </w:tcPr>
          <w:p w14:paraId="4FCBAC0E"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3A28698A" w14:textId="77777777" w:rsidTr="002358F9">
        <w:trPr>
          <w:trHeight w:val="259"/>
          <w:jc w:val="center"/>
        </w:trPr>
        <w:tc>
          <w:tcPr>
            <w:tcW w:w="3456" w:type="dxa"/>
            <w:vMerge/>
            <w:tcBorders>
              <w:left w:val="nil"/>
            </w:tcBorders>
            <w:vAlign w:val="center"/>
            <w:hideMark/>
          </w:tcPr>
          <w:p w14:paraId="0159214C"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535F1F19" w14:textId="2E46B054" w:rsidR="006A6217" w:rsidRPr="006A6217" w:rsidRDefault="006A6217" w:rsidP="006A6217">
            <w:pPr>
              <w:pStyle w:val="BB2023Body"/>
              <w:spacing w:after="0" w:line="240" w:lineRule="auto"/>
              <w:ind w:left="90"/>
              <w:jc w:val="center"/>
              <w:rPr>
                <w:sz w:val="14"/>
                <w:szCs w:val="18"/>
              </w:rPr>
            </w:pPr>
            <w:r w:rsidRPr="006A6217">
              <w:rPr>
                <w:sz w:val="14"/>
                <w:szCs w:val="18"/>
              </w:rPr>
              <w:t>High inflation</w:t>
            </w:r>
          </w:p>
        </w:tc>
        <w:tc>
          <w:tcPr>
            <w:tcW w:w="3456" w:type="dxa"/>
            <w:vMerge/>
            <w:tcBorders>
              <w:right w:val="nil"/>
            </w:tcBorders>
            <w:vAlign w:val="center"/>
            <w:hideMark/>
          </w:tcPr>
          <w:p w14:paraId="0338EEA9"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6957E8FD" w14:textId="77777777" w:rsidTr="002358F9">
        <w:trPr>
          <w:trHeight w:val="259"/>
          <w:jc w:val="center"/>
        </w:trPr>
        <w:tc>
          <w:tcPr>
            <w:tcW w:w="3456" w:type="dxa"/>
            <w:vMerge/>
            <w:tcBorders>
              <w:left w:val="nil"/>
            </w:tcBorders>
            <w:vAlign w:val="center"/>
            <w:hideMark/>
          </w:tcPr>
          <w:p w14:paraId="3B65AA0D"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46399A2D" w14:textId="5DC2E20F" w:rsidR="006A6217" w:rsidRPr="006A6217" w:rsidRDefault="006A6217" w:rsidP="006A6217">
            <w:pPr>
              <w:pStyle w:val="BB2023Body"/>
              <w:spacing w:after="0" w:line="240" w:lineRule="auto"/>
              <w:ind w:left="90"/>
              <w:jc w:val="center"/>
              <w:rPr>
                <w:sz w:val="14"/>
                <w:szCs w:val="18"/>
              </w:rPr>
            </w:pPr>
            <w:r w:rsidRPr="006A6217">
              <w:rPr>
                <w:sz w:val="14"/>
                <w:szCs w:val="18"/>
              </w:rPr>
              <w:t>Difficulty in finding qualified labor</w:t>
            </w:r>
          </w:p>
        </w:tc>
        <w:tc>
          <w:tcPr>
            <w:tcW w:w="3456" w:type="dxa"/>
            <w:vMerge/>
            <w:tcBorders>
              <w:right w:val="nil"/>
            </w:tcBorders>
            <w:vAlign w:val="center"/>
            <w:hideMark/>
          </w:tcPr>
          <w:p w14:paraId="2ADC87F1"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21AD0BFE" w14:textId="77777777" w:rsidTr="002358F9">
        <w:trPr>
          <w:trHeight w:val="259"/>
          <w:jc w:val="center"/>
        </w:trPr>
        <w:tc>
          <w:tcPr>
            <w:tcW w:w="3456" w:type="dxa"/>
            <w:vMerge/>
            <w:tcBorders>
              <w:left w:val="nil"/>
            </w:tcBorders>
            <w:vAlign w:val="center"/>
            <w:hideMark/>
          </w:tcPr>
          <w:p w14:paraId="6C9213D7"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3B100875" w14:textId="0F183778" w:rsidR="006A6217" w:rsidRPr="006A6217" w:rsidRDefault="006A6217" w:rsidP="006A6217">
            <w:pPr>
              <w:pStyle w:val="BB2023Body"/>
              <w:spacing w:after="0" w:line="240" w:lineRule="auto"/>
              <w:ind w:left="90"/>
              <w:jc w:val="center"/>
              <w:rPr>
                <w:sz w:val="14"/>
                <w:szCs w:val="18"/>
              </w:rPr>
            </w:pPr>
            <w:r w:rsidRPr="006A6217">
              <w:rPr>
                <w:sz w:val="14"/>
                <w:szCs w:val="18"/>
              </w:rPr>
              <w:t>Customs</w:t>
            </w:r>
          </w:p>
        </w:tc>
        <w:tc>
          <w:tcPr>
            <w:tcW w:w="3456" w:type="dxa"/>
            <w:vMerge/>
            <w:tcBorders>
              <w:right w:val="nil"/>
            </w:tcBorders>
            <w:vAlign w:val="center"/>
            <w:hideMark/>
          </w:tcPr>
          <w:p w14:paraId="712132F6"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358D7E25" w14:textId="77777777" w:rsidTr="002358F9">
        <w:trPr>
          <w:trHeight w:val="259"/>
          <w:jc w:val="center"/>
        </w:trPr>
        <w:tc>
          <w:tcPr>
            <w:tcW w:w="3456" w:type="dxa"/>
            <w:vMerge/>
            <w:tcBorders>
              <w:left w:val="nil"/>
            </w:tcBorders>
            <w:vAlign w:val="center"/>
            <w:hideMark/>
          </w:tcPr>
          <w:p w14:paraId="06B1D63C"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6F746FCB" w14:textId="7ABE2272" w:rsidR="006A6217" w:rsidRPr="006A6217" w:rsidRDefault="006A6217" w:rsidP="006A6217">
            <w:pPr>
              <w:pStyle w:val="BB2023Body"/>
              <w:spacing w:after="0" w:line="240" w:lineRule="auto"/>
              <w:ind w:left="90"/>
              <w:jc w:val="center"/>
              <w:rPr>
                <w:sz w:val="14"/>
                <w:szCs w:val="18"/>
              </w:rPr>
            </w:pPr>
            <w:r w:rsidRPr="006A6217">
              <w:rPr>
                <w:sz w:val="14"/>
                <w:szCs w:val="18"/>
              </w:rPr>
              <w:t>Unstable economic policies</w:t>
            </w:r>
          </w:p>
        </w:tc>
        <w:tc>
          <w:tcPr>
            <w:tcW w:w="3456" w:type="dxa"/>
            <w:vMerge/>
            <w:tcBorders>
              <w:right w:val="nil"/>
            </w:tcBorders>
            <w:vAlign w:val="center"/>
            <w:hideMark/>
          </w:tcPr>
          <w:p w14:paraId="60F1C132"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242ADE89" w14:textId="77777777" w:rsidTr="002358F9">
        <w:trPr>
          <w:trHeight w:val="259"/>
          <w:jc w:val="center"/>
        </w:trPr>
        <w:tc>
          <w:tcPr>
            <w:tcW w:w="3456" w:type="dxa"/>
            <w:vMerge/>
            <w:tcBorders>
              <w:left w:val="nil"/>
            </w:tcBorders>
            <w:vAlign w:val="center"/>
            <w:hideMark/>
          </w:tcPr>
          <w:p w14:paraId="102D2943"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2F949E52" w14:textId="553979BA" w:rsidR="006A6217" w:rsidRPr="006A6217" w:rsidRDefault="006A6217" w:rsidP="006A6217">
            <w:pPr>
              <w:pStyle w:val="BB2023Body"/>
              <w:spacing w:after="0" w:line="240" w:lineRule="auto"/>
              <w:ind w:left="90"/>
              <w:jc w:val="center"/>
              <w:rPr>
                <w:sz w:val="14"/>
                <w:szCs w:val="18"/>
              </w:rPr>
            </w:pPr>
            <w:r w:rsidRPr="006A6217">
              <w:rPr>
                <w:sz w:val="14"/>
                <w:szCs w:val="18"/>
              </w:rPr>
              <w:t>Power outage</w:t>
            </w:r>
          </w:p>
        </w:tc>
        <w:tc>
          <w:tcPr>
            <w:tcW w:w="3456" w:type="dxa"/>
            <w:vMerge/>
            <w:tcBorders>
              <w:right w:val="nil"/>
            </w:tcBorders>
            <w:vAlign w:val="center"/>
            <w:hideMark/>
          </w:tcPr>
          <w:p w14:paraId="738A855B"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62A50597" w14:textId="77777777" w:rsidTr="00D431FF">
        <w:trPr>
          <w:trHeight w:val="317"/>
          <w:jc w:val="center"/>
        </w:trPr>
        <w:tc>
          <w:tcPr>
            <w:tcW w:w="3456" w:type="dxa"/>
            <w:vMerge/>
            <w:tcBorders>
              <w:left w:val="nil"/>
            </w:tcBorders>
            <w:vAlign w:val="center"/>
            <w:hideMark/>
          </w:tcPr>
          <w:p w14:paraId="1BA7E598"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vAlign w:val="center"/>
            <w:hideMark/>
          </w:tcPr>
          <w:p w14:paraId="131FB810" w14:textId="4D38894E" w:rsidR="006A6217" w:rsidRPr="006A6217" w:rsidRDefault="006A6217" w:rsidP="00D431FF">
            <w:pPr>
              <w:pStyle w:val="BB2023Body"/>
              <w:spacing w:after="0" w:line="240" w:lineRule="auto"/>
              <w:ind w:left="90"/>
              <w:jc w:val="center"/>
              <w:rPr>
                <w:sz w:val="11"/>
                <w:szCs w:val="11"/>
              </w:rPr>
            </w:pPr>
            <w:r w:rsidRPr="006A6217">
              <w:rPr>
                <w:sz w:val="11"/>
                <w:szCs w:val="11"/>
              </w:rPr>
              <w:t>Lack of information on domestic and foreign markets</w:t>
            </w:r>
          </w:p>
        </w:tc>
        <w:tc>
          <w:tcPr>
            <w:tcW w:w="3456" w:type="dxa"/>
            <w:vMerge/>
            <w:tcBorders>
              <w:right w:val="nil"/>
            </w:tcBorders>
            <w:vAlign w:val="center"/>
            <w:hideMark/>
          </w:tcPr>
          <w:p w14:paraId="42E4E7FF"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2545461E" w14:textId="77777777" w:rsidTr="00D431FF">
        <w:trPr>
          <w:trHeight w:val="230"/>
          <w:jc w:val="center"/>
        </w:trPr>
        <w:tc>
          <w:tcPr>
            <w:tcW w:w="3456" w:type="dxa"/>
            <w:vMerge/>
            <w:tcBorders>
              <w:left w:val="nil"/>
            </w:tcBorders>
            <w:vAlign w:val="center"/>
            <w:hideMark/>
          </w:tcPr>
          <w:p w14:paraId="6FD45788"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402EE8E7" w14:textId="755EDF67" w:rsidR="006A6217" w:rsidRPr="006A6217" w:rsidRDefault="006A6217" w:rsidP="006A6217">
            <w:pPr>
              <w:pStyle w:val="BB2023Body"/>
              <w:spacing w:after="0" w:line="240" w:lineRule="auto"/>
              <w:ind w:left="90"/>
              <w:jc w:val="center"/>
              <w:rPr>
                <w:sz w:val="14"/>
                <w:szCs w:val="18"/>
              </w:rPr>
            </w:pPr>
            <w:r w:rsidRPr="006A6217">
              <w:rPr>
                <w:sz w:val="14"/>
                <w:szCs w:val="18"/>
              </w:rPr>
              <w:t>Other</w:t>
            </w:r>
          </w:p>
        </w:tc>
        <w:tc>
          <w:tcPr>
            <w:tcW w:w="3456" w:type="dxa"/>
            <w:vMerge/>
            <w:tcBorders>
              <w:right w:val="nil"/>
            </w:tcBorders>
            <w:vAlign w:val="center"/>
            <w:hideMark/>
          </w:tcPr>
          <w:p w14:paraId="62A9C05B"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38630ADC" w14:textId="77777777" w:rsidTr="00D431FF">
        <w:trPr>
          <w:trHeight w:val="20"/>
          <w:jc w:val="center"/>
        </w:trPr>
        <w:tc>
          <w:tcPr>
            <w:tcW w:w="3456" w:type="dxa"/>
            <w:vMerge/>
            <w:tcBorders>
              <w:left w:val="nil"/>
            </w:tcBorders>
            <w:vAlign w:val="center"/>
            <w:hideMark/>
          </w:tcPr>
          <w:p w14:paraId="6D9FA551"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20960C03" w14:textId="56662D85" w:rsidR="006A6217" w:rsidRPr="006A6217" w:rsidRDefault="006A6217" w:rsidP="006A6217">
            <w:pPr>
              <w:pStyle w:val="BB2023Body"/>
              <w:spacing w:after="0" w:line="240" w:lineRule="auto"/>
              <w:ind w:left="90"/>
              <w:jc w:val="center"/>
              <w:rPr>
                <w:sz w:val="11"/>
                <w:szCs w:val="11"/>
              </w:rPr>
            </w:pPr>
            <w:r w:rsidRPr="006A6217">
              <w:rPr>
                <w:sz w:val="11"/>
                <w:szCs w:val="11"/>
              </w:rPr>
              <w:t xml:space="preserve">Government contracts don’t give priority to locally manufactured products </w:t>
            </w:r>
          </w:p>
        </w:tc>
        <w:tc>
          <w:tcPr>
            <w:tcW w:w="3456" w:type="dxa"/>
            <w:vMerge/>
            <w:tcBorders>
              <w:right w:val="nil"/>
            </w:tcBorders>
            <w:vAlign w:val="center"/>
            <w:hideMark/>
          </w:tcPr>
          <w:p w14:paraId="3757A509"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04908A36" w14:textId="77777777" w:rsidTr="002358F9">
        <w:trPr>
          <w:trHeight w:val="259"/>
          <w:jc w:val="center"/>
        </w:trPr>
        <w:tc>
          <w:tcPr>
            <w:tcW w:w="3456" w:type="dxa"/>
            <w:vMerge/>
            <w:tcBorders>
              <w:left w:val="nil"/>
            </w:tcBorders>
            <w:vAlign w:val="center"/>
            <w:hideMark/>
          </w:tcPr>
          <w:p w14:paraId="4AA4636D"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1F872DB5" w14:textId="5C6A4DD4" w:rsidR="006A6217" w:rsidRPr="006A6217" w:rsidRDefault="006A6217" w:rsidP="006A6217">
            <w:pPr>
              <w:pStyle w:val="BB2023Body"/>
              <w:spacing w:after="0" w:line="240" w:lineRule="auto"/>
              <w:ind w:left="90"/>
              <w:jc w:val="center"/>
              <w:rPr>
                <w:sz w:val="14"/>
                <w:szCs w:val="18"/>
              </w:rPr>
            </w:pPr>
            <w:r w:rsidRPr="006A6217">
              <w:rPr>
                <w:sz w:val="14"/>
                <w:szCs w:val="18"/>
              </w:rPr>
              <w:t>Unfair competition from the State</w:t>
            </w:r>
          </w:p>
        </w:tc>
        <w:tc>
          <w:tcPr>
            <w:tcW w:w="3456" w:type="dxa"/>
            <w:vMerge/>
            <w:tcBorders>
              <w:right w:val="nil"/>
            </w:tcBorders>
            <w:vAlign w:val="center"/>
            <w:hideMark/>
          </w:tcPr>
          <w:p w14:paraId="1FF13BD1"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6A4D982A" w14:textId="77777777" w:rsidTr="002358F9">
        <w:trPr>
          <w:trHeight w:val="259"/>
          <w:jc w:val="center"/>
        </w:trPr>
        <w:tc>
          <w:tcPr>
            <w:tcW w:w="3456" w:type="dxa"/>
            <w:vMerge/>
            <w:tcBorders>
              <w:left w:val="nil"/>
            </w:tcBorders>
            <w:vAlign w:val="center"/>
            <w:hideMark/>
          </w:tcPr>
          <w:p w14:paraId="3812DF75"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47135AEE" w14:textId="020BE29A" w:rsidR="006A6217" w:rsidRPr="006A6217" w:rsidRDefault="006A6217" w:rsidP="006A6217">
            <w:pPr>
              <w:pStyle w:val="BB2023Body"/>
              <w:spacing w:after="0" w:line="240" w:lineRule="auto"/>
              <w:ind w:left="90"/>
              <w:jc w:val="center"/>
              <w:rPr>
                <w:sz w:val="14"/>
                <w:szCs w:val="18"/>
              </w:rPr>
            </w:pPr>
            <w:r w:rsidRPr="006A6217">
              <w:rPr>
                <w:sz w:val="14"/>
                <w:szCs w:val="18"/>
              </w:rPr>
              <w:t>Difficulty in obtaining funding</w:t>
            </w:r>
          </w:p>
        </w:tc>
        <w:tc>
          <w:tcPr>
            <w:tcW w:w="3456" w:type="dxa"/>
            <w:vMerge/>
            <w:tcBorders>
              <w:right w:val="nil"/>
            </w:tcBorders>
            <w:vAlign w:val="center"/>
            <w:hideMark/>
          </w:tcPr>
          <w:p w14:paraId="4C94249E"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51831872" w14:textId="77777777" w:rsidTr="002358F9">
        <w:trPr>
          <w:trHeight w:val="259"/>
          <w:jc w:val="center"/>
        </w:trPr>
        <w:tc>
          <w:tcPr>
            <w:tcW w:w="3456" w:type="dxa"/>
            <w:vMerge/>
            <w:tcBorders>
              <w:left w:val="nil"/>
            </w:tcBorders>
            <w:vAlign w:val="center"/>
            <w:hideMark/>
          </w:tcPr>
          <w:p w14:paraId="3DD36A23"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729B8340" w14:textId="49D2C427" w:rsidR="006A6217" w:rsidRPr="006A6217" w:rsidRDefault="006A6217" w:rsidP="006A6217">
            <w:pPr>
              <w:pStyle w:val="BB2023Body"/>
              <w:spacing w:after="0" w:line="240" w:lineRule="auto"/>
              <w:ind w:left="90"/>
              <w:jc w:val="center"/>
              <w:rPr>
                <w:sz w:val="14"/>
                <w:szCs w:val="18"/>
              </w:rPr>
            </w:pPr>
            <w:r w:rsidRPr="006A6217">
              <w:rPr>
                <w:sz w:val="14"/>
                <w:szCs w:val="18"/>
              </w:rPr>
              <w:t>Economic policy uncertainty</w:t>
            </w:r>
          </w:p>
        </w:tc>
        <w:tc>
          <w:tcPr>
            <w:tcW w:w="3456" w:type="dxa"/>
            <w:vMerge/>
            <w:tcBorders>
              <w:right w:val="nil"/>
            </w:tcBorders>
            <w:vAlign w:val="center"/>
            <w:hideMark/>
          </w:tcPr>
          <w:p w14:paraId="5307137A"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3EC9E772" w14:textId="77777777" w:rsidTr="002358F9">
        <w:trPr>
          <w:trHeight w:val="259"/>
          <w:jc w:val="center"/>
        </w:trPr>
        <w:tc>
          <w:tcPr>
            <w:tcW w:w="3456" w:type="dxa"/>
            <w:vMerge/>
            <w:tcBorders>
              <w:left w:val="nil"/>
            </w:tcBorders>
            <w:vAlign w:val="center"/>
            <w:hideMark/>
          </w:tcPr>
          <w:p w14:paraId="2D4DA12F"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162D64C3" w14:textId="74F015AD" w:rsidR="006A6217" w:rsidRPr="006A6217" w:rsidRDefault="006A6217" w:rsidP="006A6217">
            <w:pPr>
              <w:pStyle w:val="BB2023Body"/>
              <w:spacing w:after="0" w:line="240" w:lineRule="auto"/>
              <w:ind w:left="90"/>
              <w:jc w:val="center"/>
              <w:rPr>
                <w:sz w:val="14"/>
                <w:szCs w:val="18"/>
              </w:rPr>
            </w:pPr>
            <w:r w:rsidRPr="006A6217">
              <w:rPr>
                <w:sz w:val="14"/>
                <w:szCs w:val="18"/>
              </w:rPr>
              <w:t>Exchange rate</w:t>
            </w:r>
          </w:p>
        </w:tc>
        <w:tc>
          <w:tcPr>
            <w:tcW w:w="3456" w:type="dxa"/>
            <w:vMerge/>
            <w:tcBorders>
              <w:right w:val="nil"/>
            </w:tcBorders>
            <w:vAlign w:val="center"/>
            <w:hideMark/>
          </w:tcPr>
          <w:p w14:paraId="667F5AC3"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r w:rsidR="006A6217" w:rsidRPr="00E63096" w14:paraId="51763DF7" w14:textId="77777777" w:rsidTr="002358F9">
        <w:trPr>
          <w:trHeight w:val="259"/>
          <w:jc w:val="center"/>
        </w:trPr>
        <w:tc>
          <w:tcPr>
            <w:tcW w:w="3456" w:type="dxa"/>
            <w:vMerge/>
            <w:tcBorders>
              <w:left w:val="nil"/>
            </w:tcBorders>
            <w:vAlign w:val="center"/>
            <w:hideMark/>
          </w:tcPr>
          <w:p w14:paraId="62C0DCE0"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c>
          <w:tcPr>
            <w:tcW w:w="3456" w:type="dxa"/>
            <w:tcMar>
              <w:top w:w="15" w:type="dxa"/>
              <w:left w:w="15" w:type="dxa"/>
              <w:bottom w:w="0" w:type="dxa"/>
              <w:right w:w="15" w:type="dxa"/>
            </w:tcMar>
            <w:hideMark/>
          </w:tcPr>
          <w:p w14:paraId="1BE65CC3" w14:textId="4AF594BB" w:rsidR="006A6217" w:rsidRPr="006A6217" w:rsidRDefault="006A6217" w:rsidP="006A6217">
            <w:pPr>
              <w:pStyle w:val="BB2023Body"/>
              <w:spacing w:after="0" w:line="240" w:lineRule="auto"/>
              <w:ind w:left="90"/>
              <w:jc w:val="center"/>
              <w:rPr>
                <w:sz w:val="14"/>
                <w:szCs w:val="18"/>
              </w:rPr>
            </w:pPr>
            <w:r w:rsidRPr="006A6217">
              <w:rPr>
                <w:sz w:val="14"/>
                <w:szCs w:val="18"/>
              </w:rPr>
              <w:t>Transportation and logistics</w:t>
            </w:r>
          </w:p>
        </w:tc>
        <w:tc>
          <w:tcPr>
            <w:tcW w:w="3456" w:type="dxa"/>
            <w:vMerge/>
            <w:tcBorders>
              <w:right w:val="nil"/>
            </w:tcBorders>
            <w:vAlign w:val="center"/>
            <w:hideMark/>
          </w:tcPr>
          <w:p w14:paraId="6F816114" w14:textId="77777777" w:rsidR="006A6217" w:rsidRPr="00E63096" w:rsidRDefault="006A6217" w:rsidP="006A6217">
            <w:pPr>
              <w:pStyle w:val="BB2023Body"/>
              <w:spacing w:after="0" w:line="240" w:lineRule="auto"/>
              <w:ind w:left="90"/>
              <w:jc w:val="center"/>
              <w:rPr>
                <w:rFonts w:asciiTheme="majorHAnsi" w:hAnsiTheme="majorHAnsi"/>
                <w:color w:val="FFFFFF" w:themeColor="background1"/>
                <w:sz w:val="14"/>
                <w:szCs w:val="14"/>
              </w:rPr>
            </w:pPr>
          </w:p>
        </w:tc>
      </w:tr>
    </w:tbl>
    <w:p w14:paraId="6CD4C9C2" w14:textId="14303FD6" w:rsidR="0055365A" w:rsidRPr="00E63096" w:rsidRDefault="00AB6479" w:rsidP="0055365A">
      <w:pPr>
        <w:pStyle w:val="BB2023Body"/>
        <w:ind w:left="0"/>
        <w:jc w:val="left"/>
        <w:rPr>
          <w:rFonts w:ascii="Sinkin Sans 400 Regular" w:hAnsi="Sinkin Sans 400 Regular"/>
          <w:spacing w:val="-4"/>
          <w:sz w:val="14"/>
          <w:szCs w:val="18"/>
        </w:rPr>
      </w:pPr>
      <w:ins w:id="1500" w:author="WTORKY" w:date="2025-10-01T22:13:00Z" w16du:dateUtc="2025-10-01T19:13:00Z">
        <w:r w:rsidRPr="0061375E">
          <w:rPr>
            <w:rFonts w:ascii="Sinkin Sans 800 Black" w:hAnsi="Sinkin Sans 800 Black"/>
            <w:noProof/>
            <w:color w:val="1FBACF" w:themeColor="accent1"/>
          </w:rPr>
          <w:drawing>
            <wp:anchor distT="0" distB="0" distL="114300" distR="114300" simplePos="0" relativeHeight="252102808" behindDoc="1" locked="0" layoutInCell="1" allowOverlap="1" wp14:anchorId="2E71A3E0" wp14:editId="046B5513">
              <wp:simplePos x="0" y="0"/>
              <wp:positionH relativeFrom="page">
                <wp:posOffset>11207</wp:posOffset>
              </wp:positionH>
              <wp:positionV relativeFrom="paragraph">
                <wp:posOffset>-4323715</wp:posOffset>
              </wp:positionV>
              <wp:extent cx="7193280" cy="9932670"/>
              <wp:effectExtent l="0" t="0" r="7620" b="0"/>
              <wp:wrapNone/>
              <wp:docPr id="171751514" name="Picture 17175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280" cy="9932670"/>
                      </a:xfrm>
                      <a:prstGeom prst="rect">
                        <a:avLst/>
                      </a:prstGeom>
                      <a:noFill/>
                    </pic:spPr>
                  </pic:pic>
                </a:graphicData>
              </a:graphic>
              <wp14:sizeRelH relativeFrom="margin">
                <wp14:pctWidth>0</wp14:pctWidth>
              </wp14:sizeRelH>
              <wp14:sizeRelV relativeFrom="margin">
                <wp14:pctHeight>0</wp14:pctHeight>
              </wp14:sizeRelV>
            </wp:anchor>
          </w:drawing>
        </w:r>
      </w:ins>
      <w:del w:id="1501" w:author="WTORKY" w:date="2025-10-01T22:13:00Z" w16du:dateUtc="2025-10-01T19:13:00Z">
        <w:r w:rsidR="000F1A1E" w:rsidRPr="00E442FC" w:rsidDel="00AB6479">
          <w:rPr>
            <w:noProof/>
          </w:rPr>
          <w:drawing>
            <wp:anchor distT="0" distB="0" distL="114300" distR="114300" simplePos="0" relativeHeight="251657271" behindDoc="1" locked="0" layoutInCell="1" allowOverlap="1" wp14:anchorId="6A9107FB" wp14:editId="71761B20">
              <wp:simplePos x="0" y="0"/>
              <wp:positionH relativeFrom="page">
                <wp:posOffset>0</wp:posOffset>
              </wp:positionH>
              <wp:positionV relativeFrom="paragraph">
                <wp:posOffset>-2188928</wp:posOffset>
              </wp:positionV>
              <wp:extent cx="7193280" cy="17213507"/>
              <wp:effectExtent l="0" t="0" r="7620" b="8255"/>
              <wp:wrapNone/>
              <wp:docPr id="702295511" name="Picture 70229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280" cy="17213507"/>
                      </a:xfrm>
                      <a:prstGeom prst="rect">
                        <a:avLst/>
                      </a:prstGeom>
                      <a:noFill/>
                    </pic:spPr>
                  </pic:pic>
                </a:graphicData>
              </a:graphic>
              <wp14:sizeRelH relativeFrom="margin">
                <wp14:pctWidth>0</wp14:pctWidth>
              </wp14:sizeRelH>
              <wp14:sizeRelV relativeFrom="margin">
                <wp14:pctHeight>0</wp14:pctHeight>
              </wp14:sizeRelV>
            </wp:anchor>
          </w:drawing>
        </w:r>
      </w:del>
      <w:r w:rsidR="00DC241F" w:rsidRPr="00E63096">
        <w:rPr>
          <w:rFonts w:ascii="Sinkin Sans 400 Regular" w:hAnsi="Sinkin Sans 400 Regular"/>
          <w:i/>
          <w:iCs/>
          <w:spacing w:val="-4"/>
          <w:sz w:val="14"/>
          <w:szCs w:val="18"/>
        </w:rPr>
        <w:t>Source:</w:t>
      </w:r>
      <w:r w:rsidR="00DC241F" w:rsidRPr="00E63096">
        <w:rPr>
          <w:rFonts w:ascii="Sinkin Sans 400 Regular" w:hAnsi="Sinkin Sans 400 Regular"/>
          <w:spacing w:val="-4"/>
          <w:sz w:val="14"/>
          <w:szCs w:val="18"/>
        </w:rPr>
        <w:t xml:space="preserve"> Survey Results.</w:t>
      </w:r>
      <w:r w:rsidR="00D431FF" w:rsidRPr="00D431FF">
        <w:rPr>
          <w:noProof/>
        </w:rPr>
        <w:t xml:space="preserve"> </w:t>
      </w:r>
      <w:r w:rsidR="00DC241F" w:rsidRPr="00E63096">
        <w:rPr>
          <w:rFonts w:ascii="Sinkin Sans 400 Regular" w:hAnsi="Sinkin Sans 400 Regular"/>
          <w:spacing w:val="-4"/>
          <w:sz w:val="14"/>
          <w:szCs w:val="18"/>
        </w:rPr>
        <w:br/>
        <w:t>Note: Some indicators were newly introduced starting from the study quarter</w:t>
      </w:r>
      <w:r w:rsidR="0055365A" w:rsidRPr="00E63096">
        <w:rPr>
          <w:rFonts w:ascii="Sinkin Sans 400 Regular" w:hAnsi="Sinkin Sans 400 Regular"/>
          <w:spacing w:val="-4"/>
          <w:sz w:val="14"/>
          <w:szCs w:val="18"/>
        </w:rPr>
        <w:t xml:space="preserve">. </w:t>
      </w:r>
    </w:p>
    <w:p w14:paraId="6D0F7363" w14:textId="77777777" w:rsidR="00E63096" w:rsidRDefault="00E63096" w:rsidP="00EB767F">
      <w:pPr>
        <w:pStyle w:val="BB2023Body"/>
        <w:ind w:left="0"/>
        <w:rPr>
          <w:b/>
          <w:bCs/>
          <w:color w:val="000000" w:themeColor="text1"/>
        </w:rPr>
      </w:pPr>
    </w:p>
    <w:p w14:paraId="21599025" w14:textId="1D0A0ECA" w:rsidR="00186950" w:rsidDel="000F1A1E" w:rsidRDefault="00186950" w:rsidP="00EB767F">
      <w:pPr>
        <w:pStyle w:val="BB2023Body"/>
        <w:ind w:left="0"/>
        <w:rPr>
          <w:del w:id="1502" w:author="Mohamed Abdel-Hakam" w:date="2025-09-29T19:33:00Z"/>
          <w:rFonts w:asciiTheme="majorHAnsi" w:hAnsiTheme="majorHAnsi"/>
          <w:i/>
          <w:iCs/>
          <w:color w:val="1FBACF" w:themeColor="accent1"/>
        </w:rPr>
      </w:pPr>
    </w:p>
    <w:p w14:paraId="0512D517" w14:textId="6F0EA9CE" w:rsidR="00751AEF" w:rsidDel="000F1A1E" w:rsidRDefault="00751AEF" w:rsidP="00EB767F">
      <w:pPr>
        <w:pStyle w:val="BB2023Body"/>
        <w:ind w:left="0"/>
        <w:rPr>
          <w:del w:id="1503" w:author="Mohamed Abdel-Hakam" w:date="2025-09-29T19:33:00Z"/>
          <w:rFonts w:asciiTheme="majorHAnsi" w:hAnsiTheme="majorHAnsi"/>
          <w:i/>
          <w:iCs/>
          <w:color w:val="1FBACF" w:themeColor="accent1"/>
        </w:rPr>
      </w:pPr>
    </w:p>
    <w:p w14:paraId="3DB48EE6" w14:textId="403D2DF8" w:rsidR="00186950" w:rsidDel="000F1A1E" w:rsidRDefault="00186950" w:rsidP="00EB767F">
      <w:pPr>
        <w:pStyle w:val="BB2023Body"/>
        <w:ind w:left="0"/>
        <w:rPr>
          <w:del w:id="1504" w:author="Mohamed Abdel-Hakam" w:date="2025-09-29T19:33:00Z"/>
          <w:rFonts w:asciiTheme="majorHAnsi" w:hAnsiTheme="majorHAnsi"/>
          <w:i/>
          <w:iCs/>
          <w:color w:val="1FBACF" w:themeColor="accent1"/>
        </w:rPr>
      </w:pPr>
    </w:p>
    <w:p w14:paraId="1F75862B" w14:textId="42023334" w:rsidR="000F1A1E" w:rsidDel="00A353C2" w:rsidRDefault="000F1A1E" w:rsidP="00EB767F">
      <w:pPr>
        <w:pStyle w:val="BB2023Body"/>
        <w:ind w:left="0"/>
        <w:rPr>
          <w:ins w:id="1505" w:author="Mohamed Abdel-Hakam" w:date="2025-09-29T19:33:00Z"/>
          <w:del w:id="1506" w:author="WTORKY" w:date="2025-10-01T22:14:00Z" w16du:dateUtc="2025-10-01T19:14:00Z"/>
          <w:rFonts w:asciiTheme="majorHAnsi" w:hAnsiTheme="majorHAnsi"/>
          <w:i/>
          <w:iCs/>
          <w:color w:val="1FBACF" w:themeColor="accent1"/>
        </w:rPr>
      </w:pPr>
    </w:p>
    <w:p w14:paraId="19F3C3E2" w14:textId="1E392CCC" w:rsidR="000F1A1E" w:rsidDel="00A353C2" w:rsidRDefault="000F1A1E" w:rsidP="00EB767F">
      <w:pPr>
        <w:pStyle w:val="BB2023Body"/>
        <w:ind w:left="0"/>
        <w:rPr>
          <w:ins w:id="1507" w:author="Mohamed Abdel-Hakam" w:date="2025-09-29T19:33:00Z"/>
          <w:del w:id="1508" w:author="WTORKY" w:date="2025-10-01T22:14:00Z" w16du:dateUtc="2025-10-01T19:14:00Z"/>
          <w:rFonts w:asciiTheme="majorHAnsi" w:hAnsiTheme="majorHAnsi"/>
          <w:i/>
          <w:iCs/>
          <w:color w:val="1FBACF" w:themeColor="accent1"/>
        </w:rPr>
      </w:pPr>
    </w:p>
    <w:p w14:paraId="0FF46144" w14:textId="37398229" w:rsidR="000F1A1E" w:rsidDel="00A353C2" w:rsidRDefault="000F1A1E" w:rsidP="00EB767F">
      <w:pPr>
        <w:pStyle w:val="BB2023Body"/>
        <w:ind w:left="0"/>
        <w:rPr>
          <w:ins w:id="1509" w:author="Mohamed Abdel-Hakam" w:date="2025-09-29T19:33:00Z"/>
          <w:del w:id="1510" w:author="WTORKY" w:date="2025-10-01T22:14:00Z" w16du:dateUtc="2025-10-01T19:14:00Z"/>
          <w:rFonts w:asciiTheme="majorHAnsi" w:hAnsiTheme="majorHAnsi"/>
          <w:i/>
          <w:iCs/>
          <w:color w:val="1FBACF" w:themeColor="accent1"/>
        </w:rPr>
      </w:pPr>
    </w:p>
    <w:p w14:paraId="6299FD47" w14:textId="5A4E4073" w:rsidR="000F1A1E" w:rsidDel="00A353C2" w:rsidRDefault="000F1A1E" w:rsidP="00EB767F">
      <w:pPr>
        <w:pStyle w:val="BB2023Body"/>
        <w:ind w:left="0"/>
        <w:rPr>
          <w:ins w:id="1511" w:author="Mohamed Abdel-Hakam" w:date="2025-09-29T19:33:00Z"/>
          <w:del w:id="1512" w:author="WTORKY" w:date="2025-10-01T22:14:00Z" w16du:dateUtc="2025-10-01T19:14:00Z"/>
          <w:rFonts w:asciiTheme="majorHAnsi" w:hAnsiTheme="majorHAnsi"/>
          <w:i/>
          <w:iCs/>
          <w:color w:val="1FBACF" w:themeColor="accent1"/>
        </w:rPr>
      </w:pPr>
    </w:p>
    <w:p w14:paraId="7C510304" w14:textId="6E5589F2" w:rsidR="00EB767F" w:rsidRDefault="00C54183" w:rsidP="00EB767F">
      <w:pPr>
        <w:pStyle w:val="BB2023Body"/>
        <w:ind w:left="0"/>
        <w:rPr>
          <w:rFonts w:asciiTheme="majorHAnsi" w:hAnsiTheme="majorHAnsi"/>
          <w:i/>
          <w:iCs/>
          <w:color w:val="1FBACF" w:themeColor="accent1"/>
        </w:rPr>
      </w:pPr>
      <w:r w:rsidRPr="00C54183">
        <w:rPr>
          <w:rFonts w:asciiTheme="majorHAnsi" w:hAnsiTheme="majorHAnsi"/>
          <w:i/>
          <w:iCs/>
          <w:color w:val="1FBACF" w:themeColor="accent1"/>
        </w:rPr>
        <w:t>2-1-2 Constraints according to economic sectors</w:t>
      </w:r>
    </w:p>
    <w:p w14:paraId="384F5F5C" w14:textId="7615BC91" w:rsidR="00186950" w:rsidRDefault="000F1A1E" w:rsidP="00EB767F">
      <w:pPr>
        <w:pStyle w:val="BB2023Body"/>
        <w:ind w:left="0"/>
        <w:rPr>
          <w:ins w:id="1513" w:author="WTORKY" w:date="2025-10-01T22:26:00Z" w16du:dateUtc="2025-10-01T19:26:00Z"/>
          <w:color w:val="000000" w:themeColor="text1"/>
        </w:rPr>
      </w:pPr>
      <w:ins w:id="1514" w:author="Mohamed Abdel-Hakam" w:date="2025-09-29T19:34:00Z">
        <w:r w:rsidRPr="000F1A1E">
          <w:rPr>
            <w:color w:val="000000" w:themeColor="text1"/>
          </w:rPr>
          <w:t xml:space="preserve">The views of economic sectors regarding the main constraints faced varied. High energy and water tariffs were the most severe constraint that faced the manufacturing and tourism industries sectors, while high inflation led the constraints for the construction, transportation, and communications sectors, but was reported as an additional constraint for the tourism sector. The challenges associated with unclear future directions of economic policy was at the forefront of the constraints facing the financial services sector (Figure 2-3). </w:t>
        </w:r>
      </w:ins>
      <w:del w:id="1515" w:author="Mohamed Abdel-Hakam" w:date="2025-09-29T19:34:00Z">
        <w:r w:rsidR="00C54183" w:rsidRPr="00C54183" w:rsidDel="000F1A1E">
          <w:rPr>
            <w:color w:val="000000" w:themeColor="text1"/>
          </w:rPr>
          <w:delText xml:space="preserve">The views of </w:delText>
        </w:r>
        <w:r w:rsidR="00C54183" w:rsidRPr="00C54183" w:rsidDel="000F1A1E">
          <w:rPr>
            <w:b/>
            <w:bCs/>
            <w:color w:val="000000" w:themeColor="text1"/>
          </w:rPr>
          <w:delText>economic sectors regarding the main constraints diverged. Higher energy and water costs</w:delText>
        </w:r>
        <w:r w:rsidR="00C54183" w:rsidRPr="00C54183" w:rsidDel="000F1A1E">
          <w:rPr>
            <w:color w:val="000000" w:themeColor="text1"/>
          </w:rPr>
          <w:delText xml:space="preserve"> was the most severe constraint that faced </w:delText>
        </w:r>
        <w:r w:rsidR="00C54183" w:rsidRPr="00C54183" w:rsidDel="000F1A1E">
          <w:rPr>
            <w:b/>
            <w:bCs/>
            <w:color w:val="000000" w:themeColor="text1"/>
          </w:rPr>
          <w:delText>manufacturing, tourism</w:delText>
        </w:r>
      </w:del>
      <w:ins w:id="1516" w:author="Andre Michel" w:date="2025-07-09T23:26:00Z">
        <w:del w:id="1517" w:author="Mohamed Abdel-Hakam" w:date="2025-09-29T19:34:00Z">
          <w:r w:rsidR="00423316" w:rsidRPr="00C54183" w:rsidDel="000F1A1E">
            <w:rPr>
              <w:b/>
              <w:bCs/>
              <w:color w:val="000000" w:themeColor="text1"/>
            </w:rPr>
            <w:delText>tourism,</w:delText>
          </w:r>
        </w:del>
      </w:ins>
      <w:del w:id="1518" w:author="Mohamed Abdel-Hakam" w:date="2025-09-29T19:34:00Z">
        <w:r w:rsidR="00C54183" w:rsidRPr="00C54183" w:rsidDel="000F1A1E">
          <w:rPr>
            <w:b/>
            <w:bCs/>
            <w:color w:val="000000" w:themeColor="text1"/>
          </w:rPr>
          <w:delText xml:space="preserve"> and transportation industries</w:delText>
        </w:r>
        <w:r w:rsidR="00C54183" w:rsidRPr="00C54183" w:rsidDel="000F1A1E">
          <w:rPr>
            <w:color w:val="000000" w:themeColor="text1"/>
          </w:rPr>
          <w:delText xml:space="preserve">. High inflation rates topped the list of constraints for </w:delText>
        </w:r>
        <w:r w:rsidR="00C54183" w:rsidRPr="00C54183" w:rsidDel="000F1A1E">
          <w:rPr>
            <w:b/>
            <w:bCs/>
            <w:color w:val="000000" w:themeColor="text1"/>
          </w:rPr>
          <w:delText>the construction sector</w:delText>
        </w:r>
        <w:r w:rsidR="00C54183" w:rsidRPr="00C54183" w:rsidDel="000F1A1E">
          <w:rPr>
            <w:color w:val="000000" w:themeColor="text1"/>
          </w:rPr>
          <w:delText xml:space="preserve">, and was an additional handicap for </w:delText>
        </w:r>
        <w:r w:rsidR="00C54183" w:rsidRPr="00C54183" w:rsidDel="000F1A1E">
          <w:rPr>
            <w:b/>
            <w:bCs/>
            <w:color w:val="000000" w:themeColor="text1"/>
          </w:rPr>
          <w:delText>the tourism sector</w:delText>
        </w:r>
        <w:r w:rsidR="00C54183" w:rsidRPr="00C54183" w:rsidDel="000F1A1E">
          <w:rPr>
            <w:color w:val="000000" w:themeColor="text1"/>
          </w:rPr>
          <w:delText xml:space="preserve">. </w:delText>
        </w:r>
        <w:r w:rsidR="00C54183" w:rsidRPr="00C54183" w:rsidDel="000F1A1E">
          <w:rPr>
            <w:b/>
            <w:bCs/>
            <w:color w:val="000000" w:themeColor="text1"/>
          </w:rPr>
          <w:delText>Tax system problems</w:delText>
        </w:r>
        <w:r w:rsidR="00C54183" w:rsidRPr="00C54183" w:rsidDel="000F1A1E">
          <w:rPr>
            <w:color w:val="000000" w:themeColor="text1"/>
          </w:rPr>
          <w:delText xml:space="preserve"> topped the list of constraints facing </w:delText>
        </w:r>
        <w:r w:rsidR="00C54183" w:rsidRPr="00C54183" w:rsidDel="000F1A1E">
          <w:rPr>
            <w:b/>
            <w:bCs/>
            <w:color w:val="000000" w:themeColor="text1"/>
          </w:rPr>
          <w:delText>telecommunications</w:delText>
        </w:r>
        <w:r w:rsidR="00C54183" w:rsidRPr="00C54183" w:rsidDel="000F1A1E">
          <w:rPr>
            <w:color w:val="000000" w:themeColor="text1"/>
          </w:rPr>
          <w:delText xml:space="preserve"> and </w:delText>
        </w:r>
        <w:r w:rsidR="00C54183" w:rsidRPr="00C54183" w:rsidDel="000F1A1E">
          <w:rPr>
            <w:b/>
            <w:bCs/>
            <w:color w:val="000000" w:themeColor="text1"/>
          </w:rPr>
          <w:delText>tourism</w:delText>
        </w:r>
        <w:r w:rsidR="00C54183" w:rsidRPr="00C54183" w:rsidDel="000F1A1E">
          <w:rPr>
            <w:color w:val="000000" w:themeColor="text1"/>
          </w:rPr>
          <w:delText xml:space="preserve">, while the challenges associated with </w:delText>
        </w:r>
        <w:r w:rsidR="00C54183" w:rsidRPr="00C54183" w:rsidDel="000F1A1E">
          <w:rPr>
            <w:b/>
            <w:bCs/>
            <w:color w:val="000000" w:themeColor="text1"/>
          </w:rPr>
          <w:delText>the uncertainty of future directions of economic policy</w:delText>
        </w:r>
        <w:r w:rsidR="00C54183" w:rsidRPr="00C54183" w:rsidDel="000F1A1E">
          <w:rPr>
            <w:color w:val="000000" w:themeColor="text1"/>
          </w:rPr>
          <w:delText xml:space="preserve"> were the most severe constraints facing the </w:delText>
        </w:r>
        <w:r w:rsidR="00C54183" w:rsidRPr="00C54183" w:rsidDel="000F1A1E">
          <w:rPr>
            <w:b/>
            <w:bCs/>
            <w:color w:val="000000" w:themeColor="text1"/>
          </w:rPr>
          <w:delText>financial services</w:delText>
        </w:r>
        <w:r w:rsidR="00C54183" w:rsidRPr="00C54183" w:rsidDel="000F1A1E">
          <w:rPr>
            <w:color w:val="000000" w:themeColor="text1"/>
          </w:rPr>
          <w:delText xml:space="preserve"> sector (Figure 2-3).</w:delText>
        </w:r>
      </w:del>
    </w:p>
    <w:p w14:paraId="591CE24A" w14:textId="77777777" w:rsidR="00990581" w:rsidRDefault="00990581" w:rsidP="00EB767F">
      <w:pPr>
        <w:pStyle w:val="BB2023Body"/>
        <w:ind w:left="0"/>
        <w:rPr>
          <w:ins w:id="1519" w:author="WTORKY" w:date="2025-10-01T22:26:00Z" w16du:dateUtc="2025-10-01T19:26:00Z"/>
          <w:color w:val="000000" w:themeColor="text1"/>
        </w:rPr>
      </w:pPr>
    </w:p>
    <w:p w14:paraId="5B21D7BE" w14:textId="77777777" w:rsidR="00990581" w:rsidRDefault="00990581" w:rsidP="00EB767F">
      <w:pPr>
        <w:pStyle w:val="BB2023Body"/>
        <w:ind w:left="0"/>
        <w:rPr>
          <w:ins w:id="1520" w:author="WTORKY" w:date="2025-10-01T22:26:00Z" w16du:dateUtc="2025-10-01T19:26:00Z"/>
          <w:color w:val="000000" w:themeColor="text1"/>
        </w:rPr>
      </w:pPr>
    </w:p>
    <w:p w14:paraId="34758359" w14:textId="77777777" w:rsidR="00990581" w:rsidRDefault="00990581" w:rsidP="00EB767F">
      <w:pPr>
        <w:pStyle w:val="BB2023Body"/>
        <w:ind w:left="0"/>
        <w:rPr>
          <w:ins w:id="1521" w:author="WTORKY" w:date="2025-10-01T22:26:00Z" w16du:dateUtc="2025-10-01T19:26:00Z"/>
          <w:color w:val="000000" w:themeColor="text1"/>
        </w:rPr>
      </w:pPr>
    </w:p>
    <w:p w14:paraId="66648245" w14:textId="77777777" w:rsidR="00990581" w:rsidRDefault="00990581" w:rsidP="00EB767F">
      <w:pPr>
        <w:pStyle w:val="BB2023Body"/>
        <w:ind w:left="0"/>
        <w:rPr>
          <w:ins w:id="1522" w:author="WTORKY" w:date="2025-10-01T22:26:00Z" w16du:dateUtc="2025-10-01T19:26:00Z"/>
          <w:color w:val="000000" w:themeColor="text1"/>
        </w:rPr>
      </w:pPr>
    </w:p>
    <w:p w14:paraId="4AFA4A60" w14:textId="77777777" w:rsidR="00990581" w:rsidRDefault="00990581" w:rsidP="00EB767F">
      <w:pPr>
        <w:pStyle w:val="BB2023Body"/>
        <w:ind w:left="0"/>
        <w:rPr>
          <w:ins w:id="1523" w:author="WTORKY" w:date="2025-10-01T22:26:00Z" w16du:dateUtc="2025-10-01T19:26:00Z"/>
          <w:color w:val="000000" w:themeColor="text1"/>
        </w:rPr>
      </w:pPr>
    </w:p>
    <w:p w14:paraId="5AF04669" w14:textId="77777777" w:rsidR="00990581" w:rsidRDefault="00990581" w:rsidP="00EB767F">
      <w:pPr>
        <w:pStyle w:val="BB2023Body"/>
        <w:ind w:left="0"/>
        <w:rPr>
          <w:ins w:id="1524" w:author="WTORKY" w:date="2025-10-01T22:26:00Z" w16du:dateUtc="2025-10-01T19:26:00Z"/>
          <w:color w:val="000000" w:themeColor="text1"/>
        </w:rPr>
      </w:pPr>
    </w:p>
    <w:p w14:paraId="41D08752" w14:textId="77777777" w:rsidR="00990581" w:rsidRDefault="00990581" w:rsidP="00EB767F">
      <w:pPr>
        <w:pStyle w:val="BB2023Body"/>
        <w:ind w:left="0"/>
        <w:rPr>
          <w:ins w:id="1525" w:author="WTORKY" w:date="2025-10-01T22:26:00Z" w16du:dateUtc="2025-10-01T19:26:00Z"/>
          <w:color w:val="000000" w:themeColor="text1"/>
        </w:rPr>
      </w:pPr>
    </w:p>
    <w:p w14:paraId="5E3ACDFB" w14:textId="77777777" w:rsidR="00990581" w:rsidRDefault="00990581" w:rsidP="00EB767F">
      <w:pPr>
        <w:pStyle w:val="BB2023Body"/>
        <w:ind w:left="0"/>
        <w:rPr>
          <w:ins w:id="1526" w:author="WTORKY" w:date="2025-10-01T22:26:00Z" w16du:dateUtc="2025-10-01T19:26:00Z"/>
          <w:color w:val="000000" w:themeColor="text1"/>
        </w:rPr>
      </w:pPr>
    </w:p>
    <w:p w14:paraId="188475B9" w14:textId="77777777" w:rsidR="00990581" w:rsidRDefault="00990581" w:rsidP="00EB767F">
      <w:pPr>
        <w:pStyle w:val="BB2023Body"/>
        <w:ind w:left="0"/>
        <w:rPr>
          <w:ins w:id="1527" w:author="WTORKY" w:date="2025-10-01T22:26:00Z" w16du:dateUtc="2025-10-01T19:26:00Z"/>
          <w:color w:val="000000" w:themeColor="text1"/>
        </w:rPr>
      </w:pPr>
    </w:p>
    <w:p w14:paraId="3E7B2B7D" w14:textId="77777777" w:rsidR="00990581" w:rsidRDefault="00990581" w:rsidP="00EB767F">
      <w:pPr>
        <w:pStyle w:val="BB2023Body"/>
        <w:ind w:left="0"/>
        <w:rPr>
          <w:ins w:id="1528" w:author="WTORKY" w:date="2025-10-01T22:26:00Z" w16du:dateUtc="2025-10-01T19:26:00Z"/>
          <w:color w:val="000000" w:themeColor="text1"/>
        </w:rPr>
      </w:pPr>
    </w:p>
    <w:p w14:paraId="30E435A9" w14:textId="77777777" w:rsidR="00990581" w:rsidRDefault="00990581" w:rsidP="00EB767F">
      <w:pPr>
        <w:pStyle w:val="BB2023Body"/>
        <w:ind w:left="0"/>
        <w:rPr>
          <w:ins w:id="1529" w:author="WTORKY" w:date="2025-10-01T22:26:00Z" w16du:dateUtc="2025-10-01T19:26:00Z"/>
          <w:color w:val="000000" w:themeColor="text1"/>
        </w:rPr>
      </w:pPr>
    </w:p>
    <w:tbl>
      <w:tblPr>
        <w:tblStyle w:val="TableGrid"/>
        <w:tblpPr w:leftFromText="187" w:rightFromText="187" w:vertAnchor="page" w:horzAnchor="page" w:tblpX="2378" w:tblpY="1370"/>
        <w:tblW w:w="89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Change w:id="1530" w:author="WTORKY" w:date="2025-10-01T22:28:00Z" w16du:dateUtc="2025-10-01T19:28:00Z">
          <w:tblPr>
            <w:tblStyle w:val="TableGrid"/>
            <w:tblpPr w:leftFromText="187" w:rightFromText="187" w:vertAnchor="page" w:horzAnchor="margin" w:tblpXSpec="right" w:tblpY="1370"/>
            <w:tblW w:w="89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PrChange>
      </w:tblPr>
      <w:tblGrid>
        <w:gridCol w:w="3690"/>
        <w:gridCol w:w="918"/>
        <w:gridCol w:w="864"/>
        <w:gridCol w:w="864"/>
        <w:gridCol w:w="864"/>
        <w:gridCol w:w="864"/>
        <w:gridCol w:w="863"/>
        <w:tblGridChange w:id="1531">
          <w:tblGrid>
            <w:gridCol w:w="3690"/>
            <w:gridCol w:w="918"/>
            <w:gridCol w:w="864"/>
            <w:gridCol w:w="864"/>
            <w:gridCol w:w="864"/>
            <w:gridCol w:w="864"/>
            <w:gridCol w:w="863"/>
          </w:tblGrid>
        </w:tblGridChange>
      </w:tblGrid>
      <w:tr w:rsidR="00990581" w:rsidRPr="005240CA" w14:paraId="339963F7" w14:textId="77777777" w:rsidTr="00990581">
        <w:trPr>
          <w:trHeight w:val="432"/>
          <w:ins w:id="1532" w:author="WTORKY" w:date="2025-10-01T22:27:00Z" w16du:dateUtc="2025-10-01T19:27:00Z"/>
          <w:trPrChange w:id="1533" w:author="WTORKY" w:date="2025-10-01T22:28:00Z" w16du:dateUtc="2025-10-01T19:28:00Z">
            <w:trPr>
              <w:trHeight w:val="432"/>
            </w:trPr>
          </w:trPrChange>
        </w:trPr>
        <w:tc>
          <w:tcPr>
            <w:tcW w:w="3690" w:type="dxa"/>
            <w:tcBorders>
              <w:bottom w:val="single" w:sz="4" w:space="0" w:color="auto"/>
            </w:tcBorders>
            <w:hideMark/>
            <w:tcPrChange w:id="1534" w:author="WTORKY" w:date="2025-10-01T22:28:00Z" w16du:dateUtc="2025-10-01T19:28:00Z">
              <w:tcPr>
                <w:tcW w:w="3690" w:type="dxa"/>
                <w:tcBorders>
                  <w:bottom w:val="single" w:sz="4" w:space="0" w:color="auto"/>
                </w:tcBorders>
                <w:hideMark/>
              </w:tcPr>
            </w:tcPrChange>
          </w:tcPr>
          <w:p w14:paraId="14D1253B" w14:textId="44A2A860" w:rsidR="00990581" w:rsidRPr="005240CA" w:rsidRDefault="00990581" w:rsidP="00990581">
            <w:pPr>
              <w:rPr>
                <w:ins w:id="1535" w:author="WTORKY" w:date="2025-10-01T22:27:00Z" w16du:dateUtc="2025-10-01T19:27:00Z"/>
                <w:rFonts w:asciiTheme="majorHAnsi" w:hAnsiTheme="majorHAnsi"/>
                <w:sz w:val="12"/>
                <w:szCs w:val="12"/>
              </w:rPr>
            </w:pPr>
          </w:p>
        </w:tc>
        <w:tc>
          <w:tcPr>
            <w:tcW w:w="918" w:type="dxa"/>
            <w:hideMark/>
            <w:tcPrChange w:id="1536" w:author="WTORKY" w:date="2025-10-01T22:28:00Z" w16du:dateUtc="2025-10-01T19:28:00Z">
              <w:tcPr>
                <w:tcW w:w="918" w:type="dxa"/>
                <w:hideMark/>
              </w:tcPr>
            </w:tcPrChange>
          </w:tcPr>
          <w:p w14:paraId="368E141D" w14:textId="77777777" w:rsidR="00990581" w:rsidRPr="005240CA" w:rsidRDefault="00990581" w:rsidP="00990581">
            <w:pPr>
              <w:jc w:val="center"/>
              <w:rPr>
                <w:ins w:id="1537" w:author="WTORKY" w:date="2025-10-01T22:27:00Z" w16du:dateUtc="2025-10-01T19:27:00Z"/>
                <w:rFonts w:asciiTheme="majorHAnsi" w:hAnsiTheme="majorHAnsi"/>
                <w:sz w:val="12"/>
                <w:szCs w:val="12"/>
              </w:rPr>
            </w:pPr>
            <w:ins w:id="1538" w:author="WTORKY" w:date="2025-10-01T22:27:00Z" w16du:dateUtc="2025-10-01T19:27:00Z">
              <w:r w:rsidRPr="005240CA">
                <w:rPr>
                  <w:rFonts w:asciiTheme="majorHAnsi" w:hAnsiTheme="majorHAnsi"/>
                  <w:sz w:val="12"/>
                  <w:szCs w:val="12"/>
                </w:rPr>
                <w:t>Financial Services</w:t>
              </w:r>
            </w:ins>
          </w:p>
        </w:tc>
        <w:tc>
          <w:tcPr>
            <w:tcW w:w="864" w:type="dxa"/>
            <w:hideMark/>
            <w:tcPrChange w:id="1539" w:author="WTORKY" w:date="2025-10-01T22:28:00Z" w16du:dateUtc="2025-10-01T19:28:00Z">
              <w:tcPr>
                <w:tcW w:w="864" w:type="dxa"/>
                <w:hideMark/>
              </w:tcPr>
            </w:tcPrChange>
          </w:tcPr>
          <w:p w14:paraId="03A6618C" w14:textId="75E184F0" w:rsidR="00990581" w:rsidRPr="005240CA" w:rsidRDefault="00990581" w:rsidP="00990581">
            <w:pPr>
              <w:jc w:val="center"/>
              <w:rPr>
                <w:ins w:id="1540" w:author="WTORKY" w:date="2025-10-01T22:27:00Z" w16du:dateUtc="2025-10-01T19:27:00Z"/>
                <w:rFonts w:asciiTheme="majorHAnsi" w:hAnsiTheme="majorHAnsi"/>
                <w:sz w:val="12"/>
                <w:szCs w:val="12"/>
              </w:rPr>
            </w:pPr>
            <w:ins w:id="1541" w:author="WTORKY" w:date="2025-10-01T22:27:00Z" w16du:dateUtc="2025-10-01T19:27:00Z">
              <w:r w:rsidRPr="005240CA">
                <w:rPr>
                  <w:rFonts w:asciiTheme="majorHAnsi" w:hAnsiTheme="majorHAnsi"/>
                  <w:sz w:val="12"/>
                  <w:szCs w:val="12"/>
                </w:rPr>
                <w:t>Communications</w:t>
              </w:r>
            </w:ins>
          </w:p>
        </w:tc>
        <w:tc>
          <w:tcPr>
            <w:tcW w:w="864" w:type="dxa"/>
            <w:hideMark/>
            <w:tcPrChange w:id="1542" w:author="WTORKY" w:date="2025-10-01T22:28:00Z" w16du:dateUtc="2025-10-01T19:28:00Z">
              <w:tcPr>
                <w:tcW w:w="864" w:type="dxa"/>
                <w:hideMark/>
              </w:tcPr>
            </w:tcPrChange>
          </w:tcPr>
          <w:p w14:paraId="20F8F680" w14:textId="7277A583" w:rsidR="00990581" w:rsidRPr="005240CA" w:rsidRDefault="00990581" w:rsidP="00990581">
            <w:pPr>
              <w:jc w:val="center"/>
              <w:rPr>
                <w:ins w:id="1543" w:author="WTORKY" w:date="2025-10-01T22:27:00Z" w16du:dateUtc="2025-10-01T19:27:00Z"/>
                <w:rFonts w:asciiTheme="majorHAnsi" w:hAnsiTheme="majorHAnsi"/>
                <w:sz w:val="12"/>
                <w:szCs w:val="12"/>
              </w:rPr>
            </w:pPr>
            <w:ins w:id="1544" w:author="WTORKY" w:date="2025-10-01T22:27:00Z" w16du:dateUtc="2025-10-01T19:27:00Z">
              <w:r w:rsidRPr="005240CA">
                <w:rPr>
                  <w:rFonts w:asciiTheme="majorHAnsi" w:hAnsiTheme="majorHAnsi"/>
                  <w:sz w:val="12"/>
                  <w:szCs w:val="12"/>
                </w:rPr>
                <w:t>Transport</w:t>
              </w:r>
            </w:ins>
          </w:p>
        </w:tc>
        <w:tc>
          <w:tcPr>
            <w:tcW w:w="864" w:type="dxa"/>
            <w:hideMark/>
            <w:tcPrChange w:id="1545" w:author="WTORKY" w:date="2025-10-01T22:28:00Z" w16du:dateUtc="2025-10-01T19:28:00Z">
              <w:tcPr>
                <w:tcW w:w="864" w:type="dxa"/>
                <w:hideMark/>
              </w:tcPr>
            </w:tcPrChange>
          </w:tcPr>
          <w:p w14:paraId="0A1560A6" w14:textId="77777777" w:rsidR="00990581" w:rsidRPr="005240CA" w:rsidRDefault="00990581" w:rsidP="00990581">
            <w:pPr>
              <w:jc w:val="center"/>
              <w:rPr>
                <w:ins w:id="1546" w:author="WTORKY" w:date="2025-10-01T22:27:00Z" w16du:dateUtc="2025-10-01T19:27:00Z"/>
                <w:rFonts w:asciiTheme="majorHAnsi" w:hAnsiTheme="majorHAnsi"/>
                <w:sz w:val="12"/>
                <w:szCs w:val="12"/>
              </w:rPr>
            </w:pPr>
            <w:ins w:id="1547" w:author="WTORKY" w:date="2025-10-01T22:27:00Z" w16du:dateUtc="2025-10-01T19:27:00Z">
              <w:r w:rsidRPr="005240CA">
                <w:rPr>
                  <w:rFonts w:asciiTheme="majorHAnsi" w:hAnsiTheme="majorHAnsi"/>
                  <w:sz w:val="12"/>
                  <w:szCs w:val="12"/>
                </w:rPr>
                <w:t>Tourism</w:t>
              </w:r>
            </w:ins>
          </w:p>
        </w:tc>
        <w:tc>
          <w:tcPr>
            <w:tcW w:w="864" w:type="dxa"/>
            <w:hideMark/>
            <w:tcPrChange w:id="1548" w:author="WTORKY" w:date="2025-10-01T22:28:00Z" w16du:dateUtc="2025-10-01T19:28:00Z">
              <w:tcPr>
                <w:tcW w:w="864" w:type="dxa"/>
                <w:hideMark/>
              </w:tcPr>
            </w:tcPrChange>
          </w:tcPr>
          <w:p w14:paraId="7129731A" w14:textId="77777777" w:rsidR="00990581" w:rsidRPr="005240CA" w:rsidRDefault="00990581" w:rsidP="00990581">
            <w:pPr>
              <w:jc w:val="center"/>
              <w:rPr>
                <w:ins w:id="1549" w:author="WTORKY" w:date="2025-10-01T22:27:00Z" w16du:dateUtc="2025-10-01T19:27:00Z"/>
                <w:rFonts w:asciiTheme="majorHAnsi" w:hAnsiTheme="majorHAnsi"/>
                <w:sz w:val="12"/>
                <w:szCs w:val="12"/>
              </w:rPr>
            </w:pPr>
            <w:ins w:id="1550" w:author="WTORKY" w:date="2025-10-01T22:27:00Z" w16du:dateUtc="2025-10-01T19:27:00Z">
              <w:r w:rsidRPr="005240CA">
                <w:rPr>
                  <w:rFonts w:asciiTheme="majorHAnsi" w:hAnsiTheme="majorHAnsi"/>
                  <w:sz w:val="12"/>
                  <w:szCs w:val="12"/>
                </w:rPr>
                <w:t>Construc</w:t>
              </w:r>
              <w:r>
                <w:rPr>
                  <w:rFonts w:asciiTheme="majorHAnsi" w:hAnsiTheme="majorHAnsi"/>
                  <w:sz w:val="12"/>
                  <w:szCs w:val="12"/>
                </w:rPr>
                <w:t>t</w:t>
              </w:r>
              <w:r w:rsidRPr="005240CA">
                <w:rPr>
                  <w:rFonts w:asciiTheme="majorHAnsi" w:hAnsiTheme="majorHAnsi"/>
                  <w:sz w:val="12"/>
                  <w:szCs w:val="12"/>
                </w:rPr>
                <w:t>ion</w:t>
              </w:r>
            </w:ins>
          </w:p>
        </w:tc>
        <w:tc>
          <w:tcPr>
            <w:tcW w:w="863" w:type="dxa"/>
            <w:hideMark/>
            <w:tcPrChange w:id="1551" w:author="WTORKY" w:date="2025-10-01T22:28:00Z" w16du:dateUtc="2025-10-01T19:28:00Z">
              <w:tcPr>
                <w:tcW w:w="863" w:type="dxa"/>
                <w:hideMark/>
              </w:tcPr>
            </w:tcPrChange>
          </w:tcPr>
          <w:p w14:paraId="5E31B27E" w14:textId="77777777" w:rsidR="00990581" w:rsidRPr="005240CA" w:rsidRDefault="00990581" w:rsidP="00990581">
            <w:pPr>
              <w:jc w:val="center"/>
              <w:rPr>
                <w:ins w:id="1552" w:author="WTORKY" w:date="2025-10-01T22:27:00Z" w16du:dateUtc="2025-10-01T19:27:00Z"/>
                <w:rFonts w:asciiTheme="majorHAnsi" w:hAnsiTheme="majorHAnsi"/>
                <w:sz w:val="12"/>
                <w:szCs w:val="12"/>
              </w:rPr>
            </w:pPr>
            <w:ins w:id="1553" w:author="WTORKY" w:date="2025-10-01T22:27:00Z" w16du:dateUtc="2025-10-01T19:27:00Z">
              <w:r w:rsidRPr="005240CA">
                <w:rPr>
                  <w:rFonts w:asciiTheme="majorHAnsi" w:hAnsiTheme="majorHAnsi"/>
                  <w:sz w:val="12"/>
                  <w:szCs w:val="12"/>
                </w:rPr>
                <w:t>Manufac</w:t>
              </w:r>
              <w:r>
                <w:rPr>
                  <w:rFonts w:asciiTheme="majorHAnsi" w:hAnsiTheme="majorHAnsi"/>
                  <w:sz w:val="12"/>
                  <w:szCs w:val="12"/>
                </w:rPr>
                <w:t>t</w:t>
              </w:r>
              <w:r w:rsidRPr="005240CA">
                <w:rPr>
                  <w:rFonts w:asciiTheme="majorHAnsi" w:hAnsiTheme="majorHAnsi"/>
                  <w:sz w:val="12"/>
                  <w:szCs w:val="12"/>
                </w:rPr>
                <w:t>uring</w:t>
              </w:r>
            </w:ins>
          </w:p>
        </w:tc>
      </w:tr>
      <w:tr w:rsidR="00990581" w:rsidRPr="005240CA" w14:paraId="479445D2" w14:textId="77777777" w:rsidTr="00990581">
        <w:trPr>
          <w:trHeight w:val="317"/>
          <w:ins w:id="1554" w:author="WTORKY" w:date="2025-10-01T22:27:00Z" w16du:dateUtc="2025-10-01T19:27:00Z"/>
          <w:trPrChange w:id="1555"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556"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1E9CCC8E" w14:textId="62C2AA33" w:rsidR="00990581" w:rsidRPr="0016052D" w:rsidRDefault="00990581" w:rsidP="00990581">
            <w:pPr>
              <w:ind w:left="90"/>
              <w:rPr>
                <w:ins w:id="1557" w:author="WTORKY" w:date="2025-10-01T22:27:00Z" w16du:dateUtc="2025-10-01T19:27:00Z"/>
                <w:rFonts w:asciiTheme="majorHAnsi" w:hAnsiTheme="majorHAnsi"/>
                <w:sz w:val="14"/>
                <w:szCs w:val="14"/>
              </w:rPr>
            </w:pPr>
            <w:ins w:id="1558" w:author="WTORKY" w:date="2025-10-01T22:27:00Z" w16du:dateUtc="2025-10-01T19:27:00Z">
              <w:r w:rsidRPr="0016052D">
                <w:rPr>
                  <w:sz w:val="14"/>
                  <w:szCs w:val="14"/>
                </w:rPr>
                <w:t>High energy and water cost</w:t>
              </w:r>
              <w:r>
                <w:rPr>
                  <w:sz w:val="14"/>
                  <w:szCs w:val="14"/>
                </w:rPr>
                <w:t>s</w:t>
              </w:r>
            </w:ins>
          </w:p>
        </w:tc>
        <w:tc>
          <w:tcPr>
            <w:tcW w:w="918" w:type="dxa"/>
            <w:tcBorders>
              <w:left w:val="single" w:sz="4" w:space="0" w:color="auto"/>
            </w:tcBorders>
            <w:hideMark/>
            <w:tcPrChange w:id="1559" w:author="WTORKY" w:date="2025-10-01T22:28:00Z" w16du:dateUtc="2025-10-01T19:28:00Z">
              <w:tcPr>
                <w:tcW w:w="918" w:type="dxa"/>
                <w:tcBorders>
                  <w:left w:val="single" w:sz="4" w:space="0" w:color="auto"/>
                </w:tcBorders>
                <w:hideMark/>
              </w:tcPr>
            </w:tcPrChange>
          </w:tcPr>
          <w:p w14:paraId="0060248E" w14:textId="1B891953" w:rsidR="00990581" w:rsidRPr="005240CA" w:rsidRDefault="00990581" w:rsidP="00990581">
            <w:pPr>
              <w:rPr>
                <w:ins w:id="1560" w:author="WTORKY" w:date="2025-10-01T22:27:00Z" w16du:dateUtc="2025-10-01T19:27:00Z"/>
                <w:rFonts w:asciiTheme="majorHAnsi" w:hAnsiTheme="majorHAnsi"/>
                <w:sz w:val="12"/>
                <w:szCs w:val="12"/>
              </w:rPr>
            </w:pPr>
          </w:p>
        </w:tc>
        <w:tc>
          <w:tcPr>
            <w:tcW w:w="864" w:type="dxa"/>
            <w:hideMark/>
            <w:tcPrChange w:id="1561" w:author="WTORKY" w:date="2025-10-01T22:28:00Z" w16du:dateUtc="2025-10-01T19:28:00Z">
              <w:tcPr>
                <w:tcW w:w="864" w:type="dxa"/>
                <w:hideMark/>
              </w:tcPr>
            </w:tcPrChange>
          </w:tcPr>
          <w:p w14:paraId="0366FB36" w14:textId="2F366292" w:rsidR="00990581" w:rsidRPr="005240CA" w:rsidRDefault="00990581" w:rsidP="00990581">
            <w:pPr>
              <w:rPr>
                <w:ins w:id="1562" w:author="WTORKY" w:date="2025-10-01T22:27:00Z" w16du:dateUtc="2025-10-01T19:27:00Z"/>
                <w:rFonts w:asciiTheme="majorHAnsi" w:hAnsiTheme="majorHAnsi"/>
                <w:sz w:val="12"/>
                <w:szCs w:val="12"/>
              </w:rPr>
            </w:pPr>
          </w:p>
        </w:tc>
        <w:tc>
          <w:tcPr>
            <w:tcW w:w="864" w:type="dxa"/>
            <w:hideMark/>
            <w:tcPrChange w:id="1563" w:author="WTORKY" w:date="2025-10-01T22:28:00Z" w16du:dateUtc="2025-10-01T19:28:00Z">
              <w:tcPr>
                <w:tcW w:w="864" w:type="dxa"/>
                <w:hideMark/>
              </w:tcPr>
            </w:tcPrChange>
          </w:tcPr>
          <w:p w14:paraId="20BFECC2" w14:textId="030DF4D7" w:rsidR="00990581" w:rsidRPr="005240CA" w:rsidRDefault="00990581" w:rsidP="00990581">
            <w:pPr>
              <w:rPr>
                <w:ins w:id="1564" w:author="WTORKY" w:date="2025-10-01T22:27:00Z" w16du:dateUtc="2025-10-01T19:27:00Z"/>
                <w:rFonts w:asciiTheme="majorHAnsi" w:hAnsiTheme="majorHAnsi"/>
                <w:sz w:val="12"/>
                <w:szCs w:val="12"/>
              </w:rPr>
            </w:pPr>
          </w:p>
        </w:tc>
        <w:tc>
          <w:tcPr>
            <w:tcW w:w="864" w:type="dxa"/>
            <w:hideMark/>
            <w:tcPrChange w:id="1565" w:author="WTORKY" w:date="2025-10-01T22:28:00Z" w16du:dateUtc="2025-10-01T19:28:00Z">
              <w:tcPr>
                <w:tcW w:w="864" w:type="dxa"/>
                <w:hideMark/>
              </w:tcPr>
            </w:tcPrChange>
          </w:tcPr>
          <w:p w14:paraId="7DEAA1C8" w14:textId="21A6BBC1" w:rsidR="00990581" w:rsidRPr="005240CA" w:rsidRDefault="00990581" w:rsidP="00990581">
            <w:pPr>
              <w:rPr>
                <w:ins w:id="1566" w:author="WTORKY" w:date="2025-10-01T22:27:00Z" w16du:dateUtc="2025-10-01T19:27:00Z"/>
                <w:rFonts w:asciiTheme="majorHAnsi" w:hAnsiTheme="majorHAnsi"/>
                <w:sz w:val="12"/>
                <w:szCs w:val="12"/>
              </w:rPr>
            </w:pPr>
          </w:p>
        </w:tc>
        <w:tc>
          <w:tcPr>
            <w:tcW w:w="864" w:type="dxa"/>
            <w:hideMark/>
            <w:tcPrChange w:id="1567" w:author="WTORKY" w:date="2025-10-01T22:28:00Z" w16du:dateUtc="2025-10-01T19:28:00Z">
              <w:tcPr>
                <w:tcW w:w="864" w:type="dxa"/>
                <w:hideMark/>
              </w:tcPr>
            </w:tcPrChange>
          </w:tcPr>
          <w:p w14:paraId="2D4D5E5F" w14:textId="77777777" w:rsidR="00990581" w:rsidRPr="005240CA" w:rsidRDefault="00990581" w:rsidP="00990581">
            <w:pPr>
              <w:rPr>
                <w:ins w:id="1568" w:author="WTORKY" w:date="2025-10-01T22:27:00Z" w16du:dateUtc="2025-10-01T19:27:00Z"/>
                <w:rFonts w:asciiTheme="majorHAnsi" w:hAnsiTheme="majorHAnsi"/>
                <w:sz w:val="12"/>
                <w:szCs w:val="12"/>
              </w:rPr>
            </w:pPr>
          </w:p>
        </w:tc>
        <w:tc>
          <w:tcPr>
            <w:tcW w:w="863" w:type="dxa"/>
            <w:hideMark/>
            <w:tcPrChange w:id="1569" w:author="WTORKY" w:date="2025-10-01T22:28:00Z" w16du:dateUtc="2025-10-01T19:28:00Z">
              <w:tcPr>
                <w:tcW w:w="863" w:type="dxa"/>
                <w:hideMark/>
              </w:tcPr>
            </w:tcPrChange>
          </w:tcPr>
          <w:p w14:paraId="0C2A232E" w14:textId="77777777" w:rsidR="00990581" w:rsidRPr="005240CA" w:rsidRDefault="00990581" w:rsidP="00990581">
            <w:pPr>
              <w:rPr>
                <w:ins w:id="1570" w:author="WTORKY" w:date="2025-10-01T22:27:00Z" w16du:dateUtc="2025-10-01T19:27:00Z"/>
                <w:rFonts w:asciiTheme="majorHAnsi" w:hAnsiTheme="majorHAnsi"/>
                <w:sz w:val="12"/>
                <w:szCs w:val="12"/>
              </w:rPr>
            </w:pPr>
          </w:p>
        </w:tc>
      </w:tr>
      <w:tr w:rsidR="00990581" w:rsidRPr="005240CA" w14:paraId="45E5D977" w14:textId="77777777" w:rsidTr="00990581">
        <w:trPr>
          <w:trHeight w:val="317"/>
          <w:ins w:id="1571" w:author="WTORKY" w:date="2025-10-01T22:27:00Z" w16du:dateUtc="2025-10-01T19:27:00Z"/>
          <w:trPrChange w:id="1572"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573"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1E476647" w14:textId="77777777" w:rsidR="00990581" w:rsidRPr="0016052D" w:rsidRDefault="00990581" w:rsidP="00990581">
            <w:pPr>
              <w:ind w:left="90"/>
              <w:rPr>
                <w:ins w:id="1574" w:author="WTORKY" w:date="2025-10-01T22:27:00Z" w16du:dateUtc="2025-10-01T19:27:00Z"/>
                <w:rFonts w:asciiTheme="majorHAnsi" w:hAnsiTheme="majorHAnsi"/>
                <w:sz w:val="14"/>
                <w:szCs w:val="14"/>
              </w:rPr>
            </w:pPr>
            <w:ins w:id="1575" w:author="WTORKY" w:date="2025-10-01T22:27:00Z" w16du:dateUtc="2025-10-01T19:27:00Z">
              <w:r w:rsidRPr="0016052D">
                <w:rPr>
                  <w:sz w:val="14"/>
                  <w:szCs w:val="14"/>
                </w:rPr>
                <w:t>Increased government fees</w:t>
              </w:r>
            </w:ins>
          </w:p>
        </w:tc>
        <w:tc>
          <w:tcPr>
            <w:tcW w:w="918" w:type="dxa"/>
            <w:tcBorders>
              <w:left w:val="single" w:sz="4" w:space="0" w:color="auto"/>
            </w:tcBorders>
            <w:hideMark/>
            <w:tcPrChange w:id="1576" w:author="WTORKY" w:date="2025-10-01T22:28:00Z" w16du:dateUtc="2025-10-01T19:28:00Z">
              <w:tcPr>
                <w:tcW w:w="918" w:type="dxa"/>
                <w:tcBorders>
                  <w:left w:val="single" w:sz="4" w:space="0" w:color="auto"/>
                </w:tcBorders>
                <w:hideMark/>
              </w:tcPr>
            </w:tcPrChange>
          </w:tcPr>
          <w:p w14:paraId="342B753B" w14:textId="45EFEDD1" w:rsidR="00990581" w:rsidRPr="005240CA" w:rsidRDefault="000A6155" w:rsidP="00990581">
            <w:pPr>
              <w:rPr>
                <w:ins w:id="1577" w:author="WTORKY" w:date="2025-10-01T22:27:00Z" w16du:dateUtc="2025-10-01T19:27:00Z"/>
                <w:rFonts w:asciiTheme="majorHAnsi" w:hAnsiTheme="majorHAnsi"/>
                <w:sz w:val="12"/>
                <w:szCs w:val="12"/>
              </w:rPr>
            </w:pPr>
            <w:ins w:id="1578" w:author="WTORKY" w:date="2025-10-01T22:37:00Z" w16du:dateUtc="2025-10-01T19:37:00Z">
              <w:r w:rsidRPr="000A6155">
                <w:drawing>
                  <wp:anchor distT="0" distB="0" distL="114300" distR="114300" simplePos="0" relativeHeight="252108952" behindDoc="0" locked="0" layoutInCell="1" allowOverlap="1" wp14:anchorId="3E0B16C0" wp14:editId="411FEA6E">
                    <wp:simplePos x="0" y="0"/>
                    <wp:positionH relativeFrom="column">
                      <wp:posOffset>-2177</wp:posOffset>
                    </wp:positionH>
                    <wp:positionV relativeFrom="paragraph">
                      <wp:posOffset>-212119</wp:posOffset>
                    </wp:positionV>
                    <wp:extent cx="3310255" cy="3756967"/>
                    <wp:effectExtent l="0" t="0" r="4445" b="0"/>
                    <wp:wrapNone/>
                    <wp:docPr id="1916151565"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319540" cy="3767505"/>
                            </a:xfrm>
                            <a:prstGeom prst="rect">
                              <a:avLst/>
                            </a:prstGeom>
                            <a:noFill/>
                            <a:ln>
                              <a:noFill/>
                            </a:ln>
                          </pic:spPr>
                        </pic:pic>
                      </a:graphicData>
                    </a:graphic>
                    <wp14:sizeRelH relativeFrom="margin">
                      <wp14:pctWidth>0</wp14:pctWidth>
                    </wp14:sizeRelH>
                    <wp14:sizeRelV relativeFrom="margin">
                      <wp14:pctHeight>0</wp14:pctHeight>
                    </wp14:sizeRelV>
                  </wp:anchor>
                </w:drawing>
              </w:r>
            </w:ins>
          </w:p>
        </w:tc>
        <w:tc>
          <w:tcPr>
            <w:tcW w:w="864" w:type="dxa"/>
            <w:hideMark/>
            <w:tcPrChange w:id="1579" w:author="WTORKY" w:date="2025-10-01T22:28:00Z" w16du:dateUtc="2025-10-01T19:28:00Z">
              <w:tcPr>
                <w:tcW w:w="864" w:type="dxa"/>
                <w:hideMark/>
              </w:tcPr>
            </w:tcPrChange>
          </w:tcPr>
          <w:p w14:paraId="023D1E32" w14:textId="6729B41F" w:rsidR="00990581" w:rsidRPr="005240CA" w:rsidRDefault="00990581" w:rsidP="00990581">
            <w:pPr>
              <w:rPr>
                <w:ins w:id="1580" w:author="WTORKY" w:date="2025-10-01T22:27:00Z" w16du:dateUtc="2025-10-01T19:27:00Z"/>
                <w:rFonts w:asciiTheme="majorHAnsi" w:hAnsiTheme="majorHAnsi"/>
                <w:sz w:val="12"/>
                <w:szCs w:val="12"/>
              </w:rPr>
            </w:pPr>
          </w:p>
        </w:tc>
        <w:tc>
          <w:tcPr>
            <w:tcW w:w="864" w:type="dxa"/>
            <w:hideMark/>
            <w:tcPrChange w:id="1581" w:author="WTORKY" w:date="2025-10-01T22:28:00Z" w16du:dateUtc="2025-10-01T19:28:00Z">
              <w:tcPr>
                <w:tcW w:w="864" w:type="dxa"/>
                <w:hideMark/>
              </w:tcPr>
            </w:tcPrChange>
          </w:tcPr>
          <w:p w14:paraId="7DBC1BC2" w14:textId="77777777" w:rsidR="00990581" w:rsidRPr="005240CA" w:rsidRDefault="00990581" w:rsidP="00990581">
            <w:pPr>
              <w:rPr>
                <w:ins w:id="1582" w:author="WTORKY" w:date="2025-10-01T22:27:00Z" w16du:dateUtc="2025-10-01T19:27:00Z"/>
                <w:rFonts w:asciiTheme="majorHAnsi" w:hAnsiTheme="majorHAnsi"/>
                <w:sz w:val="12"/>
                <w:szCs w:val="12"/>
              </w:rPr>
            </w:pPr>
          </w:p>
        </w:tc>
        <w:tc>
          <w:tcPr>
            <w:tcW w:w="864" w:type="dxa"/>
            <w:hideMark/>
            <w:tcPrChange w:id="1583" w:author="WTORKY" w:date="2025-10-01T22:28:00Z" w16du:dateUtc="2025-10-01T19:28:00Z">
              <w:tcPr>
                <w:tcW w:w="864" w:type="dxa"/>
                <w:hideMark/>
              </w:tcPr>
            </w:tcPrChange>
          </w:tcPr>
          <w:p w14:paraId="3481D924" w14:textId="2C3629F3" w:rsidR="00990581" w:rsidRPr="005240CA" w:rsidRDefault="00990581" w:rsidP="00990581">
            <w:pPr>
              <w:rPr>
                <w:ins w:id="1584" w:author="WTORKY" w:date="2025-10-01T22:27:00Z" w16du:dateUtc="2025-10-01T19:27:00Z"/>
                <w:rFonts w:asciiTheme="majorHAnsi" w:hAnsiTheme="majorHAnsi"/>
                <w:sz w:val="12"/>
                <w:szCs w:val="12"/>
              </w:rPr>
            </w:pPr>
          </w:p>
        </w:tc>
        <w:tc>
          <w:tcPr>
            <w:tcW w:w="864" w:type="dxa"/>
            <w:hideMark/>
            <w:tcPrChange w:id="1585" w:author="WTORKY" w:date="2025-10-01T22:28:00Z" w16du:dateUtc="2025-10-01T19:28:00Z">
              <w:tcPr>
                <w:tcW w:w="864" w:type="dxa"/>
                <w:hideMark/>
              </w:tcPr>
            </w:tcPrChange>
          </w:tcPr>
          <w:p w14:paraId="747407A0" w14:textId="77777777" w:rsidR="00990581" w:rsidRPr="005240CA" w:rsidRDefault="00990581" w:rsidP="00990581">
            <w:pPr>
              <w:rPr>
                <w:ins w:id="1586" w:author="WTORKY" w:date="2025-10-01T22:27:00Z" w16du:dateUtc="2025-10-01T19:27:00Z"/>
                <w:rFonts w:asciiTheme="majorHAnsi" w:hAnsiTheme="majorHAnsi"/>
                <w:sz w:val="12"/>
                <w:szCs w:val="12"/>
              </w:rPr>
            </w:pPr>
          </w:p>
        </w:tc>
        <w:tc>
          <w:tcPr>
            <w:tcW w:w="863" w:type="dxa"/>
            <w:hideMark/>
            <w:tcPrChange w:id="1587" w:author="WTORKY" w:date="2025-10-01T22:28:00Z" w16du:dateUtc="2025-10-01T19:28:00Z">
              <w:tcPr>
                <w:tcW w:w="863" w:type="dxa"/>
                <w:hideMark/>
              </w:tcPr>
            </w:tcPrChange>
          </w:tcPr>
          <w:p w14:paraId="22558541" w14:textId="77777777" w:rsidR="00990581" w:rsidRPr="005240CA" w:rsidRDefault="00990581" w:rsidP="00990581">
            <w:pPr>
              <w:rPr>
                <w:ins w:id="1588" w:author="WTORKY" w:date="2025-10-01T22:27:00Z" w16du:dateUtc="2025-10-01T19:27:00Z"/>
                <w:rFonts w:asciiTheme="majorHAnsi" w:hAnsiTheme="majorHAnsi"/>
                <w:sz w:val="12"/>
                <w:szCs w:val="12"/>
              </w:rPr>
            </w:pPr>
          </w:p>
        </w:tc>
      </w:tr>
      <w:tr w:rsidR="00990581" w:rsidRPr="005240CA" w14:paraId="33844DD0" w14:textId="77777777" w:rsidTr="00990581">
        <w:trPr>
          <w:trHeight w:val="317"/>
          <w:ins w:id="1589" w:author="WTORKY" w:date="2025-10-01T22:27:00Z" w16du:dateUtc="2025-10-01T19:27:00Z"/>
          <w:trPrChange w:id="1590"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591"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1DD495AE" w14:textId="77777777" w:rsidR="00990581" w:rsidRPr="0016052D" w:rsidRDefault="00990581" w:rsidP="00990581">
            <w:pPr>
              <w:ind w:left="90"/>
              <w:rPr>
                <w:ins w:id="1592" w:author="WTORKY" w:date="2025-10-01T22:27:00Z" w16du:dateUtc="2025-10-01T19:27:00Z"/>
                <w:rFonts w:asciiTheme="majorHAnsi" w:hAnsiTheme="majorHAnsi"/>
                <w:sz w:val="14"/>
                <w:szCs w:val="14"/>
              </w:rPr>
            </w:pPr>
            <w:ins w:id="1593" w:author="WTORKY" w:date="2025-10-01T22:27:00Z" w16du:dateUtc="2025-10-01T19:27:00Z">
              <w:r w:rsidRPr="0016052D">
                <w:rPr>
                  <w:sz w:val="14"/>
                  <w:szCs w:val="14"/>
                </w:rPr>
                <w:t>Government procedures</w:t>
              </w:r>
            </w:ins>
          </w:p>
        </w:tc>
        <w:tc>
          <w:tcPr>
            <w:tcW w:w="918" w:type="dxa"/>
            <w:tcBorders>
              <w:left w:val="single" w:sz="4" w:space="0" w:color="auto"/>
            </w:tcBorders>
            <w:hideMark/>
            <w:tcPrChange w:id="1594" w:author="WTORKY" w:date="2025-10-01T22:28:00Z" w16du:dateUtc="2025-10-01T19:28:00Z">
              <w:tcPr>
                <w:tcW w:w="918" w:type="dxa"/>
                <w:tcBorders>
                  <w:left w:val="single" w:sz="4" w:space="0" w:color="auto"/>
                </w:tcBorders>
                <w:hideMark/>
              </w:tcPr>
            </w:tcPrChange>
          </w:tcPr>
          <w:p w14:paraId="7F7EF9D1" w14:textId="77777777" w:rsidR="00990581" w:rsidRPr="005240CA" w:rsidRDefault="00990581" w:rsidP="00990581">
            <w:pPr>
              <w:rPr>
                <w:ins w:id="1595" w:author="WTORKY" w:date="2025-10-01T22:27:00Z" w16du:dateUtc="2025-10-01T19:27:00Z"/>
                <w:rFonts w:asciiTheme="majorHAnsi" w:hAnsiTheme="majorHAnsi"/>
                <w:sz w:val="12"/>
                <w:szCs w:val="12"/>
              </w:rPr>
            </w:pPr>
          </w:p>
        </w:tc>
        <w:tc>
          <w:tcPr>
            <w:tcW w:w="864" w:type="dxa"/>
            <w:hideMark/>
            <w:tcPrChange w:id="1596" w:author="WTORKY" w:date="2025-10-01T22:28:00Z" w16du:dateUtc="2025-10-01T19:28:00Z">
              <w:tcPr>
                <w:tcW w:w="864" w:type="dxa"/>
                <w:hideMark/>
              </w:tcPr>
            </w:tcPrChange>
          </w:tcPr>
          <w:p w14:paraId="4542BD50" w14:textId="3C1A8728" w:rsidR="00990581" w:rsidRPr="005240CA" w:rsidRDefault="00990581" w:rsidP="00990581">
            <w:pPr>
              <w:rPr>
                <w:ins w:id="1597" w:author="WTORKY" w:date="2025-10-01T22:27:00Z" w16du:dateUtc="2025-10-01T19:27:00Z"/>
                <w:rFonts w:asciiTheme="majorHAnsi" w:hAnsiTheme="majorHAnsi"/>
                <w:sz w:val="12"/>
                <w:szCs w:val="12"/>
              </w:rPr>
            </w:pPr>
          </w:p>
        </w:tc>
        <w:tc>
          <w:tcPr>
            <w:tcW w:w="864" w:type="dxa"/>
            <w:hideMark/>
            <w:tcPrChange w:id="1598" w:author="WTORKY" w:date="2025-10-01T22:28:00Z" w16du:dateUtc="2025-10-01T19:28:00Z">
              <w:tcPr>
                <w:tcW w:w="864" w:type="dxa"/>
                <w:hideMark/>
              </w:tcPr>
            </w:tcPrChange>
          </w:tcPr>
          <w:p w14:paraId="2C657F9A" w14:textId="77777777" w:rsidR="00990581" w:rsidRPr="005240CA" w:rsidRDefault="00990581" w:rsidP="00990581">
            <w:pPr>
              <w:rPr>
                <w:ins w:id="1599" w:author="WTORKY" w:date="2025-10-01T22:27:00Z" w16du:dateUtc="2025-10-01T19:27:00Z"/>
                <w:rFonts w:asciiTheme="majorHAnsi" w:hAnsiTheme="majorHAnsi"/>
                <w:sz w:val="12"/>
                <w:szCs w:val="12"/>
              </w:rPr>
            </w:pPr>
          </w:p>
        </w:tc>
        <w:tc>
          <w:tcPr>
            <w:tcW w:w="864" w:type="dxa"/>
            <w:hideMark/>
            <w:tcPrChange w:id="1600" w:author="WTORKY" w:date="2025-10-01T22:28:00Z" w16du:dateUtc="2025-10-01T19:28:00Z">
              <w:tcPr>
                <w:tcW w:w="864" w:type="dxa"/>
                <w:hideMark/>
              </w:tcPr>
            </w:tcPrChange>
          </w:tcPr>
          <w:p w14:paraId="4CDD131B" w14:textId="118B2EB3" w:rsidR="00990581" w:rsidRPr="005240CA" w:rsidRDefault="00990581" w:rsidP="00990581">
            <w:pPr>
              <w:rPr>
                <w:ins w:id="1601" w:author="WTORKY" w:date="2025-10-01T22:27:00Z" w16du:dateUtc="2025-10-01T19:27:00Z"/>
                <w:rFonts w:asciiTheme="majorHAnsi" w:hAnsiTheme="majorHAnsi"/>
                <w:sz w:val="12"/>
                <w:szCs w:val="12"/>
              </w:rPr>
            </w:pPr>
          </w:p>
        </w:tc>
        <w:tc>
          <w:tcPr>
            <w:tcW w:w="864" w:type="dxa"/>
            <w:hideMark/>
            <w:tcPrChange w:id="1602" w:author="WTORKY" w:date="2025-10-01T22:28:00Z" w16du:dateUtc="2025-10-01T19:28:00Z">
              <w:tcPr>
                <w:tcW w:w="864" w:type="dxa"/>
                <w:hideMark/>
              </w:tcPr>
            </w:tcPrChange>
          </w:tcPr>
          <w:p w14:paraId="5832DCAE" w14:textId="77777777" w:rsidR="00990581" w:rsidRPr="005240CA" w:rsidRDefault="00990581" w:rsidP="00990581">
            <w:pPr>
              <w:rPr>
                <w:ins w:id="1603" w:author="WTORKY" w:date="2025-10-01T22:27:00Z" w16du:dateUtc="2025-10-01T19:27:00Z"/>
                <w:rFonts w:asciiTheme="majorHAnsi" w:hAnsiTheme="majorHAnsi"/>
                <w:sz w:val="12"/>
                <w:szCs w:val="12"/>
              </w:rPr>
            </w:pPr>
          </w:p>
        </w:tc>
        <w:tc>
          <w:tcPr>
            <w:tcW w:w="863" w:type="dxa"/>
            <w:hideMark/>
            <w:tcPrChange w:id="1604" w:author="WTORKY" w:date="2025-10-01T22:28:00Z" w16du:dateUtc="2025-10-01T19:28:00Z">
              <w:tcPr>
                <w:tcW w:w="863" w:type="dxa"/>
                <w:hideMark/>
              </w:tcPr>
            </w:tcPrChange>
          </w:tcPr>
          <w:p w14:paraId="3248F24D" w14:textId="77777777" w:rsidR="00990581" w:rsidRPr="005240CA" w:rsidRDefault="00990581" w:rsidP="00990581">
            <w:pPr>
              <w:rPr>
                <w:ins w:id="1605" w:author="WTORKY" w:date="2025-10-01T22:27:00Z" w16du:dateUtc="2025-10-01T19:27:00Z"/>
                <w:rFonts w:asciiTheme="majorHAnsi" w:hAnsiTheme="majorHAnsi"/>
                <w:sz w:val="12"/>
                <w:szCs w:val="12"/>
              </w:rPr>
            </w:pPr>
          </w:p>
        </w:tc>
      </w:tr>
      <w:tr w:rsidR="00990581" w:rsidRPr="005240CA" w14:paraId="7B9D7724" w14:textId="77777777" w:rsidTr="00990581">
        <w:trPr>
          <w:trHeight w:val="317"/>
          <w:ins w:id="1606" w:author="WTORKY" w:date="2025-10-01T22:27:00Z" w16du:dateUtc="2025-10-01T19:27:00Z"/>
          <w:trPrChange w:id="1607"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608"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75A9F63B" w14:textId="77777777" w:rsidR="00990581" w:rsidRPr="0016052D" w:rsidRDefault="00990581" w:rsidP="00990581">
            <w:pPr>
              <w:ind w:left="90"/>
              <w:rPr>
                <w:ins w:id="1609" w:author="WTORKY" w:date="2025-10-01T22:27:00Z" w16du:dateUtc="2025-10-01T19:27:00Z"/>
                <w:rFonts w:asciiTheme="majorHAnsi" w:hAnsiTheme="majorHAnsi"/>
                <w:sz w:val="14"/>
                <w:szCs w:val="14"/>
              </w:rPr>
            </w:pPr>
            <w:ins w:id="1610" w:author="WTORKY" w:date="2025-10-01T22:27:00Z" w16du:dateUtc="2025-10-01T19:27:00Z">
              <w:r w:rsidRPr="0016052D">
                <w:rPr>
                  <w:sz w:val="14"/>
                  <w:szCs w:val="14"/>
                </w:rPr>
                <w:t>Export procedures</w:t>
              </w:r>
            </w:ins>
          </w:p>
        </w:tc>
        <w:tc>
          <w:tcPr>
            <w:tcW w:w="918" w:type="dxa"/>
            <w:tcBorders>
              <w:left w:val="single" w:sz="4" w:space="0" w:color="auto"/>
            </w:tcBorders>
            <w:hideMark/>
            <w:tcPrChange w:id="1611" w:author="WTORKY" w:date="2025-10-01T22:28:00Z" w16du:dateUtc="2025-10-01T19:28:00Z">
              <w:tcPr>
                <w:tcW w:w="918" w:type="dxa"/>
                <w:tcBorders>
                  <w:left w:val="single" w:sz="4" w:space="0" w:color="auto"/>
                </w:tcBorders>
                <w:hideMark/>
              </w:tcPr>
            </w:tcPrChange>
          </w:tcPr>
          <w:p w14:paraId="14583530" w14:textId="77777777" w:rsidR="00990581" w:rsidRPr="005240CA" w:rsidRDefault="00990581" w:rsidP="00990581">
            <w:pPr>
              <w:rPr>
                <w:ins w:id="1612" w:author="WTORKY" w:date="2025-10-01T22:27:00Z" w16du:dateUtc="2025-10-01T19:27:00Z"/>
                <w:rFonts w:asciiTheme="majorHAnsi" w:hAnsiTheme="majorHAnsi"/>
                <w:sz w:val="12"/>
                <w:szCs w:val="12"/>
              </w:rPr>
            </w:pPr>
          </w:p>
        </w:tc>
        <w:tc>
          <w:tcPr>
            <w:tcW w:w="864" w:type="dxa"/>
            <w:hideMark/>
            <w:tcPrChange w:id="1613" w:author="WTORKY" w:date="2025-10-01T22:28:00Z" w16du:dateUtc="2025-10-01T19:28:00Z">
              <w:tcPr>
                <w:tcW w:w="864" w:type="dxa"/>
                <w:hideMark/>
              </w:tcPr>
            </w:tcPrChange>
          </w:tcPr>
          <w:p w14:paraId="16FD40BE" w14:textId="4AFB1A6D" w:rsidR="00990581" w:rsidRPr="005240CA" w:rsidRDefault="00990581" w:rsidP="00990581">
            <w:pPr>
              <w:rPr>
                <w:ins w:id="1614" w:author="WTORKY" w:date="2025-10-01T22:27:00Z" w16du:dateUtc="2025-10-01T19:27:00Z"/>
                <w:rFonts w:asciiTheme="majorHAnsi" w:hAnsiTheme="majorHAnsi"/>
                <w:sz w:val="12"/>
                <w:szCs w:val="12"/>
              </w:rPr>
            </w:pPr>
          </w:p>
        </w:tc>
        <w:tc>
          <w:tcPr>
            <w:tcW w:w="864" w:type="dxa"/>
            <w:hideMark/>
            <w:tcPrChange w:id="1615" w:author="WTORKY" w:date="2025-10-01T22:28:00Z" w16du:dateUtc="2025-10-01T19:28:00Z">
              <w:tcPr>
                <w:tcW w:w="864" w:type="dxa"/>
                <w:hideMark/>
              </w:tcPr>
            </w:tcPrChange>
          </w:tcPr>
          <w:p w14:paraId="0CA96562" w14:textId="77777777" w:rsidR="00990581" w:rsidRPr="005240CA" w:rsidRDefault="00990581" w:rsidP="00990581">
            <w:pPr>
              <w:rPr>
                <w:ins w:id="1616" w:author="WTORKY" w:date="2025-10-01T22:27:00Z" w16du:dateUtc="2025-10-01T19:27:00Z"/>
                <w:rFonts w:asciiTheme="majorHAnsi" w:hAnsiTheme="majorHAnsi"/>
                <w:sz w:val="12"/>
                <w:szCs w:val="12"/>
              </w:rPr>
            </w:pPr>
          </w:p>
        </w:tc>
        <w:tc>
          <w:tcPr>
            <w:tcW w:w="864" w:type="dxa"/>
            <w:hideMark/>
            <w:tcPrChange w:id="1617" w:author="WTORKY" w:date="2025-10-01T22:28:00Z" w16du:dateUtc="2025-10-01T19:28:00Z">
              <w:tcPr>
                <w:tcW w:w="864" w:type="dxa"/>
                <w:hideMark/>
              </w:tcPr>
            </w:tcPrChange>
          </w:tcPr>
          <w:p w14:paraId="59A32875" w14:textId="0499F93A" w:rsidR="00990581" w:rsidRPr="005240CA" w:rsidRDefault="00990581" w:rsidP="00990581">
            <w:pPr>
              <w:rPr>
                <w:ins w:id="1618" w:author="WTORKY" w:date="2025-10-01T22:27:00Z" w16du:dateUtc="2025-10-01T19:27:00Z"/>
                <w:rFonts w:asciiTheme="majorHAnsi" w:hAnsiTheme="majorHAnsi"/>
                <w:sz w:val="12"/>
                <w:szCs w:val="12"/>
              </w:rPr>
            </w:pPr>
          </w:p>
        </w:tc>
        <w:tc>
          <w:tcPr>
            <w:tcW w:w="864" w:type="dxa"/>
            <w:hideMark/>
            <w:tcPrChange w:id="1619" w:author="WTORKY" w:date="2025-10-01T22:28:00Z" w16du:dateUtc="2025-10-01T19:28:00Z">
              <w:tcPr>
                <w:tcW w:w="864" w:type="dxa"/>
                <w:hideMark/>
              </w:tcPr>
            </w:tcPrChange>
          </w:tcPr>
          <w:p w14:paraId="6353F1C2" w14:textId="77777777" w:rsidR="00990581" w:rsidRPr="005240CA" w:rsidRDefault="00990581" w:rsidP="00990581">
            <w:pPr>
              <w:rPr>
                <w:ins w:id="1620" w:author="WTORKY" w:date="2025-10-01T22:27:00Z" w16du:dateUtc="2025-10-01T19:27:00Z"/>
                <w:rFonts w:asciiTheme="majorHAnsi" w:hAnsiTheme="majorHAnsi"/>
                <w:sz w:val="12"/>
                <w:szCs w:val="12"/>
              </w:rPr>
            </w:pPr>
          </w:p>
        </w:tc>
        <w:tc>
          <w:tcPr>
            <w:tcW w:w="863" w:type="dxa"/>
            <w:hideMark/>
            <w:tcPrChange w:id="1621" w:author="WTORKY" w:date="2025-10-01T22:28:00Z" w16du:dateUtc="2025-10-01T19:28:00Z">
              <w:tcPr>
                <w:tcW w:w="863" w:type="dxa"/>
                <w:hideMark/>
              </w:tcPr>
            </w:tcPrChange>
          </w:tcPr>
          <w:p w14:paraId="266E96D7" w14:textId="77777777" w:rsidR="00990581" w:rsidRPr="005240CA" w:rsidRDefault="00990581" w:rsidP="00990581">
            <w:pPr>
              <w:rPr>
                <w:ins w:id="1622" w:author="WTORKY" w:date="2025-10-01T22:27:00Z" w16du:dateUtc="2025-10-01T19:27:00Z"/>
                <w:rFonts w:asciiTheme="majorHAnsi" w:hAnsiTheme="majorHAnsi"/>
                <w:sz w:val="12"/>
                <w:szCs w:val="12"/>
              </w:rPr>
            </w:pPr>
          </w:p>
        </w:tc>
      </w:tr>
      <w:tr w:rsidR="00990581" w:rsidRPr="005240CA" w14:paraId="71B01CB1" w14:textId="77777777" w:rsidTr="00990581">
        <w:trPr>
          <w:trHeight w:val="317"/>
          <w:ins w:id="1623" w:author="WTORKY" w:date="2025-10-01T22:27:00Z" w16du:dateUtc="2025-10-01T19:27:00Z"/>
          <w:trPrChange w:id="1624"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625"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62F09364" w14:textId="77777777" w:rsidR="00990581" w:rsidRPr="0016052D" w:rsidRDefault="00990581" w:rsidP="00990581">
            <w:pPr>
              <w:ind w:left="90"/>
              <w:rPr>
                <w:ins w:id="1626" w:author="WTORKY" w:date="2025-10-01T22:27:00Z" w16du:dateUtc="2025-10-01T19:27:00Z"/>
                <w:rFonts w:asciiTheme="majorHAnsi" w:hAnsiTheme="majorHAnsi"/>
                <w:sz w:val="14"/>
                <w:szCs w:val="14"/>
              </w:rPr>
            </w:pPr>
            <w:ins w:id="1627" w:author="WTORKY" w:date="2025-10-01T22:27:00Z" w16du:dateUtc="2025-10-01T19:27:00Z">
              <w:r w:rsidRPr="0016052D">
                <w:rPr>
                  <w:sz w:val="14"/>
                  <w:szCs w:val="14"/>
                </w:rPr>
                <w:t>Taxation system</w:t>
              </w:r>
            </w:ins>
          </w:p>
        </w:tc>
        <w:tc>
          <w:tcPr>
            <w:tcW w:w="918" w:type="dxa"/>
            <w:tcBorders>
              <w:left w:val="single" w:sz="4" w:space="0" w:color="auto"/>
            </w:tcBorders>
            <w:hideMark/>
            <w:tcPrChange w:id="1628" w:author="WTORKY" w:date="2025-10-01T22:28:00Z" w16du:dateUtc="2025-10-01T19:28:00Z">
              <w:tcPr>
                <w:tcW w:w="918" w:type="dxa"/>
                <w:tcBorders>
                  <w:left w:val="single" w:sz="4" w:space="0" w:color="auto"/>
                </w:tcBorders>
                <w:hideMark/>
              </w:tcPr>
            </w:tcPrChange>
          </w:tcPr>
          <w:p w14:paraId="42535226" w14:textId="4E5A1091" w:rsidR="00990581" w:rsidRPr="005240CA" w:rsidRDefault="00990581" w:rsidP="00990581">
            <w:pPr>
              <w:rPr>
                <w:ins w:id="1629" w:author="WTORKY" w:date="2025-10-01T22:27:00Z" w16du:dateUtc="2025-10-01T19:27:00Z"/>
                <w:rFonts w:asciiTheme="majorHAnsi" w:hAnsiTheme="majorHAnsi"/>
                <w:sz w:val="12"/>
                <w:szCs w:val="12"/>
              </w:rPr>
            </w:pPr>
          </w:p>
        </w:tc>
        <w:tc>
          <w:tcPr>
            <w:tcW w:w="864" w:type="dxa"/>
            <w:hideMark/>
            <w:tcPrChange w:id="1630" w:author="WTORKY" w:date="2025-10-01T22:28:00Z" w16du:dateUtc="2025-10-01T19:28:00Z">
              <w:tcPr>
                <w:tcW w:w="864" w:type="dxa"/>
                <w:hideMark/>
              </w:tcPr>
            </w:tcPrChange>
          </w:tcPr>
          <w:p w14:paraId="11834816" w14:textId="673E0C77" w:rsidR="00990581" w:rsidRPr="005240CA" w:rsidRDefault="00990581" w:rsidP="00990581">
            <w:pPr>
              <w:rPr>
                <w:ins w:id="1631" w:author="WTORKY" w:date="2025-10-01T22:27:00Z" w16du:dateUtc="2025-10-01T19:27:00Z"/>
                <w:rFonts w:asciiTheme="majorHAnsi" w:hAnsiTheme="majorHAnsi"/>
                <w:sz w:val="12"/>
                <w:szCs w:val="12"/>
              </w:rPr>
            </w:pPr>
          </w:p>
        </w:tc>
        <w:tc>
          <w:tcPr>
            <w:tcW w:w="864" w:type="dxa"/>
            <w:hideMark/>
            <w:tcPrChange w:id="1632" w:author="WTORKY" w:date="2025-10-01T22:28:00Z" w16du:dateUtc="2025-10-01T19:28:00Z">
              <w:tcPr>
                <w:tcW w:w="864" w:type="dxa"/>
                <w:hideMark/>
              </w:tcPr>
            </w:tcPrChange>
          </w:tcPr>
          <w:p w14:paraId="74712405" w14:textId="77777777" w:rsidR="00990581" w:rsidRPr="005240CA" w:rsidRDefault="00990581" w:rsidP="00990581">
            <w:pPr>
              <w:rPr>
                <w:ins w:id="1633" w:author="WTORKY" w:date="2025-10-01T22:27:00Z" w16du:dateUtc="2025-10-01T19:27:00Z"/>
                <w:rFonts w:asciiTheme="majorHAnsi" w:hAnsiTheme="majorHAnsi"/>
                <w:sz w:val="12"/>
                <w:szCs w:val="12"/>
              </w:rPr>
            </w:pPr>
          </w:p>
        </w:tc>
        <w:tc>
          <w:tcPr>
            <w:tcW w:w="864" w:type="dxa"/>
            <w:hideMark/>
            <w:tcPrChange w:id="1634" w:author="WTORKY" w:date="2025-10-01T22:28:00Z" w16du:dateUtc="2025-10-01T19:28:00Z">
              <w:tcPr>
                <w:tcW w:w="864" w:type="dxa"/>
                <w:hideMark/>
              </w:tcPr>
            </w:tcPrChange>
          </w:tcPr>
          <w:p w14:paraId="337FBE37" w14:textId="77777777" w:rsidR="00990581" w:rsidRPr="005240CA" w:rsidRDefault="00990581" w:rsidP="00990581">
            <w:pPr>
              <w:rPr>
                <w:ins w:id="1635" w:author="WTORKY" w:date="2025-10-01T22:27:00Z" w16du:dateUtc="2025-10-01T19:27:00Z"/>
                <w:rFonts w:asciiTheme="majorHAnsi" w:hAnsiTheme="majorHAnsi"/>
                <w:sz w:val="12"/>
                <w:szCs w:val="12"/>
              </w:rPr>
            </w:pPr>
          </w:p>
        </w:tc>
        <w:tc>
          <w:tcPr>
            <w:tcW w:w="864" w:type="dxa"/>
            <w:hideMark/>
            <w:tcPrChange w:id="1636" w:author="WTORKY" w:date="2025-10-01T22:28:00Z" w16du:dateUtc="2025-10-01T19:28:00Z">
              <w:tcPr>
                <w:tcW w:w="864" w:type="dxa"/>
                <w:hideMark/>
              </w:tcPr>
            </w:tcPrChange>
          </w:tcPr>
          <w:p w14:paraId="46B11B1F" w14:textId="5DA1217F" w:rsidR="00990581" w:rsidRPr="005240CA" w:rsidRDefault="00990581" w:rsidP="00990581">
            <w:pPr>
              <w:rPr>
                <w:ins w:id="1637" w:author="WTORKY" w:date="2025-10-01T22:27:00Z" w16du:dateUtc="2025-10-01T19:27:00Z"/>
                <w:rFonts w:asciiTheme="majorHAnsi" w:hAnsiTheme="majorHAnsi"/>
                <w:sz w:val="12"/>
                <w:szCs w:val="12"/>
              </w:rPr>
            </w:pPr>
          </w:p>
        </w:tc>
        <w:tc>
          <w:tcPr>
            <w:tcW w:w="863" w:type="dxa"/>
            <w:hideMark/>
            <w:tcPrChange w:id="1638" w:author="WTORKY" w:date="2025-10-01T22:28:00Z" w16du:dateUtc="2025-10-01T19:28:00Z">
              <w:tcPr>
                <w:tcW w:w="863" w:type="dxa"/>
                <w:hideMark/>
              </w:tcPr>
            </w:tcPrChange>
          </w:tcPr>
          <w:p w14:paraId="136A579F" w14:textId="77777777" w:rsidR="00990581" w:rsidRPr="005240CA" w:rsidRDefault="00990581" w:rsidP="00990581">
            <w:pPr>
              <w:rPr>
                <w:ins w:id="1639" w:author="WTORKY" w:date="2025-10-01T22:27:00Z" w16du:dateUtc="2025-10-01T19:27:00Z"/>
                <w:rFonts w:asciiTheme="majorHAnsi" w:hAnsiTheme="majorHAnsi"/>
                <w:sz w:val="12"/>
                <w:szCs w:val="12"/>
              </w:rPr>
            </w:pPr>
          </w:p>
        </w:tc>
      </w:tr>
      <w:tr w:rsidR="00990581" w:rsidRPr="005240CA" w14:paraId="5AC27EC8" w14:textId="77777777" w:rsidTr="00990581">
        <w:trPr>
          <w:trHeight w:val="317"/>
          <w:ins w:id="1640" w:author="WTORKY" w:date="2025-10-01T22:27:00Z" w16du:dateUtc="2025-10-01T19:27:00Z"/>
          <w:trPrChange w:id="1641"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642"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0C499968" w14:textId="77777777" w:rsidR="00990581" w:rsidRPr="0016052D" w:rsidRDefault="00990581" w:rsidP="00990581">
            <w:pPr>
              <w:ind w:left="90"/>
              <w:rPr>
                <w:ins w:id="1643" w:author="WTORKY" w:date="2025-10-01T22:27:00Z" w16du:dateUtc="2025-10-01T19:27:00Z"/>
                <w:rFonts w:asciiTheme="majorHAnsi" w:hAnsiTheme="majorHAnsi"/>
                <w:sz w:val="14"/>
                <w:szCs w:val="14"/>
              </w:rPr>
            </w:pPr>
            <w:ins w:id="1644" w:author="WTORKY" w:date="2025-10-01T22:27:00Z" w16du:dateUtc="2025-10-01T19:27:00Z">
              <w:r w:rsidRPr="0016052D">
                <w:rPr>
                  <w:sz w:val="14"/>
                  <w:szCs w:val="14"/>
                </w:rPr>
                <w:t>Difficulty in finding qualified labor</w:t>
              </w:r>
            </w:ins>
          </w:p>
        </w:tc>
        <w:tc>
          <w:tcPr>
            <w:tcW w:w="918" w:type="dxa"/>
            <w:tcBorders>
              <w:left w:val="single" w:sz="4" w:space="0" w:color="auto"/>
            </w:tcBorders>
            <w:hideMark/>
            <w:tcPrChange w:id="1645" w:author="WTORKY" w:date="2025-10-01T22:28:00Z" w16du:dateUtc="2025-10-01T19:28:00Z">
              <w:tcPr>
                <w:tcW w:w="918" w:type="dxa"/>
                <w:tcBorders>
                  <w:left w:val="single" w:sz="4" w:space="0" w:color="auto"/>
                </w:tcBorders>
                <w:hideMark/>
              </w:tcPr>
            </w:tcPrChange>
          </w:tcPr>
          <w:p w14:paraId="7E8EDBDB" w14:textId="56E447D4" w:rsidR="00990581" w:rsidRPr="005240CA" w:rsidRDefault="00990581" w:rsidP="00990581">
            <w:pPr>
              <w:rPr>
                <w:ins w:id="1646" w:author="WTORKY" w:date="2025-10-01T22:27:00Z" w16du:dateUtc="2025-10-01T19:27:00Z"/>
                <w:rFonts w:asciiTheme="majorHAnsi" w:hAnsiTheme="majorHAnsi"/>
                <w:sz w:val="12"/>
                <w:szCs w:val="12"/>
              </w:rPr>
            </w:pPr>
          </w:p>
        </w:tc>
        <w:tc>
          <w:tcPr>
            <w:tcW w:w="864" w:type="dxa"/>
            <w:hideMark/>
            <w:tcPrChange w:id="1647" w:author="WTORKY" w:date="2025-10-01T22:28:00Z" w16du:dateUtc="2025-10-01T19:28:00Z">
              <w:tcPr>
                <w:tcW w:w="864" w:type="dxa"/>
                <w:hideMark/>
              </w:tcPr>
            </w:tcPrChange>
          </w:tcPr>
          <w:p w14:paraId="49955FC9" w14:textId="0287652C" w:rsidR="00990581" w:rsidRPr="005240CA" w:rsidRDefault="00990581" w:rsidP="00990581">
            <w:pPr>
              <w:rPr>
                <w:ins w:id="1648" w:author="WTORKY" w:date="2025-10-01T22:27:00Z" w16du:dateUtc="2025-10-01T19:27:00Z"/>
                <w:rFonts w:asciiTheme="majorHAnsi" w:hAnsiTheme="majorHAnsi"/>
                <w:sz w:val="12"/>
                <w:szCs w:val="12"/>
              </w:rPr>
            </w:pPr>
          </w:p>
        </w:tc>
        <w:tc>
          <w:tcPr>
            <w:tcW w:w="864" w:type="dxa"/>
            <w:hideMark/>
            <w:tcPrChange w:id="1649" w:author="WTORKY" w:date="2025-10-01T22:28:00Z" w16du:dateUtc="2025-10-01T19:28:00Z">
              <w:tcPr>
                <w:tcW w:w="864" w:type="dxa"/>
                <w:hideMark/>
              </w:tcPr>
            </w:tcPrChange>
          </w:tcPr>
          <w:p w14:paraId="02888C59" w14:textId="77777777" w:rsidR="00990581" w:rsidRPr="005240CA" w:rsidRDefault="00990581" w:rsidP="00990581">
            <w:pPr>
              <w:rPr>
                <w:ins w:id="1650" w:author="WTORKY" w:date="2025-10-01T22:27:00Z" w16du:dateUtc="2025-10-01T19:27:00Z"/>
                <w:rFonts w:asciiTheme="majorHAnsi" w:hAnsiTheme="majorHAnsi"/>
                <w:sz w:val="12"/>
                <w:szCs w:val="12"/>
              </w:rPr>
            </w:pPr>
          </w:p>
        </w:tc>
        <w:tc>
          <w:tcPr>
            <w:tcW w:w="864" w:type="dxa"/>
            <w:hideMark/>
            <w:tcPrChange w:id="1651" w:author="WTORKY" w:date="2025-10-01T22:28:00Z" w16du:dateUtc="2025-10-01T19:28:00Z">
              <w:tcPr>
                <w:tcW w:w="864" w:type="dxa"/>
                <w:hideMark/>
              </w:tcPr>
            </w:tcPrChange>
          </w:tcPr>
          <w:p w14:paraId="4B7CDC24" w14:textId="77777777" w:rsidR="00990581" w:rsidRPr="005240CA" w:rsidRDefault="00990581" w:rsidP="00990581">
            <w:pPr>
              <w:rPr>
                <w:ins w:id="1652" w:author="WTORKY" w:date="2025-10-01T22:27:00Z" w16du:dateUtc="2025-10-01T19:27:00Z"/>
                <w:rFonts w:asciiTheme="majorHAnsi" w:hAnsiTheme="majorHAnsi"/>
                <w:sz w:val="12"/>
                <w:szCs w:val="12"/>
              </w:rPr>
            </w:pPr>
          </w:p>
        </w:tc>
        <w:tc>
          <w:tcPr>
            <w:tcW w:w="864" w:type="dxa"/>
            <w:hideMark/>
            <w:tcPrChange w:id="1653" w:author="WTORKY" w:date="2025-10-01T22:28:00Z" w16du:dateUtc="2025-10-01T19:28:00Z">
              <w:tcPr>
                <w:tcW w:w="864" w:type="dxa"/>
                <w:hideMark/>
              </w:tcPr>
            </w:tcPrChange>
          </w:tcPr>
          <w:p w14:paraId="1016388F" w14:textId="0690DDA9" w:rsidR="00990581" w:rsidRPr="005240CA" w:rsidRDefault="00990581" w:rsidP="00990581">
            <w:pPr>
              <w:rPr>
                <w:ins w:id="1654" w:author="WTORKY" w:date="2025-10-01T22:27:00Z" w16du:dateUtc="2025-10-01T19:27:00Z"/>
                <w:rFonts w:asciiTheme="majorHAnsi" w:hAnsiTheme="majorHAnsi"/>
                <w:sz w:val="12"/>
                <w:szCs w:val="12"/>
              </w:rPr>
            </w:pPr>
          </w:p>
        </w:tc>
        <w:tc>
          <w:tcPr>
            <w:tcW w:w="863" w:type="dxa"/>
            <w:hideMark/>
            <w:tcPrChange w:id="1655" w:author="WTORKY" w:date="2025-10-01T22:28:00Z" w16du:dateUtc="2025-10-01T19:28:00Z">
              <w:tcPr>
                <w:tcW w:w="863" w:type="dxa"/>
                <w:hideMark/>
              </w:tcPr>
            </w:tcPrChange>
          </w:tcPr>
          <w:p w14:paraId="3F848A82" w14:textId="77777777" w:rsidR="00990581" w:rsidRPr="005240CA" w:rsidRDefault="00990581" w:rsidP="00990581">
            <w:pPr>
              <w:rPr>
                <w:ins w:id="1656" w:author="WTORKY" w:date="2025-10-01T22:27:00Z" w16du:dateUtc="2025-10-01T19:27:00Z"/>
                <w:rFonts w:asciiTheme="majorHAnsi" w:hAnsiTheme="majorHAnsi"/>
                <w:sz w:val="12"/>
                <w:szCs w:val="12"/>
              </w:rPr>
            </w:pPr>
          </w:p>
        </w:tc>
      </w:tr>
      <w:tr w:rsidR="00990581" w:rsidRPr="005240CA" w14:paraId="5817735E" w14:textId="77777777" w:rsidTr="00990581">
        <w:trPr>
          <w:trHeight w:val="317"/>
          <w:ins w:id="1657" w:author="WTORKY" w:date="2025-10-01T22:27:00Z" w16du:dateUtc="2025-10-01T19:27:00Z"/>
          <w:trPrChange w:id="1658"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659"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7286AB86" w14:textId="77777777" w:rsidR="00990581" w:rsidRPr="0016052D" w:rsidRDefault="00990581" w:rsidP="00990581">
            <w:pPr>
              <w:ind w:left="90"/>
              <w:rPr>
                <w:ins w:id="1660" w:author="WTORKY" w:date="2025-10-01T22:27:00Z" w16du:dateUtc="2025-10-01T19:27:00Z"/>
                <w:rFonts w:asciiTheme="majorHAnsi" w:hAnsiTheme="majorHAnsi"/>
                <w:sz w:val="14"/>
                <w:szCs w:val="14"/>
              </w:rPr>
            </w:pPr>
            <w:ins w:id="1661" w:author="WTORKY" w:date="2025-10-01T22:27:00Z" w16du:dateUtc="2025-10-01T19:27:00Z">
              <w:r w:rsidRPr="0016052D">
                <w:rPr>
                  <w:sz w:val="14"/>
                  <w:szCs w:val="14"/>
                </w:rPr>
                <w:t>High inflation</w:t>
              </w:r>
            </w:ins>
          </w:p>
        </w:tc>
        <w:tc>
          <w:tcPr>
            <w:tcW w:w="918" w:type="dxa"/>
            <w:tcBorders>
              <w:left w:val="single" w:sz="4" w:space="0" w:color="auto"/>
            </w:tcBorders>
            <w:hideMark/>
            <w:tcPrChange w:id="1662" w:author="WTORKY" w:date="2025-10-01T22:28:00Z" w16du:dateUtc="2025-10-01T19:28:00Z">
              <w:tcPr>
                <w:tcW w:w="918" w:type="dxa"/>
                <w:tcBorders>
                  <w:left w:val="single" w:sz="4" w:space="0" w:color="auto"/>
                </w:tcBorders>
                <w:hideMark/>
              </w:tcPr>
            </w:tcPrChange>
          </w:tcPr>
          <w:p w14:paraId="336F30F6" w14:textId="77777777" w:rsidR="00990581" w:rsidRPr="005240CA" w:rsidRDefault="00990581" w:rsidP="00990581">
            <w:pPr>
              <w:rPr>
                <w:ins w:id="1663" w:author="WTORKY" w:date="2025-10-01T22:27:00Z" w16du:dateUtc="2025-10-01T19:27:00Z"/>
                <w:rFonts w:asciiTheme="majorHAnsi" w:hAnsiTheme="majorHAnsi"/>
                <w:sz w:val="12"/>
                <w:szCs w:val="12"/>
              </w:rPr>
            </w:pPr>
          </w:p>
        </w:tc>
        <w:tc>
          <w:tcPr>
            <w:tcW w:w="864" w:type="dxa"/>
            <w:hideMark/>
            <w:tcPrChange w:id="1664" w:author="WTORKY" w:date="2025-10-01T22:28:00Z" w16du:dateUtc="2025-10-01T19:28:00Z">
              <w:tcPr>
                <w:tcW w:w="864" w:type="dxa"/>
                <w:hideMark/>
              </w:tcPr>
            </w:tcPrChange>
          </w:tcPr>
          <w:p w14:paraId="4BB61BD1" w14:textId="29BB7FF8" w:rsidR="00990581" w:rsidRPr="005240CA" w:rsidRDefault="00990581" w:rsidP="00990581">
            <w:pPr>
              <w:rPr>
                <w:ins w:id="1665" w:author="WTORKY" w:date="2025-10-01T22:27:00Z" w16du:dateUtc="2025-10-01T19:27:00Z"/>
                <w:rFonts w:asciiTheme="majorHAnsi" w:hAnsiTheme="majorHAnsi"/>
                <w:sz w:val="12"/>
                <w:szCs w:val="12"/>
              </w:rPr>
            </w:pPr>
          </w:p>
        </w:tc>
        <w:tc>
          <w:tcPr>
            <w:tcW w:w="864" w:type="dxa"/>
            <w:hideMark/>
            <w:tcPrChange w:id="1666" w:author="WTORKY" w:date="2025-10-01T22:28:00Z" w16du:dateUtc="2025-10-01T19:28:00Z">
              <w:tcPr>
                <w:tcW w:w="864" w:type="dxa"/>
                <w:hideMark/>
              </w:tcPr>
            </w:tcPrChange>
          </w:tcPr>
          <w:p w14:paraId="24560196" w14:textId="77777777" w:rsidR="00990581" w:rsidRPr="005240CA" w:rsidRDefault="00990581" w:rsidP="00990581">
            <w:pPr>
              <w:rPr>
                <w:ins w:id="1667" w:author="WTORKY" w:date="2025-10-01T22:27:00Z" w16du:dateUtc="2025-10-01T19:27:00Z"/>
                <w:rFonts w:asciiTheme="majorHAnsi" w:hAnsiTheme="majorHAnsi"/>
                <w:sz w:val="12"/>
                <w:szCs w:val="12"/>
              </w:rPr>
            </w:pPr>
          </w:p>
        </w:tc>
        <w:tc>
          <w:tcPr>
            <w:tcW w:w="864" w:type="dxa"/>
            <w:hideMark/>
            <w:tcPrChange w:id="1668" w:author="WTORKY" w:date="2025-10-01T22:28:00Z" w16du:dateUtc="2025-10-01T19:28:00Z">
              <w:tcPr>
                <w:tcW w:w="864" w:type="dxa"/>
                <w:hideMark/>
              </w:tcPr>
            </w:tcPrChange>
          </w:tcPr>
          <w:p w14:paraId="1287971C" w14:textId="5785E1E8" w:rsidR="00990581" w:rsidRPr="005240CA" w:rsidRDefault="00990581" w:rsidP="00990581">
            <w:pPr>
              <w:rPr>
                <w:ins w:id="1669" w:author="WTORKY" w:date="2025-10-01T22:27:00Z" w16du:dateUtc="2025-10-01T19:27:00Z"/>
                <w:rFonts w:asciiTheme="majorHAnsi" w:hAnsiTheme="majorHAnsi"/>
                <w:sz w:val="12"/>
                <w:szCs w:val="12"/>
              </w:rPr>
            </w:pPr>
          </w:p>
        </w:tc>
        <w:tc>
          <w:tcPr>
            <w:tcW w:w="864" w:type="dxa"/>
            <w:hideMark/>
            <w:tcPrChange w:id="1670" w:author="WTORKY" w:date="2025-10-01T22:28:00Z" w16du:dateUtc="2025-10-01T19:28:00Z">
              <w:tcPr>
                <w:tcW w:w="864" w:type="dxa"/>
                <w:hideMark/>
              </w:tcPr>
            </w:tcPrChange>
          </w:tcPr>
          <w:p w14:paraId="76BCC8D0" w14:textId="77777777" w:rsidR="00990581" w:rsidRPr="005240CA" w:rsidRDefault="00990581" w:rsidP="00990581">
            <w:pPr>
              <w:rPr>
                <w:ins w:id="1671" w:author="WTORKY" w:date="2025-10-01T22:27:00Z" w16du:dateUtc="2025-10-01T19:27:00Z"/>
                <w:rFonts w:asciiTheme="majorHAnsi" w:hAnsiTheme="majorHAnsi"/>
                <w:sz w:val="12"/>
                <w:szCs w:val="12"/>
              </w:rPr>
            </w:pPr>
          </w:p>
        </w:tc>
        <w:tc>
          <w:tcPr>
            <w:tcW w:w="863" w:type="dxa"/>
            <w:hideMark/>
            <w:tcPrChange w:id="1672" w:author="WTORKY" w:date="2025-10-01T22:28:00Z" w16du:dateUtc="2025-10-01T19:28:00Z">
              <w:tcPr>
                <w:tcW w:w="863" w:type="dxa"/>
                <w:hideMark/>
              </w:tcPr>
            </w:tcPrChange>
          </w:tcPr>
          <w:p w14:paraId="4370C3E1" w14:textId="77777777" w:rsidR="00990581" w:rsidRPr="005240CA" w:rsidRDefault="00990581" w:rsidP="00990581">
            <w:pPr>
              <w:rPr>
                <w:ins w:id="1673" w:author="WTORKY" w:date="2025-10-01T22:27:00Z" w16du:dateUtc="2025-10-01T19:27:00Z"/>
                <w:rFonts w:asciiTheme="majorHAnsi" w:hAnsiTheme="majorHAnsi"/>
                <w:sz w:val="12"/>
                <w:szCs w:val="12"/>
              </w:rPr>
            </w:pPr>
          </w:p>
        </w:tc>
      </w:tr>
      <w:tr w:rsidR="00990581" w:rsidRPr="005240CA" w14:paraId="6D45600A" w14:textId="77777777" w:rsidTr="00990581">
        <w:trPr>
          <w:trHeight w:val="317"/>
          <w:ins w:id="1674" w:author="WTORKY" w:date="2025-10-01T22:27:00Z" w16du:dateUtc="2025-10-01T19:27:00Z"/>
          <w:trPrChange w:id="1675"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676"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16B1B4D1" w14:textId="77777777" w:rsidR="00990581" w:rsidRPr="0016052D" w:rsidRDefault="00990581" w:rsidP="00990581">
            <w:pPr>
              <w:ind w:left="90"/>
              <w:rPr>
                <w:ins w:id="1677" w:author="WTORKY" w:date="2025-10-01T22:27:00Z" w16du:dateUtc="2025-10-01T19:27:00Z"/>
                <w:rFonts w:asciiTheme="majorHAnsi" w:hAnsiTheme="majorHAnsi"/>
                <w:sz w:val="14"/>
                <w:szCs w:val="14"/>
              </w:rPr>
            </w:pPr>
            <w:ins w:id="1678" w:author="WTORKY" w:date="2025-10-01T22:27:00Z" w16du:dateUtc="2025-10-01T19:27:00Z">
              <w:r w:rsidRPr="0016052D">
                <w:rPr>
                  <w:sz w:val="14"/>
                  <w:szCs w:val="14"/>
                </w:rPr>
                <w:t>Customs</w:t>
              </w:r>
            </w:ins>
          </w:p>
        </w:tc>
        <w:tc>
          <w:tcPr>
            <w:tcW w:w="918" w:type="dxa"/>
            <w:tcBorders>
              <w:left w:val="single" w:sz="4" w:space="0" w:color="auto"/>
            </w:tcBorders>
            <w:hideMark/>
            <w:tcPrChange w:id="1679" w:author="WTORKY" w:date="2025-10-01T22:28:00Z" w16du:dateUtc="2025-10-01T19:28:00Z">
              <w:tcPr>
                <w:tcW w:w="918" w:type="dxa"/>
                <w:tcBorders>
                  <w:left w:val="single" w:sz="4" w:space="0" w:color="auto"/>
                </w:tcBorders>
                <w:hideMark/>
              </w:tcPr>
            </w:tcPrChange>
          </w:tcPr>
          <w:p w14:paraId="3A727D55" w14:textId="7BE49296" w:rsidR="00990581" w:rsidRPr="005240CA" w:rsidRDefault="00990581" w:rsidP="00990581">
            <w:pPr>
              <w:rPr>
                <w:ins w:id="1680" w:author="WTORKY" w:date="2025-10-01T22:27:00Z" w16du:dateUtc="2025-10-01T19:27:00Z"/>
                <w:rFonts w:asciiTheme="majorHAnsi" w:hAnsiTheme="majorHAnsi"/>
                <w:sz w:val="12"/>
                <w:szCs w:val="12"/>
              </w:rPr>
            </w:pPr>
          </w:p>
        </w:tc>
        <w:tc>
          <w:tcPr>
            <w:tcW w:w="864" w:type="dxa"/>
            <w:hideMark/>
            <w:tcPrChange w:id="1681" w:author="WTORKY" w:date="2025-10-01T22:28:00Z" w16du:dateUtc="2025-10-01T19:28:00Z">
              <w:tcPr>
                <w:tcW w:w="864" w:type="dxa"/>
                <w:hideMark/>
              </w:tcPr>
            </w:tcPrChange>
          </w:tcPr>
          <w:p w14:paraId="553F03B0" w14:textId="77777777" w:rsidR="00990581" w:rsidRPr="005240CA" w:rsidRDefault="00990581" w:rsidP="00990581">
            <w:pPr>
              <w:rPr>
                <w:ins w:id="1682" w:author="WTORKY" w:date="2025-10-01T22:27:00Z" w16du:dateUtc="2025-10-01T19:27:00Z"/>
                <w:rFonts w:asciiTheme="majorHAnsi" w:hAnsiTheme="majorHAnsi"/>
                <w:sz w:val="12"/>
                <w:szCs w:val="12"/>
              </w:rPr>
            </w:pPr>
          </w:p>
        </w:tc>
        <w:tc>
          <w:tcPr>
            <w:tcW w:w="864" w:type="dxa"/>
            <w:hideMark/>
            <w:tcPrChange w:id="1683" w:author="WTORKY" w:date="2025-10-01T22:28:00Z" w16du:dateUtc="2025-10-01T19:28:00Z">
              <w:tcPr>
                <w:tcW w:w="864" w:type="dxa"/>
                <w:hideMark/>
              </w:tcPr>
            </w:tcPrChange>
          </w:tcPr>
          <w:p w14:paraId="6D7D60A9" w14:textId="77777777" w:rsidR="00990581" w:rsidRPr="005240CA" w:rsidRDefault="00990581" w:rsidP="00990581">
            <w:pPr>
              <w:rPr>
                <w:ins w:id="1684" w:author="WTORKY" w:date="2025-10-01T22:27:00Z" w16du:dateUtc="2025-10-01T19:27:00Z"/>
                <w:rFonts w:asciiTheme="majorHAnsi" w:hAnsiTheme="majorHAnsi"/>
                <w:sz w:val="12"/>
                <w:szCs w:val="12"/>
              </w:rPr>
            </w:pPr>
          </w:p>
        </w:tc>
        <w:tc>
          <w:tcPr>
            <w:tcW w:w="864" w:type="dxa"/>
            <w:hideMark/>
            <w:tcPrChange w:id="1685" w:author="WTORKY" w:date="2025-10-01T22:28:00Z" w16du:dateUtc="2025-10-01T19:28:00Z">
              <w:tcPr>
                <w:tcW w:w="864" w:type="dxa"/>
                <w:hideMark/>
              </w:tcPr>
            </w:tcPrChange>
          </w:tcPr>
          <w:p w14:paraId="7DF2188B" w14:textId="68FE99D4" w:rsidR="00990581" w:rsidRPr="005240CA" w:rsidRDefault="00990581" w:rsidP="00990581">
            <w:pPr>
              <w:rPr>
                <w:ins w:id="1686" w:author="WTORKY" w:date="2025-10-01T22:27:00Z" w16du:dateUtc="2025-10-01T19:27:00Z"/>
                <w:rFonts w:asciiTheme="majorHAnsi" w:hAnsiTheme="majorHAnsi"/>
                <w:sz w:val="12"/>
                <w:szCs w:val="12"/>
              </w:rPr>
            </w:pPr>
          </w:p>
        </w:tc>
        <w:tc>
          <w:tcPr>
            <w:tcW w:w="864" w:type="dxa"/>
            <w:hideMark/>
            <w:tcPrChange w:id="1687" w:author="WTORKY" w:date="2025-10-01T22:28:00Z" w16du:dateUtc="2025-10-01T19:28:00Z">
              <w:tcPr>
                <w:tcW w:w="864" w:type="dxa"/>
                <w:hideMark/>
              </w:tcPr>
            </w:tcPrChange>
          </w:tcPr>
          <w:p w14:paraId="4BA49517" w14:textId="77777777" w:rsidR="00990581" w:rsidRPr="005240CA" w:rsidRDefault="00990581" w:rsidP="00990581">
            <w:pPr>
              <w:rPr>
                <w:ins w:id="1688" w:author="WTORKY" w:date="2025-10-01T22:27:00Z" w16du:dateUtc="2025-10-01T19:27:00Z"/>
                <w:rFonts w:asciiTheme="majorHAnsi" w:hAnsiTheme="majorHAnsi"/>
                <w:sz w:val="12"/>
                <w:szCs w:val="12"/>
              </w:rPr>
            </w:pPr>
          </w:p>
        </w:tc>
        <w:tc>
          <w:tcPr>
            <w:tcW w:w="863" w:type="dxa"/>
            <w:hideMark/>
            <w:tcPrChange w:id="1689" w:author="WTORKY" w:date="2025-10-01T22:28:00Z" w16du:dateUtc="2025-10-01T19:28:00Z">
              <w:tcPr>
                <w:tcW w:w="863" w:type="dxa"/>
                <w:hideMark/>
              </w:tcPr>
            </w:tcPrChange>
          </w:tcPr>
          <w:p w14:paraId="03F8724B" w14:textId="77777777" w:rsidR="00990581" w:rsidRPr="005240CA" w:rsidRDefault="00990581" w:rsidP="00990581">
            <w:pPr>
              <w:rPr>
                <w:ins w:id="1690" w:author="WTORKY" w:date="2025-10-01T22:27:00Z" w16du:dateUtc="2025-10-01T19:27:00Z"/>
                <w:rFonts w:asciiTheme="majorHAnsi" w:hAnsiTheme="majorHAnsi"/>
                <w:sz w:val="12"/>
                <w:szCs w:val="12"/>
              </w:rPr>
            </w:pPr>
          </w:p>
        </w:tc>
      </w:tr>
      <w:tr w:rsidR="00990581" w:rsidRPr="005240CA" w14:paraId="595E6692" w14:textId="77777777" w:rsidTr="00990581">
        <w:trPr>
          <w:trHeight w:val="317"/>
          <w:ins w:id="1691" w:author="WTORKY" w:date="2025-10-01T22:27:00Z" w16du:dateUtc="2025-10-01T19:27:00Z"/>
          <w:trPrChange w:id="1692"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693"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198253B3" w14:textId="77777777" w:rsidR="00990581" w:rsidRPr="0016052D" w:rsidRDefault="00990581" w:rsidP="00990581">
            <w:pPr>
              <w:ind w:left="90"/>
              <w:rPr>
                <w:ins w:id="1694" w:author="WTORKY" w:date="2025-10-01T22:27:00Z" w16du:dateUtc="2025-10-01T19:27:00Z"/>
                <w:rFonts w:asciiTheme="majorHAnsi" w:hAnsiTheme="majorHAnsi"/>
                <w:sz w:val="14"/>
                <w:szCs w:val="14"/>
              </w:rPr>
            </w:pPr>
            <w:ins w:id="1695" w:author="WTORKY" w:date="2025-10-01T22:27:00Z" w16du:dateUtc="2025-10-01T19:27:00Z">
              <w:r w:rsidRPr="0016052D">
                <w:rPr>
                  <w:sz w:val="14"/>
                  <w:szCs w:val="14"/>
                </w:rPr>
                <w:t>Unstable economic policies</w:t>
              </w:r>
            </w:ins>
          </w:p>
        </w:tc>
        <w:tc>
          <w:tcPr>
            <w:tcW w:w="918" w:type="dxa"/>
            <w:tcBorders>
              <w:left w:val="single" w:sz="4" w:space="0" w:color="auto"/>
            </w:tcBorders>
            <w:hideMark/>
            <w:tcPrChange w:id="1696" w:author="WTORKY" w:date="2025-10-01T22:28:00Z" w16du:dateUtc="2025-10-01T19:28:00Z">
              <w:tcPr>
                <w:tcW w:w="918" w:type="dxa"/>
                <w:tcBorders>
                  <w:left w:val="single" w:sz="4" w:space="0" w:color="auto"/>
                </w:tcBorders>
                <w:hideMark/>
              </w:tcPr>
            </w:tcPrChange>
          </w:tcPr>
          <w:p w14:paraId="37D1BB71" w14:textId="77777777" w:rsidR="00990581" w:rsidRPr="005240CA" w:rsidRDefault="00990581" w:rsidP="00990581">
            <w:pPr>
              <w:rPr>
                <w:ins w:id="1697" w:author="WTORKY" w:date="2025-10-01T22:27:00Z" w16du:dateUtc="2025-10-01T19:27:00Z"/>
                <w:rFonts w:asciiTheme="majorHAnsi" w:hAnsiTheme="majorHAnsi"/>
                <w:sz w:val="12"/>
                <w:szCs w:val="12"/>
              </w:rPr>
            </w:pPr>
          </w:p>
        </w:tc>
        <w:tc>
          <w:tcPr>
            <w:tcW w:w="864" w:type="dxa"/>
            <w:hideMark/>
            <w:tcPrChange w:id="1698" w:author="WTORKY" w:date="2025-10-01T22:28:00Z" w16du:dateUtc="2025-10-01T19:28:00Z">
              <w:tcPr>
                <w:tcW w:w="864" w:type="dxa"/>
                <w:hideMark/>
              </w:tcPr>
            </w:tcPrChange>
          </w:tcPr>
          <w:p w14:paraId="0410A77C" w14:textId="77777777" w:rsidR="00990581" w:rsidRPr="005240CA" w:rsidRDefault="00990581" w:rsidP="00990581">
            <w:pPr>
              <w:rPr>
                <w:ins w:id="1699" w:author="WTORKY" w:date="2025-10-01T22:27:00Z" w16du:dateUtc="2025-10-01T19:27:00Z"/>
                <w:rFonts w:asciiTheme="majorHAnsi" w:hAnsiTheme="majorHAnsi"/>
                <w:sz w:val="12"/>
                <w:szCs w:val="12"/>
              </w:rPr>
            </w:pPr>
          </w:p>
        </w:tc>
        <w:tc>
          <w:tcPr>
            <w:tcW w:w="864" w:type="dxa"/>
            <w:hideMark/>
            <w:tcPrChange w:id="1700" w:author="WTORKY" w:date="2025-10-01T22:28:00Z" w16du:dateUtc="2025-10-01T19:28:00Z">
              <w:tcPr>
                <w:tcW w:w="864" w:type="dxa"/>
                <w:hideMark/>
              </w:tcPr>
            </w:tcPrChange>
          </w:tcPr>
          <w:p w14:paraId="0DF5F3D3" w14:textId="58FD5CCC" w:rsidR="00990581" w:rsidRPr="005240CA" w:rsidRDefault="00990581" w:rsidP="00990581">
            <w:pPr>
              <w:rPr>
                <w:ins w:id="1701" w:author="WTORKY" w:date="2025-10-01T22:27:00Z" w16du:dateUtc="2025-10-01T19:27:00Z"/>
                <w:rFonts w:asciiTheme="majorHAnsi" w:hAnsiTheme="majorHAnsi"/>
                <w:sz w:val="12"/>
                <w:szCs w:val="12"/>
              </w:rPr>
            </w:pPr>
          </w:p>
        </w:tc>
        <w:tc>
          <w:tcPr>
            <w:tcW w:w="864" w:type="dxa"/>
            <w:hideMark/>
            <w:tcPrChange w:id="1702" w:author="WTORKY" w:date="2025-10-01T22:28:00Z" w16du:dateUtc="2025-10-01T19:28:00Z">
              <w:tcPr>
                <w:tcW w:w="864" w:type="dxa"/>
                <w:hideMark/>
              </w:tcPr>
            </w:tcPrChange>
          </w:tcPr>
          <w:p w14:paraId="2F97ACD6" w14:textId="14F5BD4E" w:rsidR="00990581" w:rsidRPr="005240CA" w:rsidRDefault="00990581" w:rsidP="00990581">
            <w:pPr>
              <w:rPr>
                <w:ins w:id="1703" w:author="WTORKY" w:date="2025-10-01T22:27:00Z" w16du:dateUtc="2025-10-01T19:27:00Z"/>
                <w:rFonts w:asciiTheme="majorHAnsi" w:hAnsiTheme="majorHAnsi"/>
                <w:sz w:val="12"/>
                <w:szCs w:val="12"/>
              </w:rPr>
            </w:pPr>
          </w:p>
        </w:tc>
        <w:tc>
          <w:tcPr>
            <w:tcW w:w="864" w:type="dxa"/>
            <w:hideMark/>
            <w:tcPrChange w:id="1704" w:author="WTORKY" w:date="2025-10-01T22:28:00Z" w16du:dateUtc="2025-10-01T19:28:00Z">
              <w:tcPr>
                <w:tcW w:w="864" w:type="dxa"/>
                <w:hideMark/>
              </w:tcPr>
            </w:tcPrChange>
          </w:tcPr>
          <w:p w14:paraId="68CE56A5" w14:textId="77777777" w:rsidR="00990581" w:rsidRPr="005240CA" w:rsidRDefault="00990581" w:rsidP="00990581">
            <w:pPr>
              <w:rPr>
                <w:ins w:id="1705" w:author="WTORKY" w:date="2025-10-01T22:27:00Z" w16du:dateUtc="2025-10-01T19:27:00Z"/>
                <w:rFonts w:asciiTheme="majorHAnsi" w:hAnsiTheme="majorHAnsi"/>
                <w:sz w:val="12"/>
                <w:szCs w:val="12"/>
              </w:rPr>
            </w:pPr>
          </w:p>
        </w:tc>
        <w:tc>
          <w:tcPr>
            <w:tcW w:w="863" w:type="dxa"/>
            <w:hideMark/>
            <w:tcPrChange w:id="1706" w:author="WTORKY" w:date="2025-10-01T22:28:00Z" w16du:dateUtc="2025-10-01T19:28:00Z">
              <w:tcPr>
                <w:tcW w:w="863" w:type="dxa"/>
                <w:hideMark/>
              </w:tcPr>
            </w:tcPrChange>
          </w:tcPr>
          <w:p w14:paraId="4EDEEE07" w14:textId="77777777" w:rsidR="00990581" w:rsidRPr="005240CA" w:rsidRDefault="00990581" w:rsidP="00990581">
            <w:pPr>
              <w:rPr>
                <w:ins w:id="1707" w:author="WTORKY" w:date="2025-10-01T22:27:00Z" w16du:dateUtc="2025-10-01T19:27:00Z"/>
                <w:rFonts w:asciiTheme="majorHAnsi" w:hAnsiTheme="majorHAnsi"/>
                <w:sz w:val="12"/>
                <w:szCs w:val="12"/>
              </w:rPr>
            </w:pPr>
          </w:p>
        </w:tc>
      </w:tr>
      <w:tr w:rsidR="00990581" w:rsidRPr="005240CA" w14:paraId="2FE92DC0" w14:textId="77777777" w:rsidTr="00990581">
        <w:trPr>
          <w:trHeight w:val="317"/>
          <w:ins w:id="1708" w:author="WTORKY" w:date="2025-10-01T22:27:00Z" w16du:dateUtc="2025-10-01T19:27:00Z"/>
          <w:trPrChange w:id="1709"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710"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1591DBB0" w14:textId="77777777" w:rsidR="00990581" w:rsidRPr="0016052D" w:rsidRDefault="00990581" w:rsidP="00990581">
            <w:pPr>
              <w:ind w:left="90"/>
              <w:rPr>
                <w:ins w:id="1711" w:author="WTORKY" w:date="2025-10-01T22:27:00Z" w16du:dateUtc="2025-10-01T19:27:00Z"/>
                <w:rFonts w:asciiTheme="majorHAnsi" w:hAnsiTheme="majorHAnsi"/>
                <w:sz w:val="14"/>
                <w:szCs w:val="14"/>
              </w:rPr>
            </w:pPr>
            <w:ins w:id="1712" w:author="WTORKY" w:date="2025-10-01T22:27:00Z" w16du:dateUtc="2025-10-01T19:27:00Z">
              <w:r w:rsidRPr="0016052D">
                <w:rPr>
                  <w:sz w:val="14"/>
                  <w:szCs w:val="14"/>
                </w:rPr>
                <w:t>Power outage</w:t>
              </w:r>
            </w:ins>
          </w:p>
        </w:tc>
        <w:tc>
          <w:tcPr>
            <w:tcW w:w="918" w:type="dxa"/>
            <w:tcBorders>
              <w:left w:val="single" w:sz="4" w:space="0" w:color="auto"/>
            </w:tcBorders>
            <w:hideMark/>
            <w:tcPrChange w:id="1713" w:author="WTORKY" w:date="2025-10-01T22:28:00Z" w16du:dateUtc="2025-10-01T19:28:00Z">
              <w:tcPr>
                <w:tcW w:w="918" w:type="dxa"/>
                <w:tcBorders>
                  <w:left w:val="single" w:sz="4" w:space="0" w:color="auto"/>
                </w:tcBorders>
                <w:hideMark/>
              </w:tcPr>
            </w:tcPrChange>
          </w:tcPr>
          <w:p w14:paraId="17A5B0F4" w14:textId="242DA859" w:rsidR="00990581" w:rsidRPr="005240CA" w:rsidRDefault="00990581" w:rsidP="00990581">
            <w:pPr>
              <w:rPr>
                <w:ins w:id="1714" w:author="WTORKY" w:date="2025-10-01T22:27:00Z" w16du:dateUtc="2025-10-01T19:27:00Z"/>
                <w:rFonts w:asciiTheme="majorHAnsi" w:hAnsiTheme="majorHAnsi"/>
                <w:sz w:val="12"/>
                <w:szCs w:val="12"/>
              </w:rPr>
            </w:pPr>
          </w:p>
        </w:tc>
        <w:tc>
          <w:tcPr>
            <w:tcW w:w="864" w:type="dxa"/>
            <w:hideMark/>
            <w:tcPrChange w:id="1715" w:author="WTORKY" w:date="2025-10-01T22:28:00Z" w16du:dateUtc="2025-10-01T19:28:00Z">
              <w:tcPr>
                <w:tcW w:w="864" w:type="dxa"/>
                <w:hideMark/>
              </w:tcPr>
            </w:tcPrChange>
          </w:tcPr>
          <w:p w14:paraId="4A823517" w14:textId="5FF80B21" w:rsidR="00990581" w:rsidRPr="005240CA" w:rsidRDefault="00990581" w:rsidP="00990581">
            <w:pPr>
              <w:rPr>
                <w:ins w:id="1716" w:author="WTORKY" w:date="2025-10-01T22:27:00Z" w16du:dateUtc="2025-10-01T19:27:00Z"/>
                <w:rFonts w:asciiTheme="majorHAnsi" w:hAnsiTheme="majorHAnsi"/>
                <w:sz w:val="12"/>
                <w:szCs w:val="12"/>
              </w:rPr>
            </w:pPr>
          </w:p>
        </w:tc>
        <w:tc>
          <w:tcPr>
            <w:tcW w:w="864" w:type="dxa"/>
            <w:hideMark/>
            <w:tcPrChange w:id="1717" w:author="WTORKY" w:date="2025-10-01T22:28:00Z" w16du:dateUtc="2025-10-01T19:28:00Z">
              <w:tcPr>
                <w:tcW w:w="864" w:type="dxa"/>
                <w:hideMark/>
              </w:tcPr>
            </w:tcPrChange>
          </w:tcPr>
          <w:p w14:paraId="003B92E5" w14:textId="77777777" w:rsidR="00990581" w:rsidRPr="005240CA" w:rsidRDefault="00990581" w:rsidP="00990581">
            <w:pPr>
              <w:rPr>
                <w:ins w:id="1718" w:author="WTORKY" w:date="2025-10-01T22:27:00Z" w16du:dateUtc="2025-10-01T19:27:00Z"/>
                <w:rFonts w:asciiTheme="majorHAnsi" w:hAnsiTheme="majorHAnsi"/>
                <w:sz w:val="12"/>
                <w:szCs w:val="12"/>
              </w:rPr>
            </w:pPr>
          </w:p>
        </w:tc>
        <w:tc>
          <w:tcPr>
            <w:tcW w:w="864" w:type="dxa"/>
            <w:hideMark/>
            <w:tcPrChange w:id="1719" w:author="WTORKY" w:date="2025-10-01T22:28:00Z" w16du:dateUtc="2025-10-01T19:28:00Z">
              <w:tcPr>
                <w:tcW w:w="864" w:type="dxa"/>
                <w:hideMark/>
              </w:tcPr>
            </w:tcPrChange>
          </w:tcPr>
          <w:p w14:paraId="087EFF03" w14:textId="77777777" w:rsidR="00990581" w:rsidRPr="005240CA" w:rsidRDefault="00990581" w:rsidP="00990581">
            <w:pPr>
              <w:rPr>
                <w:ins w:id="1720" w:author="WTORKY" w:date="2025-10-01T22:27:00Z" w16du:dateUtc="2025-10-01T19:27:00Z"/>
                <w:rFonts w:asciiTheme="majorHAnsi" w:hAnsiTheme="majorHAnsi"/>
                <w:sz w:val="12"/>
                <w:szCs w:val="12"/>
              </w:rPr>
            </w:pPr>
          </w:p>
        </w:tc>
        <w:tc>
          <w:tcPr>
            <w:tcW w:w="864" w:type="dxa"/>
            <w:hideMark/>
            <w:tcPrChange w:id="1721" w:author="WTORKY" w:date="2025-10-01T22:28:00Z" w16du:dateUtc="2025-10-01T19:28:00Z">
              <w:tcPr>
                <w:tcW w:w="864" w:type="dxa"/>
                <w:hideMark/>
              </w:tcPr>
            </w:tcPrChange>
          </w:tcPr>
          <w:p w14:paraId="0B09C2D4" w14:textId="77777777" w:rsidR="00990581" w:rsidRPr="005240CA" w:rsidRDefault="00990581" w:rsidP="00990581">
            <w:pPr>
              <w:rPr>
                <w:ins w:id="1722" w:author="WTORKY" w:date="2025-10-01T22:27:00Z" w16du:dateUtc="2025-10-01T19:27:00Z"/>
                <w:rFonts w:asciiTheme="majorHAnsi" w:hAnsiTheme="majorHAnsi"/>
                <w:sz w:val="12"/>
                <w:szCs w:val="12"/>
              </w:rPr>
            </w:pPr>
          </w:p>
        </w:tc>
        <w:tc>
          <w:tcPr>
            <w:tcW w:w="863" w:type="dxa"/>
            <w:hideMark/>
            <w:tcPrChange w:id="1723" w:author="WTORKY" w:date="2025-10-01T22:28:00Z" w16du:dateUtc="2025-10-01T19:28:00Z">
              <w:tcPr>
                <w:tcW w:w="863" w:type="dxa"/>
                <w:hideMark/>
              </w:tcPr>
            </w:tcPrChange>
          </w:tcPr>
          <w:p w14:paraId="1083EB5E" w14:textId="77777777" w:rsidR="00990581" w:rsidRPr="005240CA" w:rsidRDefault="00990581" w:rsidP="00990581">
            <w:pPr>
              <w:rPr>
                <w:ins w:id="1724" w:author="WTORKY" w:date="2025-10-01T22:27:00Z" w16du:dateUtc="2025-10-01T19:27:00Z"/>
                <w:rFonts w:asciiTheme="majorHAnsi" w:hAnsiTheme="majorHAnsi"/>
                <w:sz w:val="12"/>
                <w:szCs w:val="12"/>
              </w:rPr>
            </w:pPr>
          </w:p>
        </w:tc>
      </w:tr>
      <w:tr w:rsidR="00990581" w:rsidRPr="005240CA" w14:paraId="2B66FE76" w14:textId="77777777" w:rsidTr="00990581">
        <w:trPr>
          <w:trHeight w:val="317"/>
          <w:ins w:id="1725" w:author="WTORKY" w:date="2025-10-01T22:27:00Z" w16du:dateUtc="2025-10-01T19:27:00Z"/>
          <w:trPrChange w:id="1726"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727"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1F8CDEF7" w14:textId="77777777" w:rsidR="00990581" w:rsidRPr="0016052D" w:rsidRDefault="00990581" w:rsidP="00990581">
            <w:pPr>
              <w:ind w:left="90"/>
              <w:rPr>
                <w:ins w:id="1728" w:author="WTORKY" w:date="2025-10-01T22:27:00Z" w16du:dateUtc="2025-10-01T19:27:00Z"/>
                <w:rFonts w:asciiTheme="majorHAnsi" w:hAnsiTheme="majorHAnsi"/>
                <w:sz w:val="14"/>
                <w:szCs w:val="14"/>
              </w:rPr>
            </w:pPr>
            <w:ins w:id="1729" w:author="WTORKY" w:date="2025-10-01T22:27:00Z" w16du:dateUtc="2025-10-01T19:27:00Z">
              <w:r w:rsidRPr="0016052D">
                <w:rPr>
                  <w:sz w:val="12"/>
                  <w:szCs w:val="12"/>
                </w:rPr>
                <w:t>Lack of information on domestic and foreign markets</w:t>
              </w:r>
            </w:ins>
          </w:p>
        </w:tc>
        <w:tc>
          <w:tcPr>
            <w:tcW w:w="918" w:type="dxa"/>
            <w:tcBorders>
              <w:left w:val="single" w:sz="4" w:space="0" w:color="auto"/>
            </w:tcBorders>
            <w:hideMark/>
            <w:tcPrChange w:id="1730" w:author="WTORKY" w:date="2025-10-01T22:28:00Z" w16du:dateUtc="2025-10-01T19:28:00Z">
              <w:tcPr>
                <w:tcW w:w="918" w:type="dxa"/>
                <w:tcBorders>
                  <w:left w:val="single" w:sz="4" w:space="0" w:color="auto"/>
                </w:tcBorders>
                <w:hideMark/>
              </w:tcPr>
            </w:tcPrChange>
          </w:tcPr>
          <w:p w14:paraId="7A5276C1" w14:textId="0FDE58E8" w:rsidR="00990581" w:rsidRPr="005240CA" w:rsidRDefault="00990581" w:rsidP="00990581">
            <w:pPr>
              <w:rPr>
                <w:ins w:id="1731" w:author="WTORKY" w:date="2025-10-01T22:27:00Z" w16du:dateUtc="2025-10-01T19:27:00Z"/>
                <w:rFonts w:asciiTheme="majorHAnsi" w:hAnsiTheme="majorHAnsi"/>
                <w:sz w:val="12"/>
                <w:szCs w:val="12"/>
              </w:rPr>
            </w:pPr>
          </w:p>
        </w:tc>
        <w:tc>
          <w:tcPr>
            <w:tcW w:w="864" w:type="dxa"/>
            <w:hideMark/>
            <w:tcPrChange w:id="1732" w:author="WTORKY" w:date="2025-10-01T22:28:00Z" w16du:dateUtc="2025-10-01T19:28:00Z">
              <w:tcPr>
                <w:tcW w:w="864" w:type="dxa"/>
                <w:hideMark/>
              </w:tcPr>
            </w:tcPrChange>
          </w:tcPr>
          <w:p w14:paraId="48A2BFD3" w14:textId="77777777" w:rsidR="00990581" w:rsidRPr="005240CA" w:rsidRDefault="00990581" w:rsidP="00990581">
            <w:pPr>
              <w:rPr>
                <w:ins w:id="1733" w:author="WTORKY" w:date="2025-10-01T22:27:00Z" w16du:dateUtc="2025-10-01T19:27:00Z"/>
                <w:rFonts w:asciiTheme="majorHAnsi" w:hAnsiTheme="majorHAnsi"/>
                <w:sz w:val="12"/>
                <w:szCs w:val="12"/>
              </w:rPr>
            </w:pPr>
          </w:p>
        </w:tc>
        <w:tc>
          <w:tcPr>
            <w:tcW w:w="864" w:type="dxa"/>
            <w:hideMark/>
            <w:tcPrChange w:id="1734" w:author="WTORKY" w:date="2025-10-01T22:28:00Z" w16du:dateUtc="2025-10-01T19:28:00Z">
              <w:tcPr>
                <w:tcW w:w="864" w:type="dxa"/>
                <w:hideMark/>
              </w:tcPr>
            </w:tcPrChange>
          </w:tcPr>
          <w:p w14:paraId="26A5E948" w14:textId="77777777" w:rsidR="00990581" w:rsidRPr="005240CA" w:rsidRDefault="00990581" w:rsidP="00990581">
            <w:pPr>
              <w:rPr>
                <w:ins w:id="1735" w:author="WTORKY" w:date="2025-10-01T22:27:00Z" w16du:dateUtc="2025-10-01T19:27:00Z"/>
                <w:rFonts w:asciiTheme="majorHAnsi" w:hAnsiTheme="majorHAnsi"/>
                <w:sz w:val="12"/>
                <w:szCs w:val="12"/>
              </w:rPr>
            </w:pPr>
          </w:p>
        </w:tc>
        <w:tc>
          <w:tcPr>
            <w:tcW w:w="864" w:type="dxa"/>
            <w:hideMark/>
            <w:tcPrChange w:id="1736" w:author="WTORKY" w:date="2025-10-01T22:28:00Z" w16du:dateUtc="2025-10-01T19:28:00Z">
              <w:tcPr>
                <w:tcW w:w="864" w:type="dxa"/>
                <w:hideMark/>
              </w:tcPr>
            </w:tcPrChange>
          </w:tcPr>
          <w:p w14:paraId="45F32AA6" w14:textId="77777777" w:rsidR="00990581" w:rsidRPr="005240CA" w:rsidRDefault="00990581" w:rsidP="00990581">
            <w:pPr>
              <w:rPr>
                <w:ins w:id="1737" w:author="WTORKY" w:date="2025-10-01T22:27:00Z" w16du:dateUtc="2025-10-01T19:27:00Z"/>
                <w:rFonts w:asciiTheme="majorHAnsi" w:hAnsiTheme="majorHAnsi"/>
                <w:sz w:val="12"/>
                <w:szCs w:val="12"/>
              </w:rPr>
            </w:pPr>
          </w:p>
        </w:tc>
        <w:tc>
          <w:tcPr>
            <w:tcW w:w="864" w:type="dxa"/>
            <w:hideMark/>
            <w:tcPrChange w:id="1738" w:author="WTORKY" w:date="2025-10-01T22:28:00Z" w16du:dateUtc="2025-10-01T19:28:00Z">
              <w:tcPr>
                <w:tcW w:w="864" w:type="dxa"/>
                <w:hideMark/>
              </w:tcPr>
            </w:tcPrChange>
          </w:tcPr>
          <w:p w14:paraId="1CB804B0" w14:textId="77777777" w:rsidR="00990581" w:rsidRPr="005240CA" w:rsidRDefault="00990581" w:rsidP="00990581">
            <w:pPr>
              <w:rPr>
                <w:ins w:id="1739" w:author="WTORKY" w:date="2025-10-01T22:27:00Z" w16du:dateUtc="2025-10-01T19:27:00Z"/>
                <w:rFonts w:asciiTheme="majorHAnsi" w:hAnsiTheme="majorHAnsi"/>
                <w:sz w:val="12"/>
                <w:szCs w:val="12"/>
              </w:rPr>
            </w:pPr>
          </w:p>
        </w:tc>
        <w:tc>
          <w:tcPr>
            <w:tcW w:w="863" w:type="dxa"/>
            <w:hideMark/>
            <w:tcPrChange w:id="1740" w:author="WTORKY" w:date="2025-10-01T22:28:00Z" w16du:dateUtc="2025-10-01T19:28:00Z">
              <w:tcPr>
                <w:tcW w:w="863" w:type="dxa"/>
                <w:hideMark/>
              </w:tcPr>
            </w:tcPrChange>
          </w:tcPr>
          <w:p w14:paraId="5A989A5E" w14:textId="77777777" w:rsidR="00990581" w:rsidRPr="005240CA" w:rsidRDefault="00990581" w:rsidP="00990581">
            <w:pPr>
              <w:rPr>
                <w:ins w:id="1741" w:author="WTORKY" w:date="2025-10-01T22:27:00Z" w16du:dateUtc="2025-10-01T19:27:00Z"/>
                <w:rFonts w:asciiTheme="majorHAnsi" w:hAnsiTheme="majorHAnsi"/>
                <w:sz w:val="12"/>
                <w:szCs w:val="12"/>
              </w:rPr>
            </w:pPr>
          </w:p>
        </w:tc>
      </w:tr>
      <w:tr w:rsidR="00990581" w:rsidRPr="005240CA" w14:paraId="664677B6" w14:textId="77777777" w:rsidTr="00990581">
        <w:trPr>
          <w:trHeight w:val="317"/>
          <w:ins w:id="1742" w:author="WTORKY" w:date="2025-10-01T22:27:00Z" w16du:dateUtc="2025-10-01T19:27:00Z"/>
          <w:trPrChange w:id="1743"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744"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293CC771" w14:textId="77777777" w:rsidR="00990581" w:rsidRPr="0016052D" w:rsidRDefault="00990581" w:rsidP="00990581">
            <w:pPr>
              <w:ind w:left="90"/>
              <w:rPr>
                <w:ins w:id="1745" w:author="WTORKY" w:date="2025-10-01T22:27:00Z" w16du:dateUtc="2025-10-01T19:27:00Z"/>
                <w:rFonts w:asciiTheme="majorHAnsi" w:hAnsiTheme="majorHAnsi"/>
                <w:sz w:val="14"/>
                <w:szCs w:val="14"/>
              </w:rPr>
            </w:pPr>
            <w:ins w:id="1746" w:author="WTORKY" w:date="2025-10-01T22:27:00Z" w16du:dateUtc="2025-10-01T19:27:00Z">
              <w:r w:rsidRPr="0016052D">
                <w:rPr>
                  <w:sz w:val="14"/>
                  <w:szCs w:val="14"/>
                </w:rPr>
                <w:t>Other</w:t>
              </w:r>
            </w:ins>
          </w:p>
        </w:tc>
        <w:tc>
          <w:tcPr>
            <w:tcW w:w="918" w:type="dxa"/>
            <w:tcBorders>
              <w:left w:val="single" w:sz="4" w:space="0" w:color="auto"/>
            </w:tcBorders>
            <w:hideMark/>
            <w:tcPrChange w:id="1747" w:author="WTORKY" w:date="2025-10-01T22:28:00Z" w16du:dateUtc="2025-10-01T19:28:00Z">
              <w:tcPr>
                <w:tcW w:w="918" w:type="dxa"/>
                <w:tcBorders>
                  <w:left w:val="single" w:sz="4" w:space="0" w:color="auto"/>
                </w:tcBorders>
                <w:hideMark/>
              </w:tcPr>
            </w:tcPrChange>
          </w:tcPr>
          <w:p w14:paraId="1BBBF3F9" w14:textId="64F08398" w:rsidR="00990581" w:rsidRPr="005240CA" w:rsidRDefault="00990581" w:rsidP="00990581">
            <w:pPr>
              <w:rPr>
                <w:ins w:id="1748" w:author="WTORKY" w:date="2025-10-01T22:27:00Z" w16du:dateUtc="2025-10-01T19:27:00Z"/>
                <w:rFonts w:asciiTheme="majorHAnsi" w:hAnsiTheme="majorHAnsi"/>
                <w:sz w:val="12"/>
                <w:szCs w:val="12"/>
              </w:rPr>
            </w:pPr>
          </w:p>
        </w:tc>
        <w:tc>
          <w:tcPr>
            <w:tcW w:w="864" w:type="dxa"/>
            <w:hideMark/>
            <w:tcPrChange w:id="1749" w:author="WTORKY" w:date="2025-10-01T22:28:00Z" w16du:dateUtc="2025-10-01T19:28:00Z">
              <w:tcPr>
                <w:tcW w:w="864" w:type="dxa"/>
                <w:hideMark/>
              </w:tcPr>
            </w:tcPrChange>
          </w:tcPr>
          <w:p w14:paraId="148B5A99" w14:textId="77777777" w:rsidR="00990581" w:rsidRPr="005240CA" w:rsidRDefault="00990581" w:rsidP="00990581">
            <w:pPr>
              <w:rPr>
                <w:ins w:id="1750" w:author="WTORKY" w:date="2025-10-01T22:27:00Z" w16du:dateUtc="2025-10-01T19:27:00Z"/>
                <w:rFonts w:asciiTheme="majorHAnsi" w:hAnsiTheme="majorHAnsi"/>
                <w:sz w:val="12"/>
                <w:szCs w:val="12"/>
              </w:rPr>
            </w:pPr>
          </w:p>
        </w:tc>
        <w:tc>
          <w:tcPr>
            <w:tcW w:w="864" w:type="dxa"/>
            <w:hideMark/>
            <w:tcPrChange w:id="1751" w:author="WTORKY" w:date="2025-10-01T22:28:00Z" w16du:dateUtc="2025-10-01T19:28:00Z">
              <w:tcPr>
                <w:tcW w:w="864" w:type="dxa"/>
                <w:hideMark/>
              </w:tcPr>
            </w:tcPrChange>
          </w:tcPr>
          <w:p w14:paraId="411F4978" w14:textId="77777777" w:rsidR="00990581" w:rsidRPr="005240CA" w:rsidRDefault="00990581" w:rsidP="00990581">
            <w:pPr>
              <w:rPr>
                <w:ins w:id="1752" w:author="WTORKY" w:date="2025-10-01T22:27:00Z" w16du:dateUtc="2025-10-01T19:27:00Z"/>
                <w:rFonts w:asciiTheme="majorHAnsi" w:hAnsiTheme="majorHAnsi"/>
                <w:sz w:val="12"/>
                <w:szCs w:val="12"/>
              </w:rPr>
            </w:pPr>
          </w:p>
        </w:tc>
        <w:tc>
          <w:tcPr>
            <w:tcW w:w="864" w:type="dxa"/>
            <w:hideMark/>
            <w:tcPrChange w:id="1753" w:author="WTORKY" w:date="2025-10-01T22:28:00Z" w16du:dateUtc="2025-10-01T19:28:00Z">
              <w:tcPr>
                <w:tcW w:w="864" w:type="dxa"/>
                <w:hideMark/>
              </w:tcPr>
            </w:tcPrChange>
          </w:tcPr>
          <w:p w14:paraId="685248AC" w14:textId="77777777" w:rsidR="00990581" w:rsidRPr="005240CA" w:rsidRDefault="00990581" w:rsidP="00990581">
            <w:pPr>
              <w:rPr>
                <w:ins w:id="1754" w:author="WTORKY" w:date="2025-10-01T22:27:00Z" w16du:dateUtc="2025-10-01T19:27:00Z"/>
                <w:rFonts w:asciiTheme="majorHAnsi" w:hAnsiTheme="majorHAnsi"/>
                <w:sz w:val="12"/>
                <w:szCs w:val="12"/>
              </w:rPr>
            </w:pPr>
          </w:p>
        </w:tc>
        <w:tc>
          <w:tcPr>
            <w:tcW w:w="864" w:type="dxa"/>
            <w:hideMark/>
            <w:tcPrChange w:id="1755" w:author="WTORKY" w:date="2025-10-01T22:28:00Z" w16du:dateUtc="2025-10-01T19:28:00Z">
              <w:tcPr>
                <w:tcW w:w="864" w:type="dxa"/>
                <w:hideMark/>
              </w:tcPr>
            </w:tcPrChange>
          </w:tcPr>
          <w:p w14:paraId="37BAE4A6" w14:textId="77777777" w:rsidR="00990581" w:rsidRPr="005240CA" w:rsidRDefault="00990581" w:rsidP="00990581">
            <w:pPr>
              <w:rPr>
                <w:ins w:id="1756" w:author="WTORKY" w:date="2025-10-01T22:27:00Z" w16du:dateUtc="2025-10-01T19:27:00Z"/>
                <w:rFonts w:asciiTheme="majorHAnsi" w:hAnsiTheme="majorHAnsi"/>
                <w:sz w:val="12"/>
                <w:szCs w:val="12"/>
              </w:rPr>
            </w:pPr>
          </w:p>
        </w:tc>
        <w:tc>
          <w:tcPr>
            <w:tcW w:w="863" w:type="dxa"/>
            <w:hideMark/>
            <w:tcPrChange w:id="1757" w:author="WTORKY" w:date="2025-10-01T22:28:00Z" w16du:dateUtc="2025-10-01T19:28:00Z">
              <w:tcPr>
                <w:tcW w:w="863" w:type="dxa"/>
                <w:hideMark/>
              </w:tcPr>
            </w:tcPrChange>
          </w:tcPr>
          <w:p w14:paraId="17E278F1" w14:textId="77777777" w:rsidR="00990581" w:rsidRPr="005240CA" w:rsidRDefault="00990581" w:rsidP="00990581">
            <w:pPr>
              <w:rPr>
                <w:ins w:id="1758" w:author="WTORKY" w:date="2025-10-01T22:27:00Z" w16du:dateUtc="2025-10-01T19:27:00Z"/>
                <w:rFonts w:asciiTheme="majorHAnsi" w:hAnsiTheme="majorHAnsi"/>
                <w:sz w:val="12"/>
                <w:szCs w:val="12"/>
              </w:rPr>
            </w:pPr>
          </w:p>
        </w:tc>
      </w:tr>
      <w:tr w:rsidR="00990581" w:rsidRPr="005240CA" w14:paraId="2C7FAA34" w14:textId="77777777" w:rsidTr="00990581">
        <w:trPr>
          <w:trHeight w:val="317"/>
          <w:ins w:id="1759" w:author="WTORKY" w:date="2025-10-01T22:27:00Z" w16du:dateUtc="2025-10-01T19:27:00Z"/>
          <w:trPrChange w:id="1760"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761"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386B69DE" w14:textId="77777777" w:rsidR="00990581" w:rsidRPr="0016052D" w:rsidRDefault="00990581" w:rsidP="00990581">
            <w:pPr>
              <w:ind w:left="90"/>
              <w:rPr>
                <w:ins w:id="1762" w:author="WTORKY" w:date="2025-10-01T22:27:00Z" w16du:dateUtc="2025-10-01T19:27:00Z"/>
                <w:rFonts w:asciiTheme="majorHAnsi" w:hAnsiTheme="majorHAnsi"/>
                <w:sz w:val="14"/>
                <w:szCs w:val="14"/>
              </w:rPr>
            </w:pPr>
            <w:ins w:id="1763" w:author="WTORKY" w:date="2025-10-01T22:27:00Z" w16du:dateUtc="2025-10-01T19:27:00Z">
              <w:r w:rsidRPr="0016052D">
                <w:rPr>
                  <w:sz w:val="14"/>
                  <w:szCs w:val="14"/>
                </w:rPr>
                <w:t>Economic policy uncertainty</w:t>
              </w:r>
            </w:ins>
          </w:p>
        </w:tc>
        <w:tc>
          <w:tcPr>
            <w:tcW w:w="918" w:type="dxa"/>
            <w:tcBorders>
              <w:left w:val="single" w:sz="4" w:space="0" w:color="auto"/>
            </w:tcBorders>
            <w:hideMark/>
            <w:tcPrChange w:id="1764" w:author="WTORKY" w:date="2025-10-01T22:28:00Z" w16du:dateUtc="2025-10-01T19:28:00Z">
              <w:tcPr>
                <w:tcW w:w="918" w:type="dxa"/>
                <w:tcBorders>
                  <w:left w:val="single" w:sz="4" w:space="0" w:color="auto"/>
                </w:tcBorders>
                <w:hideMark/>
              </w:tcPr>
            </w:tcPrChange>
          </w:tcPr>
          <w:p w14:paraId="0BC940F2" w14:textId="6760C18F" w:rsidR="00990581" w:rsidRPr="005240CA" w:rsidRDefault="00990581" w:rsidP="00990581">
            <w:pPr>
              <w:rPr>
                <w:ins w:id="1765" w:author="WTORKY" w:date="2025-10-01T22:27:00Z" w16du:dateUtc="2025-10-01T19:27:00Z"/>
                <w:rFonts w:asciiTheme="majorHAnsi" w:hAnsiTheme="majorHAnsi"/>
                <w:sz w:val="12"/>
                <w:szCs w:val="12"/>
              </w:rPr>
            </w:pPr>
          </w:p>
        </w:tc>
        <w:tc>
          <w:tcPr>
            <w:tcW w:w="864" w:type="dxa"/>
            <w:hideMark/>
            <w:tcPrChange w:id="1766" w:author="WTORKY" w:date="2025-10-01T22:28:00Z" w16du:dateUtc="2025-10-01T19:28:00Z">
              <w:tcPr>
                <w:tcW w:w="864" w:type="dxa"/>
                <w:hideMark/>
              </w:tcPr>
            </w:tcPrChange>
          </w:tcPr>
          <w:p w14:paraId="42CD287B" w14:textId="77777777" w:rsidR="00990581" w:rsidRPr="005240CA" w:rsidRDefault="00990581" w:rsidP="00990581">
            <w:pPr>
              <w:rPr>
                <w:ins w:id="1767" w:author="WTORKY" w:date="2025-10-01T22:27:00Z" w16du:dateUtc="2025-10-01T19:27:00Z"/>
                <w:rFonts w:asciiTheme="majorHAnsi" w:hAnsiTheme="majorHAnsi"/>
                <w:sz w:val="12"/>
                <w:szCs w:val="12"/>
              </w:rPr>
            </w:pPr>
          </w:p>
        </w:tc>
        <w:tc>
          <w:tcPr>
            <w:tcW w:w="864" w:type="dxa"/>
            <w:hideMark/>
            <w:tcPrChange w:id="1768" w:author="WTORKY" w:date="2025-10-01T22:28:00Z" w16du:dateUtc="2025-10-01T19:28:00Z">
              <w:tcPr>
                <w:tcW w:w="864" w:type="dxa"/>
                <w:hideMark/>
              </w:tcPr>
            </w:tcPrChange>
          </w:tcPr>
          <w:p w14:paraId="5396C2BC" w14:textId="4DCD367B" w:rsidR="00990581" w:rsidRPr="005240CA" w:rsidRDefault="00990581" w:rsidP="00990581">
            <w:pPr>
              <w:rPr>
                <w:ins w:id="1769" w:author="WTORKY" w:date="2025-10-01T22:27:00Z" w16du:dateUtc="2025-10-01T19:27:00Z"/>
                <w:rFonts w:asciiTheme="majorHAnsi" w:hAnsiTheme="majorHAnsi"/>
                <w:sz w:val="12"/>
                <w:szCs w:val="12"/>
              </w:rPr>
            </w:pPr>
          </w:p>
        </w:tc>
        <w:tc>
          <w:tcPr>
            <w:tcW w:w="864" w:type="dxa"/>
            <w:hideMark/>
            <w:tcPrChange w:id="1770" w:author="WTORKY" w:date="2025-10-01T22:28:00Z" w16du:dateUtc="2025-10-01T19:28:00Z">
              <w:tcPr>
                <w:tcW w:w="864" w:type="dxa"/>
                <w:hideMark/>
              </w:tcPr>
            </w:tcPrChange>
          </w:tcPr>
          <w:p w14:paraId="59B98E25" w14:textId="77777777" w:rsidR="00990581" w:rsidRPr="005240CA" w:rsidRDefault="00990581" w:rsidP="00990581">
            <w:pPr>
              <w:rPr>
                <w:ins w:id="1771" w:author="WTORKY" w:date="2025-10-01T22:27:00Z" w16du:dateUtc="2025-10-01T19:27:00Z"/>
                <w:rFonts w:asciiTheme="majorHAnsi" w:hAnsiTheme="majorHAnsi"/>
                <w:sz w:val="12"/>
                <w:szCs w:val="12"/>
              </w:rPr>
            </w:pPr>
          </w:p>
        </w:tc>
        <w:tc>
          <w:tcPr>
            <w:tcW w:w="864" w:type="dxa"/>
            <w:hideMark/>
            <w:tcPrChange w:id="1772" w:author="WTORKY" w:date="2025-10-01T22:28:00Z" w16du:dateUtc="2025-10-01T19:28:00Z">
              <w:tcPr>
                <w:tcW w:w="864" w:type="dxa"/>
                <w:hideMark/>
              </w:tcPr>
            </w:tcPrChange>
          </w:tcPr>
          <w:p w14:paraId="3E8F1834" w14:textId="77777777" w:rsidR="00990581" w:rsidRPr="005240CA" w:rsidRDefault="00990581" w:rsidP="00990581">
            <w:pPr>
              <w:rPr>
                <w:ins w:id="1773" w:author="WTORKY" w:date="2025-10-01T22:27:00Z" w16du:dateUtc="2025-10-01T19:27:00Z"/>
                <w:rFonts w:asciiTheme="majorHAnsi" w:hAnsiTheme="majorHAnsi"/>
                <w:sz w:val="12"/>
                <w:szCs w:val="12"/>
              </w:rPr>
            </w:pPr>
          </w:p>
        </w:tc>
        <w:tc>
          <w:tcPr>
            <w:tcW w:w="863" w:type="dxa"/>
            <w:hideMark/>
            <w:tcPrChange w:id="1774" w:author="WTORKY" w:date="2025-10-01T22:28:00Z" w16du:dateUtc="2025-10-01T19:28:00Z">
              <w:tcPr>
                <w:tcW w:w="863" w:type="dxa"/>
                <w:hideMark/>
              </w:tcPr>
            </w:tcPrChange>
          </w:tcPr>
          <w:p w14:paraId="12A058E9" w14:textId="77777777" w:rsidR="00990581" w:rsidRPr="005240CA" w:rsidRDefault="00990581" w:rsidP="00990581">
            <w:pPr>
              <w:rPr>
                <w:ins w:id="1775" w:author="WTORKY" w:date="2025-10-01T22:27:00Z" w16du:dateUtc="2025-10-01T19:27:00Z"/>
                <w:rFonts w:asciiTheme="majorHAnsi" w:hAnsiTheme="majorHAnsi"/>
                <w:sz w:val="12"/>
                <w:szCs w:val="12"/>
              </w:rPr>
            </w:pPr>
          </w:p>
        </w:tc>
      </w:tr>
      <w:tr w:rsidR="00990581" w:rsidRPr="005240CA" w14:paraId="60899B64" w14:textId="77777777" w:rsidTr="00990581">
        <w:trPr>
          <w:trHeight w:val="317"/>
          <w:ins w:id="1776" w:author="WTORKY" w:date="2025-10-01T22:27:00Z" w16du:dateUtc="2025-10-01T19:27:00Z"/>
          <w:trPrChange w:id="1777"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778"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38B15246" w14:textId="77777777" w:rsidR="00990581" w:rsidRPr="0016052D" w:rsidRDefault="00990581" w:rsidP="00990581">
            <w:pPr>
              <w:ind w:left="90"/>
              <w:rPr>
                <w:ins w:id="1779" w:author="WTORKY" w:date="2025-10-01T22:27:00Z" w16du:dateUtc="2025-10-01T19:27:00Z"/>
                <w:rFonts w:asciiTheme="majorHAnsi" w:hAnsiTheme="majorHAnsi"/>
                <w:sz w:val="14"/>
                <w:szCs w:val="14"/>
              </w:rPr>
            </w:pPr>
            <w:ins w:id="1780" w:author="WTORKY" w:date="2025-10-01T22:27:00Z" w16du:dateUtc="2025-10-01T19:27:00Z">
              <w:r w:rsidRPr="0016052D">
                <w:rPr>
                  <w:sz w:val="14"/>
                  <w:szCs w:val="14"/>
                </w:rPr>
                <w:t>Difficulty in obtaining funding</w:t>
              </w:r>
            </w:ins>
          </w:p>
        </w:tc>
        <w:tc>
          <w:tcPr>
            <w:tcW w:w="918" w:type="dxa"/>
            <w:tcBorders>
              <w:left w:val="single" w:sz="4" w:space="0" w:color="auto"/>
            </w:tcBorders>
            <w:hideMark/>
            <w:tcPrChange w:id="1781" w:author="WTORKY" w:date="2025-10-01T22:28:00Z" w16du:dateUtc="2025-10-01T19:28:00Z">
              <w:tcPr>
                <w:tcW w:w="918" w:type="dxa"/>
                <w:tcBorders>
                  <w:left w:val="single" w:sz="4" w:space="0" w:color="auto"/>
                </w:tcBorders>
                <w:hideMark/>
              </w:tcPr>
            </w:tcPrChange>
          </w:tcPr>
          <w:p w14:paraId="05AE28EA" w14:textId="77777777" w:rsidR="00990581" w:rsidRPr="005240CA" w:rsidRDefault="00990581" w:rsidP="00990581">
            <w:pPr>
              <w:rPr>
                <w:ins w:id="1782" w:author="WTORKY" w:date="2025-10-01T22:27:00Z" w16du:dateUtc="2025-10-01T19:27:00Z"/>
                <w:rFonts w:asciiTheme="majorHAnsi" w:hAnsiTheme="majorHAnsi"/>
                <w:sz w:val="12"/>
                <w:szCs w:val="12"/>
              </w:rPr>
            </w:pPr>
          </w:p>
        </w:tc>
        <w:tc>
          <w:tcPr>
            <w:tcW w:w="864" w:type="dxa"/>
            <w:hideMark/>
            <w:tcPrChange w:id="1783" w:author="WTORKY" w:date="2025-10-01T22:28:00Z" w16du:dateUtc="2025-10-01T19:28:00Z">
              <w:tcPr>
                <w:tcW w:w="864" w:type="dxa"/>
                <w:hideMark/>
              </w:tcPr>
            </w:tcPrChange>
          </w:tcPr>
          <w:p w14:paraId="0564588D" w14:textId="77777777" w:rsidR="00990581" w:rsidRPr="005240CA" w:rsidRDefault="00990581" w:rsidP="00990581">
            <w:pPr>
              <w:rPr>
                <w:ins w:id="1784" w:author="WTORKY" w:date="2025-10-01T22:27:00Z" w16du:dateUtc="2025-10-01T19:27:00Z"/>
                <w:rFonts w:asciiTheme="majorHAnsi" w:hAnsiTheme="majorHAnsi"/>
                <w:sz w:val="12"/>
                <w:szCs w:val="12"/>
              </w:rPr>
            </w:pPr>
          </w:p>
        </w:tc>
        <w:tc>
          <w:tcPr>
            <w:tcW w:w="864" w:type="dxa"/>
            <w:hideMark/>
            <w:tcPrChange w:id="1785" w:author="WTORKY" w:date="2025-10-01T22:28:00Z" w16du:dateUtc="2025-10-01T19:28:00Z">
              <w:tcPr>
                <w:tcW w:w="864" w:type="dxa"/>
                <w:hideMark/>
              </w:tcPr>
            </w:tcPrChange>
          </w:tcPr>
          <w:p w14:paraId="75A5CDE5" w14:textId="77777777" w:rsidR="00990581" w:rsidRPr="005240CA" w:rsidRDefault="00990581" w:rsidP="00990581">
            <w:pPr>
              <w:rPr>
                <w:ins w:id="1786" w:author="WTORKY" w:date="2025-10-01T22:27:00Z" w16du:dateUtc="2025-10-01T19:27:00Z"/>
                <w:rFonts w:asciiTheme="majorHAnsi" w:hAnsiTheme="majorHAnsi"/>
                <w:sz w:val="12"/>
                <w:szCs w:val="12"/>
              </w:rPr>
            </w:pPr>
          </w:p>
        </w:tc>
        <w:tc>
          <w:tcPr>
            <w:tcW w:w="864" w:type="dxa"/>
            <w:hideMark/>
            <w:tcPrChange w:id="1787" w:author="WTORKY" w:date="2025-10-01T22:28:00Z" w16du:dateUtc="2025-10-01T19:28:00Z">
              <w:tcPr>
                <w:tcW w:w="864" w:type="dxa"/>
                <w:hideMark/>
              </w:tcPr>
            </w:tcPrChange>
          </w:tcPr>
          <w:p w14:paraId="74D8BEA1" w14:textId="77777777" w:rsidR="00990581" w:rsidRPr="005240CA" w:rsidRDefault="00990581" w:rsidP="00990581">
            <w:pPr>
              <w:rPr>
                <w:ins w:id="1788" w:author="WTORKY" w:date="2025-10-01T22:27:00Z" w16du:dateUtc="2025-10-01T19:27:00Z"/>
                <w:rFonts w:asciiTheme="majorHAnsi" w:hAnsiTheme="majorHAnsi"/>
                <w:sz w:val="12"/>
                <w:szCs w:val="12"/>
              </w:rPr>
            </w:pPr>
          </w:p>
        </w:tc>
        <w:tc>
          <w:tcPr>
            <w:tcW w:w="864" w:type="dxa"/>
            <w:hideMark/>
            <w:tcPrChange w:id="1789" w:author="WTORKY" w:date="2025-10-01T22:28:00Z" w16du:dateUtc="2025-10-01T19:28:00Z">
              <w:tcPr>
                <w:tcW w:w="864" w:type="dxa"/>
                <w:hideMark/>
              </w:tcPr>
            </w:tcPrChange>
          </w:tcPr>
          <w:p w14:paraId="3A160AD1" w14:textId="77777777" w:rsidR="00990581" w:rsidRPr="005240CA" w:rsidRDefault="00990581" w:rsidP="00990581">
            <w:pPr>
              <w:rPr>
                <w:ins w:id="1790" w:author="WTORKY" w:date="2025-10-01T22:27:00Z" w16du:dateUtc="2025-10-01T19:27:00Z"/>
                <w:rFonts w:asciiTheme="majorHAnsi" w:hAnsiTheme="majorHAnsi"/>
                <w:sz w:val="12"/>
                <w:szCs w:val="12"/>
              </w:rPr>
            </w:pPr>
          </w:p>
        </w:tc>
        <w:tc>
          <w:tcPr>
            <w:tcW w:w="863" w:type="dxa"/>
            <w:hideMark/>
            <w:tcPrChange w:id="1791" w:author="WTORKY" w:date="2025-10-01T22:28:00Z" w16du:dateUtc="2025-10-01T19:28:00Z">
              <w:tcPr>
                <w:tcW w:w="863" w:type="dxa"/>
                <w:hideMark/>
              </w:tcPr>
            </w:tcPrChange>
          </w:tcPr>
          <w:p w14:paraId="7AA9D627" w14:textId="77777777" w:rsidR="00990581" w:rsidRPr="005240CA" w:rsidRDefault="00990581" w:rsidP="00990581">
            <w:pPr>
              <w:rPr>
                <w:ins w:id="1792" w:author="WTORKY" w:date="2025-10-01T22:27:00Z" w16du:dateUtc="2025-10-01T19:27:00Z"/>
                <w:rFonts w:asciiTheme="majorHAnsi" w:hAnsiTheme="majorHAnsi"/>
                <w:sz w:val="12"/>
                <w:szCs w:val="12"/>
              </w:rPr>
            </w:pPr>
          </w:p>
        </w:tc>
      </w:tr>
      <w:tr w:rsidR="00990581" w:rsidRPr="005240CA" w14:paraId="682F6682" w14:textId="77777777" w:rsidTr="00990581">
        <w:trPr>
          <w:trHeight w:val="317"/>
          <w:ins w:id="1793" w:author="WTORKY" w:date="2025-10-01T22:27:00Z" w16du:dateUtc="2025-10-01T19:27:00Z"/>
          <w:trPrChange w:id="1794"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795"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1A1B23AC" w14:textId="77777777" w:rsidR="00990581" w:rsidRPr="0016052D" w:rsidRDefault="00990581" w:rsidP="00990581">
            <w:pPr>
              <w:ind w:left="90"/>
              <w:rPr>
                <w:ins w:id="1796" w:author="WTORKY" w:date="2025-10-01T22:27:00Z" w16du:dateUtc="2025-10-01T19:27:00Z"/>
                <w:rFonts w:asciiTheme="majorHAnsi" w:hAnsiTheme="majorHAnsi"/>
                <w:sz w:val="14"/>
                <w:szCs w:val="14"/>
              </w:rPr>
            </w:pPr>
            <w:ins w:id="1797" w:author="WTORKY" w:date="2025-10-01T22:27:00Z" w16du:dateUtc="2025-10-01T19:27:00Z">
              <w:r w:rsidRPr="0016052D">
                <w:rPr>
                  <w:sz w:val="14"/>
                  <w:szCs w:val="14"/>
                </w:rPr>
                <w:t>Transportation and logistics</w:t>
              </w:r>
            </w:ins>
          </w:p>
        </w:tc>
        <w:tc>
          <w:tcPr>
            <w:tcW w:w="918" w:type="dxa"/>
            <w:tcBorders>
              <w:left w:val="single" w:sz="4" w:space="0" w:color="auto"/>
            </w:tcBorders>
            <w:hideMark/>
            <w:tcPrChange w:id="1798" w:author="WTORKY" w:date="2025-10-01T22:28:00Z" w16du:dateUtc="2025-10-01T19:28:00Z">
              <w:tcPr>
                <w:tcW w:w="918" w:type="dxa"/>
                <w:tcBorders>
                  <w:left w:val="single" w:sz="4" w:space="0" w:color="auto"/>
                </w:tcBorders>
                <w:hideMark/>
              </w:tcPr>
            </w:tcPrChange>
          </w:tcPr>
          <w:p w14:paraId="1E3436E2" w14:textId="77777777" w:rsidR="00990581" w:rsidRPr="005240CA" w:rsidRDefault="00990581" w:rsidP="00990581">
            <w:pPr>
              <w:rPr>
                <w:ins w:id="1799" w:author="WTORKY" w:date="2025-10-01T22:27:00Z" w16du:dateUtc="2025-10-01T19:27:00Z"/>
                <w:rFonts w:asciiTheme="majorHAnsi" w:hAnsiTheme="majorHAnsi"/>
                <w:sz w:val="12"/>
                <w:szCs w:val="12"/>
              </w:rPr>
            </w:pPr>
          </w:p>
        </w:tc>
        <w:tc>
          <w:tcPr>
            <w:tcW w:w="864" w:type="dxa"/>
            <w:hideMark/>
            <w:tcPrChange w:id="1800" w:author="WTORKY" w:date="2025-10-01T22:28:00Z" w16du:dateUtc="2025-10-01T19:28:00Z">
              <w:tcPr>
                <w:tcW w:w="864" w:type="dxa"/>
                <w:hideMark/>
              </w:tcPr>
            </w:tcPrChange>
          </w:tcPr>
          <w:p w14:paraId="542A34D2" w14:textId="77777777" w:rsidR="00990581" w:rsidRPr="005240CA" w:rsidRDefault="00990581" w:rsidP="00990581">
            <w:pPr>
              <w:rPr>
                <w:ins w:id="1801" w:author="WTORKY" w:date="2025-10-01T22:27:00Z" w16du:dateUtc="2025-10-01T19:27:00Z"/>
                <w:rFonts w:asciiTheme="majorHAnsi" w:hAnsiTheme="majorHAnsi"/>
                <w:sz w:val="12"/>
                <w:szCs w:val="12"/>
              </w:rPr>
            </w:pPr>
          </w:p>
        </w:tc>
        <w:tc>
          <w:tcPr>
            <w:tcW w:w="864" w:type="dxa"/>
            <w:hideMark/>
            <w:tcPrChange w:id="1802" w:author="WTORKY" w:date="2025-10-01T22:28:00Z" w16du:dateUtc="2025-10-01T19:28:00Z">
              <w:tcPr>
                <w:tcW w:w="864" w:type="dxa"/>
                <w:hideMark/>
              </w:tcPr>
            </w:tcPrChange>
          </w:tcPr>
          <w:p w14:paraId="72394962" w14:textId="77777777" w:rsidR="00990581" w:rsidRPr="005240CA" w:rsidRDefault="00990581" w:rsidP="00990581">
            <w:pPr>
              <w:rPr>
                <w:ins w:id="1803" w:author="WTORKY" w:date="2025-10-01T22:27:00Z" w16du:dateUtc="2025-10-01T19:27:00Z"/>
                <w:rFonts w:asciiTheme="majorHAnsi" w:hAnsiTheme="majorHAnsi"/>
                <w:sz w:val="12"/>
                <w:szCs w:val="12"/>
              </w:rPr>
            </w:pPr>
          </w:p>
        </w:tc>
        <w:tc>
          <w:tcPr>
            <w:tcW w:w="864" w:type="dxa"/>
            <w:hideMark/>
            <w:tcPrChange w:id="1804" w:author="WTORKY" w:date="2025-10-01T22:28:00Z" w16du:dateUtc="2025-10-01T19:28:00Z">
              <w:tcPr>
                <w:tcW w:w="864" w:type="dxa"/>
                <w:hideMark/>
              </w:tcPr>
            </w:tcPrChange>
          </w:tcPr>
          <w:p w14:paraId="1AC1206D" w14:textId="77777777" w:rsidR="00990581" w:rsidRPr="005240CA" w:rsidRDefault="00990581" w:rsidP="00990581">
            <w:pPr>
              <w:rPr>
                <w:ins w:id="1805" w:author="WTORKY" w:date="2025-10-01T22:27:00Z" w16du:dateUtc="2025-10-01T19:27:00Z"/>
                <w:rFonts w:asciiTheme="majorHAnsi" w:hAnsiTheme="majorHAnsi"/>
                <w:sz w:val="12"/>
                <w:szCs w:val="12"/>
              </w:rPr>
            </w:pPr>
          </w:p>
        </w:tc>
        <w:tc>
          <w:tcPr>
            <w:tcW w:w="864" w:type="dxa"/>
            <w:hideMark/>
            <w:tcPrChange w:id="1806" w:author="WTORKY" w:date="2025-10-01T22:28:00Z" w16du:dateUtc="2025-10-01T19:28:00Z">
              <w:tcPr>
                <w:tcW w:w="864" w:type="dxa"/>
                <w:hideMark/>
              </w:tcPr>
            </w:tcPrChange>
          </w:tcPr>
          <w:p w14:paraId="7E05B7C2" w14:textId="77777777" w:rsidR="00990581" w:rsidRPr="005240CA" w:rsidRDefault="00990581" w:rsidP="00990581">
            <w:pPr>
              <w:rPr>
                <w:ins w:id="1807" w:author="WTORKY" w:date="2025-10-01T22:27:00Z" w16du:dateUtc="2025-10-01T19:27:00Z"/>
                <w:rFonts w:asciiTheme="majorHAnsi" w:hAnsiTheme="majorHAnsi"/>
                <w:sz w:val="12"/>
                <w:szCs w:val="12"/>
              </w:rPr>
            </w:pPr>
          </w:p>
        </w:tc>
        <w:tc>
          <w:tcPr>
            <w:tcW w:w="863" w:type="dxa"/>
            <w:hideMark/>
            <w:tcPrChange w:id="1808" w:author="WTORKY" w:date="2025-10-01T22:28:00Z" w16du:dateUtc="2025-10-01T19:28:00Z">
              <w:tcPr>
                <w:tcW w:w="863" w:type="dxa"/>
                <w:hideMark/>
              </w:tcPr>
            </w:tcPrChange>
          </w:tcPr>
          <w:p w14:paraId="3C67763A" w14:textId="77777777" w:rsidR="00990581" w:rsidRPr="005240CA" w:rsidRDefault="00990581" w:rsidP="00990581">
            <w:pPr>
              <w:rPr>
                <w:ins w:id="1809" w:author="WTORKY" w:date="2025-10-01T22:27:00Z" w16du:dateUtc="2025-10-01T19:27:00Z"/>
                <w:rFonts w:asciiTheme="majorHAnsi" w:hAnsiTheme="majorHAnsi"/>
                <w:sz w:val="12"/>
                <w:szCs w:val="12"/>
              </w:rPr>
            </w:pPr>
          </w:p>
        </w:tc>
      </w:tr>
      <w:tr w:rsidR="00990581" w:rsidRPr="005240CA" w14:paraId="6130A013" w14:textId="77777777" w:rsidTr="00990581">
        <w:trPr>
          <w:trHeight w:val="317"/>
          <w:ins w:id="1810" w:author="WTORKY" w:date="2025-10-01T22:27:00Z" w16du:dateUtc="2025-10-01T19:27:00Z"/>
          <w:trPrChange w:id="1811"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812"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7D7C8874" w14:textId="77777777" w:rsidR="00990581" w:rsidRPr="0016052D" w:rsidRDefault="00990581" w:rsidP="00990581">
            <w:pPr>
              <w:ind w:left="90"/>
              <w:rPr>
                <w:ins w:id="1813" w:author="WTORKY" w:date="2025-10-01T22:27:00Z" w16du:dateUtc="2025-10-01T19:27:00Z"/>
                <w:rFonts w:asciiTheme="majorHAnsi" w:hAnsiTheme="majorHAnsi"/>
                <w:sz w:val="14"/>
                <w:szCs w:val="14"/>
              </w:rPr>
            </w:pPr>
            <w:ins w:id="1814" w:author="WTORKY" w:date="2025-10-01T22:27:00Z" w16du:dateUtc="2025-10-01T19:27:00Z">
              <w:r w:rsidRPr="0016052D">
                <w:rPr>
                  <w:sz w:val="14"/>
                  <w:szCs w:val="14"/>
                </w:rPr>
                <w:t>Exchange rate</w:t>
              </w:r>
            </w:ins>
          </w:p>
        </w:tc>
        <w:tc>
          <w:tcPr>
            <w:tcW w:w="918" w:type="dxa"/>
            <w:tcBorders>
              <w:left w:val="single" w:sz="4" w:space="0" w:color="auto"/>
            </w:tcBorders>
            <w:hideMark/>
            <w:tcPrChange w:id="1815" w:author="WTORKY" w:date="2025-10-01T22:28:00Z" w16du:dateUtc="2025-10-01T19:28:00Z">
              <w:tcPr>
                <w:tcW w:w="918" w:type="dxa"/>
                <w:tcBorders>
                  <w:left w:val="single" w:sz="4" w:space="0" w:color="auto"/>
                </w:tcBorders>
                <w:hideMark/>
              </w:tcPr>
            </w:tcPrChange>
          </w:tcPr>
          <w:p w14:paraId="2D8BB451" w14:textId="4A52033C" w:rsidR="00990581" w:rsidRPr="005240CA" w:rsidRDefault="00990581" w:rsidP="00990581">
            <w:pPr>
              <w:rPr>
                <w:ins w:id="1816" w:author="WTORKY" w:date="2025-10-01T22:27:00Z" w16du:dateUtc="2025-10-01T19:27:00Z"/>
                <w:rFonts w:asciiTheme="majorHAnsi" w:hAnsiTheme="majorHAnsi"/>
                <w:sz w:val="12"/>
                <w:szCs w:val="12"/>
              </w:rPr>
            </w:pPr>
          </w:p>
        </w:tc>
        <w:tc>
          <w:tcPr>
            <w:tcW w:w="864" w:type="dxa"/>
            <w:hideMark/>
            <w:tcPrChange w:id="1817" w:author="WTORKY" w:date="2025-10-01T22:28:00Z" w16du:dateUtc="2025-10-01T19:28:00Z">
              <w:tcPr>
                <w:tcW w:w="864" w:type="dxa"/>
                <w:hideMark/>
              </w:tcPr>
            </w:tcPrChange>
          </w:tcPr>
          <w:p w14:paraId="639149BC" w14:textId="77777777" w:rsidR="00990581" w:rsidRPr="005240CA" w:rsidRDefault="00990581" w:rsidP="00990581">
            <w:pPr>
              <w:rPr>
                <w:ins w:id="1818" w:author="WTORKY" w:date="2025-10-01T22:27:00Z" w16du:dateUtc="2025-10-01T19:27:00Z"/>
                <w:rFonts w:asciiTheme="majorHAnsi" w:hAnsiTheme="majorHAnsi"/>
                <w:sz w:val="12"/>
                <w:szCs w:val="12"/>
              </w:rPr>
            </w:pPr>
          </w:p>
        </w:tc>
        <w:tc>
          <w:tcPr>
            <w:tcW w:w="864" w:type="dxa"/>
            <w:hideMark/>
            <w:tcPrChange w:id="1819" w:author="WTORKY" w:date="2025-10-01T22:28:00Z" w16du:dateUtc="2025-10-01T19:28:00Z">
              <w:tcPr>
                <w:tcW w:w="864" w:type="dxa"/>
                <w:hideMark/>
              </w:tcPr>
            </w:tcPrChange>
          </w:tcPr>
          <w:p w14:paraId="57C6A7FB" w14:textId="4C617316" w:rsidR="00990581" w:rsidRPr="005240CA" w:rsidRDefault="00990581" w:rsidP="00990581">
            <w:pPr>
              <w:rPr>
                <w:ins w:id="1820" w:author="WTORKY" w:date="2025-10-01T22:27:00Z" w16du:dateUtc="2025-10-01T19:27:00Z"/>
                <w:rFonts w:asciiTheme="majorHAnsi" w:hAnsiTheme="majorHAnsi"/>
                <w:sz w:val="12"/>
                <w:szCs w:val="12"/>
              </w:rPr>
            </w:pPr>
          </w:p>
        </w:tc>
        <w:tc>
          <w:tcPr>
            <w:tcW w:w="864" w:type="dxa"/>
            <w:hideMark/>
            <w:tcPrChange w:id="1821" w:author="WTORKY" w:date="2025-10-01T22:28:00Z" w16du:dateUtc="2025-10-01T19:28:00Z">
              <w:tcPr>
                <w:tcW w:w="864" w:type="dxa"/>
                <w:hideMark/>
              </w:tcPr>
            </w:tcPrChange>
          </w:tcPr>
          <w:p w14:paraId="7B273D98" w14:textId="77777777" w:rsidR="00990581" w:rsidRPr="005240CA" w:rsidRDefault="00990581" w:rsidP="00990581">
            <w:pPr>
              <w:rPr>
                <w:ins w:id="1822" w:author="WTORKY" w:date="2025-10-01T22:27:00Z" w16du:dateUtc="2025-10-01T19:27:00Z"/>
                <w:rFonts w:asciiTheme="majorHAnsi" w:hAnsiTheme="majorHAnsi"/>
                <w:sz w:val="12"/>
                <w:szCs w:val="12"/>
              </w:rPr>
            </w:pPr>
          </w:p>
        </w:tc>
        <w:tc>
          <w:tcPr>
            <w:tcW w:w="864" w:type="dxa"/>
            <w:hideMark/>
            <w:tcPrChange w:id="1823" w:author="WTORKY" w:date="2025-10-01T22:28:00Z" w16du:dateUtc="2025-10-01T19:28:00Z">
              <w:tcPr>
                <w:tcW w:w="864" w:type="dxa"/>
                <w:hideMark/>
              </w:tcPr>
            </w:tcPrChange>
          </w:tcPr>
          <w:p w14:paraId="2B72E243" w14:textId="77777777" w:rsidR="00990581" w:rsidRPr="005240CA" w:rsidRDefault="00990581" w:rsidP="00990581">
            <w:pPr>
              <w:rPr>
                <w:ins w:id="1824" w:author="WTORKY" w:date="2025-10-01T22:27:00Z" w16du:dateUtc="2025-10-01T19:27:00Z"/>
                <w:rFonts w:asciiTheme="majorHAnsi" w:hAnsiTheme="majorHAnsi"/>
                <w:sz w:val="12"/>
                <w:szCs w:val="12"/>
              </w:rPr>
            </w:pPr>
          </w:p>
        </w:tc>
        <w:tc>
          <w:tcPr>
            <w:tcW w:w="863" w:type="dxa"/>
            <w:hideMark/>
            <w:tcPrChange w:id="1825" w:author="WTORKY" w:date="2025-10-01T22:28:00Z" w16du:dateUtc="2025-10-01T19:28:00Z">
              <w:tcPr>
                <w:tcW w:w="863" w:type="dxa"/>
                <w:hideMark/>
              </w:tcPr>
            </w:tcPrChange>
          </w:tcPr>
          <w:p w14:paraId="715EE97F" w14:textId="77777777" w:rsidR="00990581" w:rsidRPr="005240CA" w:rsidRDefault="00990581" w:rsidP="00990581">
            <w:pPr>
              <w:rPr>
                <w:ins w:id="1826" w:author="WTORKY" w:date="2025-10-01T22:27:00Z" w16du:dateUtc="2025-10-01T19:27:00Z"/>
                <w:rFonts w:asciiTheme="majorHAnsi" w:hAnsiTheme="majorHAnsi"/>
                <w:sz w:val="12"/>
                <w:szCs w:val="12"/>
              </w:rPr>
            </w:pPr>
          </w:p>
        </w:tc>
      </w:tr>
      <w:tr w:rsidR="00990581" w:rsidRPr="005240CA" w14:paraId="1855F189" w14:textId="77777777" w:rsidTr="00990581">
        <w:trPr>
          <w:trHeight w:val="331"/>
          <w:ins w:id="1827" w:author="WTORKY" w:date="2025-10-01T22:27:00Z" w16du:dateUtc="2025-10-01T19:27:00Z"/>
          <w:trPrChange w:id="1828" w:author="WTORKY" w:date="2025-10-01T22:28:00Z" w16du:dateUtc="2025-10-01T19:28:00Z">
            <w:trPr>
              <w:trHeight w:val="331"/>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829"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2179EB52" w14:textId="77777777" w:rsidR="00990581" w:rsidRPr="0061375E" w:rsidRDefault="00990581" w:rsidP="00990581">
            <w:pPr>
              <w:ind w:left="90"/>
              <w:rPr>
                <w:ins w:id="1830" w:author="WTORKY" w:date="2025-10-01T22:27:00Z" w16du:dateUtc="2025-10-01T19:27:00Z"/>
                <w:rFonts w:asciiTheme="majorHAnsi" w:hAnsiTheme="majorHAnsi"/>
                <w:sz w:val="10"/>
                <w:szCs w:val="10"/>
              </w:rPr>
            </w:pPr>
            <w:ins w:id="1831" w:author="WTORKY" w:date="2025-10-01T22:27:00Z" w16du:dateUtc="2025-10-01T19:27:00Z">
              <w:r w:rsidRPr="0061375E">
                <w:rPr>
                  <w:sz w:val="10"/>
                  <w:szCs w:val="10"/>
                </w:rPr>
                <w:t xml:space="preserve">Government contracts don’t give priority to locally manufactured products </w:t>
              </w:r>
            </w:ins>
          </w:p>
        </w:tc>
        <w:tc>
          <w:tcPr>
            <w:tcW w:w="918" w:type="dxa"/>
            <w:tcBorders>
              <w:left w:val="single" w:sz="4" w:space="0" w:color="auto"/>
            </w:tcBorders>
            <w:hideMark/>
            <w:tcPrChange w:id="1832" w:author="WTORKY" w:date="2025-10-01T22:28:00Z" w16du:dateUtc="2025-10-01T19:28:00Z">
              <w:tcPr>
                <w:tcW w:w="918" w:type="dxa"/>
                <w:tcBorders>
                  <w:left w:val="single" w:sz="4" w:space="0" w:color="auto"/>
                </w:tcBorders>
                <w:hideMark/>
              </w:tcPr>
            </w:tcPrChange>
          </w:tcPr>
          <w:p w14:paraId="5D456A46" w14:textId="77777777" w:rsidR="00990581" w:rsidRPr="005240CA" w:rsidRDefault="00990581" w:rsidP="00990581">
            <w:pPr>
              <w:rPr>
                <w:ins w:id="1833" w:author="WTORKY" w:date="2025-10-01T22:27:00Z" w16du:dateUtc="2025-10-01T19:27:00Z"/>
                <w:rFonts w:asciiTheme="majorHAnsi" w:hAnsiTheme="majorHAnsi"/>
                <w:sz w:val="12"/>
                <w:szCs w:val="12"/>
              </w:rPr>
            </w:pPr>
          </w:p>
        </w:tc>
        <w:tc>
          <w:tcPr>
            <w:tcW w:w="864" w:type="dxa"/>
            <w:hideMark/>
            <w:tcPrChange w:id="1834" w:author="WTORKY" w:date="2025-10-01T22:28:00Z" w16du:dateUtc="2025-10-01T19:28:00Z">
              <w:tcPr>
                <w:tcW w:w="864" w:type="dxa"/>
                <w:hideMark/>
              </w:tcPr>
            </w:tcPrChange>
          </w:tcPr>
          <w:p w14:paraId="4B0AF631" w14:textId="77777777" w:rsidR="00990581" w:rsidRPr="005240CA" w:rsidRDefault="00990581" w:rsidP="00990581">
            <w:pPr>
              <w:rPr>
                <w:ins w:id="1835" w:author="WTORKY" w:date="2025-10-01T22:27:00Z" w16du:dateUtc="2025-10-01T19:27:00Z"/>
                <w:rFonts w:asciiTheme="majorHAnsi" w:hAnsiTheme="majorHAnsi"/>
                <w:sz w:val="12"/>
                <w:szCs w:val="12"/>
              </w:rPr>
            </w:pPr>
          </w:p>
        </w:tc>
        <w:tc>
          <w:tcPr>
            <w:tcW w:w="864" w:type="dxa"/>
            <w:hideMark/>
            <w:tcPrChange w:id="1836" w:author="WTORKY" w:date="2025-10-01T22:28:00Z" w16du:dateUtc="2025-10-01T19:28:00Z">
              <w:tcPr>
                <w:tcW w:w="864" w:type="dxa"/>
                <w:hideMark/>
              </w:tcPr>
            </w:tcPrChange>
          </w:tcPr>
          <w:p w14:paraId="7E938BD1" w14:textId="77777777" w:rsidR="00990581" w:rsidRPr="005240CA" w:rsidRDefault="00990581" w:rsidP="00990581">
            <w:pPr>
              <w:rPr>
                <w:ins w:id="1837" w:author="WTORKY" w:date="2025-10-01T22:27:00Z" w16du:dateUtc="2025-10-01T19:27:00Z"/>
                <w:rFonts w:asciiTheme="majorHAnsi" w:hAnsiTheme="majorHAnsi"/>
                <w:sz w:val="12"/>
                <w:szCs w:val="12"/>
              </w:rPr>
            </w:pPr>
          </w:p>
        </w:tc>
        <w:tc>
          <w:tcPr>
            <w:tcW w:w="864" w:type="dxa"/>
            <w:hideMark/>
            <w:tcPrChange w:id="1838" w:author="WTORKY" w:date="2025-10-01T22:28:00Z" w16du:dateUtc="2025-10-01T19:28:00Z">
              <w:tcPr>
                <w:tcW w:w="864" w:type="dxa"/>
                <w:hideMark/>
              </w:tcPr>
            </w:tcPrChange>
          </w:tcPr>
          <w:p w14:paraId="7D67BED8" w14:textId="77777777" w:rsidR="00990581" w:rsidRPr="005240CA" w:rsidRDefault="00990581" w:rsidP="00990581">
            <w:pPr>
              <w:rPr>
                <w:ins w:id="1839" w:author="WTORKY" w:date="2025-10-01T22:27:00Z" w16du:dateUtc="2025-10-01T19:27:00Z"/>
                <w:rFonts w:asciiTheme="majorHAnsi" w:hAnsiTheme="majorHAnsi"/>
                <w:sz w:val="12"/>
                <w:szCs w:val="12"/>
              </w:rPr>
            </w:pPr>
          </w:p>
        </w:tc>
        <w:tc>
          <w:tcPr>
            <w:tcW w:w="864" w:type="dxa"/>
            <w:hideMark/>
            <w:tcPrChange w:id="1840" w:author="WTORKY" w:date="2025-10-01T22:28:00Z" w16du:dateUtc="2025-10-01T19:28:00Z">
              <w:tcPr>
                <w:tcW w:w="864" w:type="dxa"/>
                <w:hideMark/>
              </w:tcPr>
            </w:tcPrChange>
          </w:tcPr>
          <w:p w14:paraId="1011504B" w14:textId="77777777" w:rsidR="00990581" w:rsidRPr="005240CA" w:rsidRDefault="00990581" w:rsidP="00990581">
            <w:pPr>
              <w:rPr>
                <w:ins w:id="1841" w:author="WTORKY" w:date="2025-10-01T22:27:00Z" w16du:dateUtc="2025-10-01T19:27:00Z"/>
                <w:rFonts w:asciiTheme="majorHAnsi" w:hAnsiTheme="majorHAnsi"/>
                <w:sz w:val="12"/>
                <w:szCs w:val="12"/>
              </w:rPr>
            </w:pPr>
          </w:p>
        </w:tc>
        <w:tc>
          <w:tcPr>
            <w:tcW w:w="863" w:type="dxa"/>
            <w:hideMark/>
            <w:tcPrChange w:id="1842" w:author="WTORKY" w:date="2025-10-01T22:28:00Z" w16du:dateUtc="2025-10-01T19:28:00Z">
              <w:tcPr>
                <w:tcW w:w="863" w:type="dxa"/>
                <w:hideMark/>
              </w:tcPr>
            </w:tcPrChange>
          </w:tcPr>
          <w:p w14:paraId="03420F69" w14:textId="77777777" w:rsidR="00990581" w:rsidRPr="005240CA" w:rsidRDefault="00990581" w:rsidP="00990581">
            <w:pPr>
              <w:rPr>
                <w:ins w:id="1843" w:author="WTORKY" w:date="2025-10-01T22:27:00Z" w16du:dateUtc="2025-10-01T19:27:00Z"/>
                <w:rFonts w:asciiTheme="majorHAnsi" w:hAnsiTheme="majorHAnsi"/>
                <w:sz w:val="12"/>
                <w:szCs w:val="12"/>
              </w:rPr>
            </w:pPr>
          </w:p>
        </w:tc>
      </w:tr>
      <w:tr w:rsidR="00990581" w:rsidRPr="005240CA" w14:paraId="47A4839B" w14:textId="77777777" w:rsidTr="00990581">
        <w:trPr>
          <w:trHeight w:val="317"/>
          <w:ins w:id="1844" w:author="WTORKY" w:date="2025-10-01T22:27:00Z" w16du:dateUtc="2025-10-01T19:27:00Z"/>
          <w:trPrChange w:id="1845" w:author="WTORKY" w:date="2025-10-01T22:28:00Z" w16du:dateUtc="2025-10-01T19:28: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846" w:author="WTORKY" w:date="2025-10-01T22:28:00Z" w16du:dateUtc="2025-10-01T19:28: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341FC5B3" w14:textId="77777777" w:rsidR="00990581" w:rsidRPr="0016052D" w:rsidRDefault="00990581" w:rsidP="00990581">
            <w:pPr>
              <w:ind w:left="90"/>
              <w:rPr>
                <w:ins w:id="1847" w:author="WTORKY" w:date="2025-10-01T22:27:00Z" w16du:dateUtc="2025-10-01T19:27:00Z"/>
                <w:rFonts w:asciiTheme="majorHAnsi" w:hAnsiTheme="majorHAnsi"/>
                <w:sz w:val="14"/>
                <w:szCs w:val="14"/>
              </w:rPr>
            </w:pPr>
            <w:ins w:id="1848" w:author="WTORKY" w:date="2025-10-01T22:27:00Z" w16du:dateUtc="2025-10-01T19:27:00Z">
              <w:r w:rsidRPr="0016052D">
                <w:rPr>
                  <w:sz w:val="14"/>
                  <w:szCs w:val="14"/>
                </w:rPr>
                <w:t>Unfair competition from the State</w:t>
              </w:r>
            </w:ins>
          </w:p>
        </w:tc>
        <w:tc>
          <w:tcPr>
            <w:tcW w:w="918" w:type="dxa"/>
            <w:tcBorders>
              <w:left w:val="single" w:sz="4" w:space="0" w:color="auto"/>
            </w:tcBorders>
            <w:hideMark/>
            <w:tcPrChange w:id="1849" w:author="WTORKY" w:date="2025-10-01T22:28:00Z" w16du:dateUtc="2025-10-01T19:28:00Z">
              <w:tcPr>
                <w:tcW w:w="918" w:type="dxa"/>
                <w:tcBorders>
                  <w:left w:val="single" w:sz="4" w:space="0" w:color="auto"/>
                </w:tcBorders>
                <w:hideMark/>
              </w:tcPr>
            </w:tcPrChange>
          </w:tcPr>
          <w:p w14:paraId="41F045F5" w14:textId="77777777" w:rsidR="00990581" w:rsidRPr="005240CA" w:rsidRDefault="00990581" w:rsidP="00990581">
            <w:pPr>
              <w:rPr>
                <w:ins w:id="1850" w:author="WTORKY" w:date="2025-10-01T22:27:00Z" w16du:dateUtc="2025-10-01T19:27:00Z"/>
                <w:rFonts w:asciiTheme="majorHAnsi" w:hAnsiTheme="majorHAnsi"/>
                <w:sz w:val="12"/>
                <w:szCs w:val="12"/>
              </w:rPr>
            </w:pPr>
          </w:p>
        </w:tc>
        <w:tc>
          <w:tcPr>
            <w:tcW w:w="864" w:type="dxa"/>
            <w:hideMark/>
            <w:tcPrChange w:id="1851" w:author="WTORKY" w:date="2025-10-01T22:28:00Z" w16du:dateUtc="2025-10-01T19:28:00Z">
              <w:tcPr>
                <w:tcW w:w="864" w:type="dxa"/>
                <w:hideMark/>
              </w:tcPr>
            </w:tcPrChange>
          </w:tcPr>
          <w:p w14:paraId="39B8B15B" w14:textId="77777777" w:rsidR="00990581" w:rsidRPr="005240CA" w:rsidRDefault="00990581" w:rsidP="00990581">
            <w:pPr>
              <w:rPr>
                <w:ins w:id="1852" w:author="WTORKY" w:date="2025-10-01T22:27:00Z" w16du:dateUtc="2025-10-01T19:27:00Z"/>
                <w:rFonts w:asciiTheme="majorHAnsi" w:hAnsiTheme="majorHAnsi"/>
                <w:sz w:val="12"/>
                <w:szCs w:val="12"/>
              </w:rPr>
            </w:pPr>
          </w:p>
        </w:tc>
        <w:tc>
          <w:tcPr>
            <w:tcW w:w="864" w:type="dxa"/>
            <w:hideMark/>
            <w:tcPrChange w:id="1853" w:author="WTORKY" w:date="2025-10-01T22:28:00Z" w16du:dateUtc="2025-10-01T19:28:00Z">
              <w:tcPr>
                <w:tcW w:w="864" w:type="dxa"/>
                <w:hideMark/>
              </w:tcPr>
            </w:tcPrChange>
          </w:tcPr>
          <w:p w14:paraId="7D78B25E" w14:textId="77777777" w:rsidR="00990581" w:rsidRPr="005240CA" w:rsidRDefault="00990581" w:rsidP="00990581">
            <w:pPr>
              <w:rPr>
                <w:ins w:id="1854" w:author="WTORKY" w:date="2025-10-01T22:27:00Z" w16du:dateUtc="2025-10-01T19:27:00Z"/>
                <w:rFonts w:asciiTheme="majorHAnsi" w:hAnsiTheme="majorHAnsi"/>
                <w:sz w:val="12"/>
                <w:szCs w:val="12"/>
              </w:rPr>
            </w:pPr>
          </w:p>
        </w:tc>
        <w:tc>
          <w:tcPr>
            <w:tcW w:w="864" w:type="dxa"/>
            <w:hideMark/>
            <w:tcPrChange w:id="1855" w:author="WTORKY" w:date="2025-10-01T22:28:00Z" w16du:dateUtc="2025-10-01T19:28:00Z">
              <w:tcPr>
                <w:tcW w:w="864" w:type="dxa"/>
                <w:hideMark/>
              </w:tcPr>
            </w:tcPrChange>
          </w:tcPr>
          <w:p w14:paraId="1A5FB6D6" w14:textId="77777777" w:rsidR="00990581" w:rsidRPr="005240CA" w:rsidRDefault="00990581" w:rsidP="00990581">
            <w:pPr>
              <w:rPr>
                <w:ins w:id="1856" w:author="WTORKY" w:date="2025-10-01T22:27:00Z" w16du:dateUtc="2025-10-01T19:27:00Z"/>
                <w:rFonts w:asciiTheme="majorHAnsi" w:hAnsiTheme="majorHAnsi"/>
                <w:sz w:val="12"/>
                <w:szCs w:val="12"/>
              </w:rPr>
            </w:pPr>
          </w:p>
        </w:tc>
        <w:tc>
          <w:tcPr>
            <w:tcW w:w="864" w:type="dxa"/>
            <w:hideMark/>
            <w:tcPrChange w:id="1857" w:author="WTORKY" w:date="2025-10-01T22:28:00Z" w16du:dateUtc="2025-10-01T19:28:00Z">
              <w:tcPr>
                <w:tcW w:w="864" w:type="dxa"/>
                <w:hideMark/>
              </w:tcPr>
            </w:tcPrChange>
          </w:tcPr>
          <w:p w14:paraId="64F5FECA" w14:textId="77777777" w:rsidR="00990581" w:rsidRPr="005240CA" w:rsidRDefault="00990581" w:rsidP="00990581">
            <w:pPr>
              <w:rPr>
                <w:ins w:id="1858" w:author="WTORKY" w:date="2025-10-01T22:27:00Z" w16du:dateUtc="2025-10-01T19:27:00Z"/>
                <w:rFonts w:asciiTheme="majorHAnsi" w:hAnsiTheme="majorHAnsi"/>
                <w:sz w:val="12"/>
                <w:szCs w:val="12"/>
              </w:rPr>
            </w:pPr>
          </w:p>
        </w:tc>
        <w:tc>
          <w:tcPr>
            <w:tcW w:w="863" w:type="dxa"/>
            <w:hideMark/>
            <w:tcPrChange w:id="1859" w:author="WTORKY" w:date="2025-10-01T22:28:00Z" w16du:dateUtc="2025-10-01T19:28:00Z">
              <w:tcPr>
                <w:tcW w:w="863" w:type="dxa"/>
                <w:hideMark/>
              </w:tcPr>
            </w:tcPrChange>
          </w:tcPr>
          <w:p w14:paraId="4C3C7D6C" w14:textId="77777777" w:rsidR="00990581" w:rsidRPr="005240CA" w:rsidRDefault="00990581" w:rsidP="00990581">
            <w:pPr>
              <w:rPr>
                <w:ins w:id="1860" w:author="WTORKY" w:date="2025-10-01T22:27:00Z" w16du:dateUtc="2025-10-01T19:27:00Z"/>
                <w:rFonts w:asciiTheme="majorHAnsi" w:hAnsiTheme="majorHAnsi"/>
                <w:sz w:val="12"/>
                <w:szCs w:val="12"/>
              </w:rPr>
            </w:pPr>
          </w:p>
        </w:tc>
      </w:tr>
    </w:tbl>
    <w:p w14:paraId="348E96F8" w14:textId="513F6729" w:rsidR="00990581" w:rsidRPr="002358F9" w:rsidRDefault="000A6155" w:rsidP="00EB767F">
      <w:pPr>
        <w:pStyle w:val="BB2023Body"/>
        <w:ind w:left="0"/>
        <w:rPr>
          <w:rFonts w:asciiTheme="majorHAnsi" w:hAnsiTheme="majorHAnsi"/>
          <w:i/>
          <w:iCs/>
          <w:color w:val="1FBACF" w:themeColor="accent1"/>
        </w:rPr>
      </w:pPr>
      <w:ins w:id="1861" w:author="WTORKY" w:date="2025-10-01T22:38:00Z" w16du:dateUtc="2025-10-01T19:38:00Z">
        <w:r w:rsidRPr="0061375E">
          <w:rPr>
            <w:rFonts w:ascii="Sinkin Sans 800 Black" w:hAnsi="Sinkin Sans 800 Black"/>
            <w:noProof/>
            <w:color w:val="1FBACF" w:themeColor="accent1"/>
          </w:rPr>
          <w:drawing>
            <wp:anchor distT="0" distB="0" distL="114300" distR="114300" simplePos="0" relativeHeight="251654142" behindDoc="1" locked="0" layoutInCell="1" allowOverlap="1" wp14:anchorId="086575BA" wp14:editId="42C948E1">
              <wp:simplePos x="0" y="0"/>
              <wp:positionH relativeFrom="page">
                <wp:align>left</wp:align>
              </wp:positionH>
              <wp:positionV relativeFrom="paragraph">
                <wp:posOffset>-364042</wp:posOffset>
              </wp:positionV>
              <wp:extent cx="7193280" cy="9932670"/>
              <wp:effectExtent l="0" t="0" r="7620" b="0"/>
              <wp:wrapNone/>
              <wp:docPr id="1836198761" name="Picture 183619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280" cy="9932670"/>
                      </a:xfrm>
                      <a:prstGeom prst="rect">
                        <a:avLst/>
                      </a:prstGeom>
                      <a:noFill/>
                    </pic:spPr>
                  </pic:pic>
                </a:graphicData>
              </a:graphic>
              <wp14:sizeRelH relativeFrom="margin">
                <wp14:pctWidth>0</wp14:pctWidth>
              </wp14:sizeRelH>
              <wp14:sizeRelV relativeFrom="margin">
                <wp14:pctHeight>0</wp14:pctHeight>
              </wp14:sizeRelV>
            </wp:anchor>
          </w:drawing>
        </w:r>
      </w:ins>
      <w:r w:rsidR="00990581">
        <w:rPr>
          <w:noProof/>
          <w:sz w:val="24"/>
          <w:szCs w:val="24"/>
          <w:rtl/>
          <w:lang w:val="ar-SA"/>
        </w:rPr>
        <mc:AlternateContent>
          <mc:Choice Requires="wpg">
            <w:drawing>
              <wp:anchor distT="0" distB="0" distL="114300" distR="114300" simplePos="0" relativeHeight="252105880" behindDoc="1" locked="0" layoutInCell="1" allowOverlap="1" wp14:anchorId="015F7F21" wp14:editId="22084BEA">
                <wp:simplePos x="0" y="0"/>
                <wp:positionH relativeFrom="page">
                  <wp:align>right</wp:align>
                </wp:positionH>
                <wp:positionV relativeFrom="paragraph">
                  <wp:posOffset>-369687</wp:posOffset>
                </wp:positionV>
                <wp:extent cx="6889115" cy="4471023"/>
                <wp:effectExtent l="0" t="0" r="6985" b="6350"/>
                <wp:wrapNone/>
                <wp:docPr id="770295805" name="Group 7"/>
                <wp:cNvGraphicFramePr/>
                <a:graphic xmlns:a="http://schemas.openxmlformats.org/drawingml/2006/main">
                  <a:graphicData uri="http://schemas.microsoft.com/office/word/2010/wordprocessingGroup">
                    <wpg:wgp>
                      <wpg:cNvGrpSpPr/>
                      <wpg:grpSpPr>
                        <a:xfrm flipH="1">
                          <a:off x="0" y="0"/>
                          <a:ext cx="6889115" cy="4471023"/>
                          <a:chOff x="502012" y="1388811"/>
                          <a:chExt cx="6891877" cy="4481558"/>
                        </a:xfrm>
                      </wpg:grpSpPr>
                      <wpg:grpSp>
                        <wpg:cNvPr id="390" name="Group 15"/>
                        <wpg:cNvGrpSpPr/>
                        <wpg:grpSpPr>
                          <a:xfrm>
                            <a:off x="502012" y="1388811"/>
                            <a:ext cx="6891877" cy="4481558"/>
                            <a:chOff x="263146" y="2545405"/>
                            <a:chExt cx="6356647" cy="2181445"/>
                          </a:xfrm>
                        </wpg:grpSpPr>
                        <wps:wsp>
                          <wps:cNvPr id="392" name="Snip Diagonal Corner Rectangle 392"/>
                          <wps:cNvSpPr/>
                          <wps:spPr>
                            <a:xfrm>
                              <a:off x="263146" y="2548251"/>
                              <a:ext cx="6328295" cy="2178295"/>
                            </a:xfrm>
                            <a:prstGeom prst="snip2DiagRect">
                              <a:avLst>
                                <a:gd name="adj1" fmla="val 0"/>
                                <a:gd name="adj2" fmla="val 7070"/>
                              </a:avLst>
                            </a:prstGeom>
                            <a:solidFill>
                              <a:sysClr val="window" lastClr="FFFFFF"/>
                            </a:solidFill>
                            <a:ln w="12700" cap="flat" cmpd="sng" algn="ctr">
                              <a:noFill/>
                              <a:prstDash val="solid"/>
                              <a:miter lim="800000"/>
                            </a:ln>
                            <a:effectLst/>
                          </wps:spPr>
                          <wps:bodyPr wrap="square" rtlCol="0" anchor="ctr">
                            <a:noAutofit/>
                          </wps:bodyPr>
                        </wps:wsp>
                        <wps:wsp>
                          <wps:cNvPr id="394" name="Snip Single Corner Rectangle 394"/>
                          <wps:cNvSpPr/>
                          <wps:spPr>
                            <a:xfrm>
                              <a:off x="5835310" y="2545405"/>
                              <a:ext cx="784483" cy="2181445"/>
                            </a:xfrm>
                            <a:prstGeom prst="snip1Rect">
                              <a:avLst>
                                <a:gd name="adj" fmla="val 35980"/>
                              </a:avLst>
                            </a:prstGeom>
                            <a:solidFill>
                              <a:srgbClr val="136083"/>
                            </a:solidFill>
                            <a:ln w="12700" cap="flat" cmpd="sng" algn="ctr">
                              <a:noFill/>
                              <a:prstDash val="solid"/>
                              <a:miter lim="800000"/>
                            </a:ln>
                            <a:effectLst/>
                          </wps:spPr>
                          <wps:bodyPr rot="0" spcFirstLastPara="0" vert="horz" wrap="square" lIns="108000" tIns="0" rIns="0" bIns="0" numCol="1" spcCol="0" rtlCol="0" fromWordArt="0" anchor="t" anchorCtr="0" forceAA="0" compatLnSpc="1">
                            <a:prstTxWarp prst="textNoShape">
                              <a:avLst/>
                            </a:prstTxWarp>
                            <a:noAutofit/>
                          </wps:bodyPr>
                        </wps:wsp>
                        <wps:wsp>
                          <wps:cNvPr id="397" name="Isosceles Triangle 397"/>
                          <wps:cNvSpPr/>
                          <wps:spPr>
                            <a:xfrm>
                              <a:off x="6077225" y="4458646"/>
                              <a:ext cx="433981" cy="187256"/>
                            </a:xfrm>
                            <a:prstGeom prst="triangle">
                              <a:avLst/>
                            </a:prstGeom>
                            <a:solidFill>
                              <a:schemeClr val="accent1">
                                <a:lumMod val="20000"/>
                                <a:lumOff val="80000"/>
                              </a:schemeClr>
                            </a:solidFill>
                            <a:ln w="127000" cap="rnd" cmpd="sng" algn="ctr">
                              <a:solidFill>
                                <a:schemeClr val="accent1">
                                  <a:lumMod val="20000"/>
                                  <a:lumOff val="80000"/>
                                </a:schemeClr>
                              </a:solidFill>
                              <a:prstDash val="solid"/>
                              <a:round/>
                            </a:ln>
                            <a:effectLst/>
                          </wps:spPr>
                          <wps:bodyPr rtlCol="0" anchor="ctr"/>
                        </wps:wsp>
                      </wpg:grpSp>
                      <wps:wsp>
                        <wps:cNvPr id="2103110071" name="Rectangle 1"/>
                        <wps:cNvSpPr/>
                        <wps:spPr>
                          <a:xfrm>
                            <a:off x="6904382" y="5219738"/>
                            <a:ext cx="412115" cy="533400"/>
                          </a:xfrm>
                          <a:prstGeom prst="rect">
                            <a:avLst/>
                          </a:prstGeom>
                        </wps:spPr>
                        <wps:txbx>
                          <w:txbxContent>
                            <w:p w14:paraId="70532231" w14:textId="77777777" w:rsidR="00574037" w:rsidRPr="00ED7828" w:rsidRDefault="00574037" w:rsidP="0016052D">
                              <w:pPr>
                                <w:pStyle w:val="NormalWeb"/>
                                <w:spacing w:before="0" w:beforeAutospacing="0" w:after="0" w:afterAutospacing="0"/>
                                <w:ind w:left="187"/>
                                <w:rPr>
                                  <w:b/>
                                  <w:bCs/>
                                  <w:color w:val="136083" w:themeColor="text2"/>
                                  <w:sz w:val="72"/>
                                  <w:szCs w:val="72"/>
                                </w:rPr>
                              </w:pPr>
                              <w:r w:rsidRPr="00ED7828">
                                <w:rPr>
                                  <w:b/>
                                  <w:bCs/>
                                  <w:color w:val="136083" w:themeColor="text2"/>
                                  <w:kern w:val="24"/>
                                  <w:sz w:val="72"/>
                                  <w:szCs w:val="72"/>
                                  <w:rtl/>
                                  <w:lang w:bidi="ar-EG"/>
                                </w:rPr>
                                <w:t>!</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015F7F21" id="Group 7" o:spid="_x0000_s1094" style="position:absolute;left:0;text-align:left;margin-left:491.25pt;margin-top:-29.1pt;width:542.45pt;height:352.05pt;flip:x;z-index:-251210600;mso-position-horizontal:right;mso-position-horizontal-relative:page;mso-width-relative:margin;mso-height-relative:margin" coordorigin="5020,13888" coordsize="68918,44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">
                <v:group id="Group 15" o:spid="_x0000_s1095" style="position:absolute;left:5020;top:13888;width:68918;height:44815" coordorigin="2631,25454" coordsize="63566,21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shape id="Snip Diagonal Corner Rectangle 392" o:spid="_x0000_s1096" style="position:absolute;left:2631;top:25482;width:63283;height:21783;visibility:visible;mso-wrap-style:square;v-text-anchor:middle" coordsize="6328295,217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" path="m,l6174290,r154005,154005l6328295,2178295r,l154005,2178295,,2024290,,xe" fillcolor="window" stroked="f" strokeweight="1pt">
                    <v:stroke joinstyle="miter"/>
                    <v:path arrowok="t" o:connecttype="custom" o:connectlocs="0,0;6174290,0;6328295,154005;6328295,2178295;6328295,2178295;154005,2178295;0,2024290;0,0" o:connectangles="0,0,0,0,0,0,0,0"/>
                  </v:shape>
                  <v:shape id="Snip Single Corner Rectangle 394" o:spid="_x0000_s1097" style="position:absolute;left:58353;top:25454;width:7844;height:21814;visibility:visible;mso-wrap-style:square;v-text-anchor:top" coordsize="784483,218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" path="m,l502226,,784483,282257r,1899188l,2181445,,xe" fillcolor="#136083" stroked="f" strokeweight="1pt">
                    <v:stroke joinstyle="miter"/>
                    <v:path arrowok="t" o:connecttype="custom" o:connectlocs="0,0;502226,0;784483,282257;784483,2181445;0,2181445;0,0" o:connectangles="0,0,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97" o:spid="_x0000_s1098" type="#_x0000_t5" style="position:absolute;left:60772;top:44586;width:4340;height:1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" fillcolor="#cff3f8 [660]" strokecolor="#cff3f8 [660]" strokeweight="10pt">
                    <v:stroke joinstyle="round" endcap="round"/>
                  </v:shape>
                </v:group>
                <v:rect id="Rectangle 1" o:spid="_x0000_s1099" style="position:absolute;left:69043;top:52197;width:4121;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" filled="f" stroked="f">
                  <v:textbox>
                    <w:txbxContent>
                      <w:p w14:paraId="70532231" w14:textId="77777777" w:rsidR="00574037" w:rsidRPr="00ED7828" w:rsidRDefault="00574037" w:rsidP="0016052D">
                        <w:pPr>
                          <w:pStyle w:val="NormalWeb"/>
                          <w:spacing w:before="0" w:beforeAutospacing="0" w:after="0" w:afterAutospacing="0"/>
                          <w:ind w:left="187"/>
                          <w:rPr>
                            <w:b/>
                            <w:bCs/>
                            <w:color w:val="136083" w:themeColor="text2"/>
                            <w:sz w:val="72"/>
                            <w:szCs w:val="72"/>
                          </w:rPr>
                        </w:pPr>
                        <w:r w:rsidRPr="00ED7828">
                          <w:rPr>
                            <w:b/>
                            <w:bCs/>
                            <w:color w:val="136083" w:themeColor="text2"/>
                            <w:kern w:val="24"/>
                            <w:sz w:val="72"/>
                            <w:szCs w:val="72"/>
                            <w:rtl/>
                            <w:lang w:bidi="ar-EG"/>
                          </w:rPr>
                          <w:t>!</w:t>
                        </w:r>
                      </w:p>
                    </w:txbxContent>
                  </v:textbox>
                </v:rect>
                <w10:wrap anchorx="page"/>
              </v:group>
            </w:pict>
          </mc:Fallback>
        </mc:AlternateContent>
      </w:r>
      <w:r w:rsidR="00990581">
        <w:rPr>
          <w:noProof/>
        </w:rPr>
        <mc:AlternateContent>
          <mc:Choice Requires="wps">
            <w:drawing>
              <wp:anchor distT="45720" distB="45720" distL="114300" distR="114300" simplePos="0" relativeHeight="251657276" behindDoc="0" locked="0" layoutInCell="1" allowOverlap="1" wp14:anchorId="52A37985" wp14:editId="7E5592BF">
                <wp:simplePos x="0" y="0"/>
                <wp:positionH relativeFrom="margin">
                  <wp:posOffset>-322234</wp:posOffset>
                </wp:positionH>
                <wp:positionV relativeFrom="margin">
                  <wp:posOffset>-247432</wp:posOffset>
                </wp:positionV>
                <wp:extent cx="873125" cy="2214383"/>
                <wp:effectExtent l="0" t="0" r="3175" b="0"/>
                <wp:wrapNone/>
                <wp:docPr id="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3125" cy="2214383"/>
                        </a:xfrm>
                        <a:prstGeom prst="rect">
                          <a:avLst/>
                        </a:prstGeom>
                        <a:noFill/>
                        <a:ln w="9525">
                          <a:noFill/>
                          <a:miter lim="800000"/>
                          <a:headEnd/>
                          <a:tailEnd/>
                        </a:ln>
                      </wps:spPr>
                      <wps:txbx>
                        <w:txbxContent>
                          <w:p w14:paraId="0E37067A" w14:textId="77777777" w:rsidR="003D2F40" w:rsidRPr="005240CA" w:rsidRDefault="003D2F40" w:rsidP="003D2F40">
                            <w:pPr>
                              <w:jc w:val="right"/>
                              <w:rPr>
                                <w:rFonts w:asciiTheme="majorHAnsi" w:hAnsiTheme="majorHAnsi"/>
                                <w:color w:val="FFFFFF" w:themeColor="background1"/>
                                <w:sz w:val="14"/>
                                <w:szCs w:val="14"/>
                              </w:rPr>
                            </w:pPr>
                            <w:r w:rsidRPr="005240CA">
                              <w:rPr>
                                <w:rFonts w:asciiTheme="majorHAnsi" w:hAnsiTheme="majorHAnsi"/>
                                <w:b/>
                                <w:bCs/>
                                <w:color w:val="FFFFFF" w:themeColor="background1"/>
                                <w:sz w:val="14"/>
                                <w:szCs w:val="14"/>
                              </w:rPr>
                              <w:t>Figure 2.3. Constraints Facing the Business Community during the Quarter under Review</w:t>
                            </w:r>
                            <w:r>
                              <w:rPr>
                                <w:rFonts w:asciiTheme="majorHAnsi" w:hAnsiTheme="majorHAnsi"/>
                                <w:color w:val="FFFFFF" w:themeColor="background1"/>
                                <w:sz w:val="14"/>
                                <w:szCs w:val="14"/>
                              </w:rPr>
                              <w:t xml:space="preserve"> </w:t>
                            </w:r>
                            <w:r w:rsidRPr="00E85D65">
                              <w:rPr>
                                <w:rFonts w:asciiTheme="majorHAnsi" w:hAnsiTheme="majorHAnsi"/>
                                <w:b/>
                                <w:bCs/>
                                <w:color w:val="FFFFFF" w:themeColor="background1"/>
                                <w:sz w:val="14"/>
                                <w:szCs w:val="14"/>
                              </w:rPr>
                              <w:t>according to</w:t>
                            </w:r>
                            <w:r>
                              <w:rPr>
                                <w:rFonts w:asciiTheme="majorHAnsi" w:hAnsiTheme="majorHAnsi"/>
                                <w:b/>
                                <w:bCs/>
                                <w:color w:val="FFFFFF" w:themeColor="background1"/>
                                <w:sz w:val="14"/>
                                <w:szCs w:val="14"/>
                              </w:rPr>
                              <w:t xml:space="preserve"> E</w:t>
                            </w:r>
                            <w:r w:rsidRPr="005240CA">
                              <w:rPr>
                                <w:rFonts w:asciiTheme="majorHAnsi" w:hAnsiTheme="majorHAnsi"/>
                                <w:b/>
                                <w:bCs/>
                                <w:color w:val="FFFFFF" w:themeColor="background1"/>
                                <w:sz w:val="14"/>
                                <w:szCs w:val="14"/>
                              </w:rPr>
                              <w:t xml:space="preserve">conomic </w:t>
                            </w:r>
                            <w:r>
                              <w:rPr>
                                <w:rFonts w:asciiTheme="majorHAnsi" w:hAnsiTheme="majorHAnsi"/>
                                <w:b/>
                                <w:bCs/>
                                <w:color w:val="FFFFFF" w:themeColor="background1"/>
                                <w:sz w:val="14"/>
                                <w:szCs w:val="14"/>
                              </w:rPr>
                              <w:t>Sector</w:t>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A37985" id="_x0000_s1100" type="#_x0000_t202" style="position:absolute;left:0;text-align:left;margin-left:-25.35pt;margin-top:-19.5pt;width:68.75pt;height:174.35pt;z-index:2516572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" filled="f" stroked="f">
                <v:textbox inset="0,,0">
                  <w:txbxContent>
                    <w:p w14:paraId="0E37067A" w14:textId="77777777" w:rsidR="003D2F40" w:rsidRPr="005240CA" w:rsidRDefault="003D2F40" w:rsidP="003D2F40">
                      <w:pPr>
                        <w:jc w:val="right"/>
                        <w:rPr>
                          <w:rFonts w:asciiTheme="majorHAnsi" w:hAnsiTheme="majorHAnsi"/>
                          <w:color w:val="FFFFFF" w:themeColor="background1"/>
                          <w:sz w:val="14"/>
                          <w:szCs w:val="14"/>
                        </w:rPr>
                      </w:pPr>
                      <w:r w:rsidRPr="005240CA">
                        <w:rPr>
                          <w:rFonts w:asciiTheme="majorHAnsi" w:hAnsiTheme="majorHAnsi"/>
                          <w:b/>
                          <w:bCs/>
                          <w:color w:val="FFFFFF" w:themeColor="background1"/>
                          <w:sz w:val="14"/>
                          <w:szCs w:val="14"/>
                        </w:rPr>
                        <w:t>Figure 2.3. Constraints Facing the Business Community during the Quarter under Review</w:t>
                      </w:r>
                      <w:r>
                        <w:rPr>
                          <w:rFonts w:asciiTheme="majorHAnsi" w:hAnsiTheme="majorHAnsi"/>
                          <w:color w:val="FFFFFF" w:themeColor="background1"/>
                          <w:sz w:val="14"/>
                          <w:szCs w:val="14"/>
                        </w:rPr>
                        <w:t xml:space="preserve"> </w:t>
                      </w:r>
                      <w:r w:rsidRPr="00E85D65">
                        <w:rPr>
                          <w:rFonts w:asciiTheme="majorHAnsi" w:hAnsiTheme="majorHAnsi"/>
                          <w:b/>
                          <w:bCs/>
                          <w:color w:val="FFFFFF" w:themeColor="background1"/>
                          <w:sz w:val="14"/>
                          <w:szCs w:val="14"/>
                        </w:rPr>
                        <w:t>according to</w:t>
                      </w:r>
                      <w:r>
                        <w:rPr>
                          <w:rFonts w:asciiTheme="majorHAnsi" w:hAnsiTheme="majorHAnsi"/>
                          <w:b/>
                          <w:bCs/>
                          <w:color w:val="FFFFFF" w:themeColor="background1"/>
                          <w:sz w:val="14"/>
                          <w:szCs w:val="14"/>
                        </w:rPr>
                        <w:t xml:space="preserve"> E</w:t>
                      </w:r>
                      <w:r w:rsidRPr="005240CA">
                        <w:rPr>
                          <w:rFonts w:asciiTheme="majorHAnsi" w:hAnsiTheme="majorHAnsi"/>
                          <w:b/>
                          <w:bCs/>
                          <w:color w:val="FFFFFF" w:themeColor="background1"/>
                          <w:sz w:val="14"/>
                          <w:szCs w:val="14"/>
                        </w:rPr>
                        <w:t xml:space="preserve">conomic </w:t>
                      </w:r>
                      <w:r>
                        <w:rPr>
                          <w:rFonts w:asciiTheme="majorHAnsi" w:hAnsiTheme="majorHAnsi"/>
                          <w:b/>
                          <w:bCs/>
                          <w:color w:val="FFFFFF" w:themeColor="background1"/>
                          <w:sz w:val="14"/>
                          <w:szCs w:val="14"/>
                        </w:rPr>
                        <w:t>Sector</w:t>
                      </w:r>
                    </w:p>
                  </w:txbxContent>
                </v:textbox>
                <w10:wrap anchorx="margin" anchory="margin"/>
              </v:shape>
            </w:pict>
          </mc:Fallback>
        </mc:AlternateContent>
      </w:r>
      <w:r w:rsidR="00990581" w:rsidRPr="0034134F">
        <w:rPr>
          <w:rFonts w:asciiTheme="majorHAnsi" w:hAnsiTheme="majorHAnsi"/>
          <w:noProof/>
          <w:color w:val="FFFFFF" w:themeColor="background1"/>
          <w:sz w:val="14"/>
          <w:szCs w:val="14"/>
        </w:rPr>
        <mc:AlternateContent>
          <mc:Choice Requires="wpg">
            <w:drawing>
              <wp:anchor distT="0" distB="0" distL="114300" distR="114300" simplePos="0" relativeHeight="251657280" behindDoc="0" locked="0" layoutInCell="1" allowOverlap="1" wp14:anchorId="2F266483" wp14:editId="19A31FD3">
                <wp:simplePos x="0" y="0"/>
                <wp:positionH relativeFrom="margin">
                  <wp:posOffset>3105606</wp:posOffset>
                </wp:positionH>
                <wp:positionV relativeFrom="topMargin">
                  <wp:posOffset>486410</wp:posOffset>
                </wp:positionV>
                <wp:extent cx="3060700" cy="313690"/>
                <wp:effectExtent l="0" t="0" r="6350" b="0"/>
                <wp:wrapNone/>
                <wp:docPr id="496" name="Group 1"/>
                <wp:cNvGraphicFramePr/>
                <a:graphic xmlns:a="http://schemas.openxmlformats.org/drawingml/2006/main">
                  <a:graphicData uri="http://schemas.microsoft.com/office/word/2010/wordprocessingGroup">
                    <wpg:wgp>
                      <wpg:cNvGrpSpPr/>
                      <wpg:grpSpPr>
                        <a:xfrm>
                          <a:off x="0" y="0"/>
                          <a:ext cx="3060700" cy="313690"/>
                          <a:chOff x="-83431" y="-85612"/>
                          <a:chExt cx="5448319" cy="563346"/>
                        </a:xfrm>
                      </wpg:grpSpPr>
                      <pic:pic xmlns:pic="http://schemas.openxmlformats.org/drawingml/2006/picture">
                        <pic:nvPicPr>
                          <pic:cNvPr id="497" name="Picture 497"/>
                          <pic:cNvPicPr>
                            <a:picLocks noChangeAspect="1"/>
                          </pic:cNvPicPr>
                        </pic:nvPicPr>
                        <pic:blipFill>
                          <a:blip r:embed="rId102" cstate="print">
                            <a:duotone>
                              <a:schemeClr val="accent1">
                                <a:shade val="45000"/>
                                <a:satMod val="135000"/>
                              </a:schemeClr>
                              <a:prstClr val="white"/>
                            </a:duotone>
                            <a:extLst>
                              <a:ext uri="{BEBA8EAE-BF5A-486C-A8C5-ECC9F3942E4B}">
                                <a14:imgProps xmlns:a14="http://schemas.microsoft.com/office/drawing/2010/main">
                                  <a14:imgLayer r:embed="rId103">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3843603" y="-18531"/>
                            <a:ext cx="556409" cy="429187"/>
                          </a:xfrm>
                          <a:prstGeom prst="rect">
                            <a:avLst/>
                          </a:prstGeom>
                        </pic:spPr>
                      </pic:pic>
                      <pic:pic xmlns:pic="http://schemas.openxmlformats.org/drawingml/2006/picture">
                        <pic:nvPicPr>
                          <pic:cNvPr id="498" name="Picture 498"/>
                          <pic:cNvPicPr>
                            <a:picLocks noChangeAspect="1"/>
                          </pic:cNvPicPr>
                        </pic:nvPicPr>
                        <pic:blipFill>
                          <a:blip r:embed="rId104" cstate="print">
                            <a:duotone>
                              <a:schemeClr val="accent1">
                                <a:shade val="45000"/>
                                <a:satMod val="135000"/>
                              </a:schemeClr>
                              <a:prstClr val="white"/>
                            </a:duotone>
                            <a:extLst>
                              <a:ext uri="{BEBA8EAE-BF5A-486C-A8C5-ECC9F3942E4B}">
                                <a14:imgProps xmlns:a14="http://schemas.microsoft.com/office/drawing/2010/main">
                                  <a14:imgLayer r:embed="rId105">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4825194" y="-85612"/>
                            <a:ext cx="539694" cy="563346"/>
                          </a:xfrm>
                          <a:prstGeom prst="rect">
                            <a:avLst/>
                          </a:prstGeom>
                        </pic:spPr>
                      </pic:pic>
                      <pic:pic xmlns:pic="http://schemas.openxmlformats.org/drawingml/2006/picture">
                        <pic:nvPicPr>
                          <pic:cNvPr id="499" name="Picture 499"/>
                          <pic:cNvPicPr>
                            <a:picLocks noChangeAspect="1"/>
                          </pic:cNvPicPr>
                        </pic:nvPicPr>
                        <pic:blipFill>
                          <a:blip r:embed="rId106" cstate="print">
                            <a:duotone>
                              <a:schemeClr val="accent1">
                                <a:shade val="45000"/>
                                <a:satMod val="135000"/>
                              </a:schemeClr>
                              <a:prstClr val="white"/>
                            </a:duotone>
                            <a:extLst>
                              <a:ext uri="{BEBA8EAE-BF5A-486C-A8C5-ECC9F3942E4B}">
                                <a14:imgProps xmlns:a14="http://schemas.microsoft.com/office/drawing/2010/main">
                                  <a14:imgLayer r:embed="rId107">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1873080" y="21288"/>
                            <a:ext cx="564137" cy="349549"/>
                          </a:xfrm>
                          <a:prstGeom prst="rect">
                            <a:avLst/>
                          </a:prstGeom>
                        </pic:spPr>
                      </pic:pic>
                      <pic:pic xmlns:pic="http://schemas.openxmlformats.org/drawingml/2006/picture">
                        <pic:nvPicPr>
                          <pic:cNvPr id="500" name="Picture 500"/>
                          <pic:cNvPicPr>
                            <a:picLocks noChangeAspect="1"/>
                          </pic:cNvPicPr>
                        </pic:nvPicPr>
                        <pic:blipFill>
                          <a:blip r:embed="rId108" cstate="print">
                            <a:duotone>
                              <a:schemeClr val="accent1">
                                <a:shade val="45000"/>
                                <a:satMod val="135000"/>
                              </a:schemeClr>
                              <a:prstClr val="white"/>
                            </a:duotone>
                            <a:extLst>
                              <a:ext uri="{BEBA8EAE-BF5A-486C-A8C5-ECC9F3942E4B}">
                                <a14:imgProps xmlns:a14="http://schemas.microsoft.com/office/drawing/2010/main">
                                  <a14:imgLayer r:embed="rId109">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83431" y="-85612"/>
                            <a:ext cx="549000" cy="563346"/>
                          </a:xfrm>
                          <a:prstGeom prst="rect">
                            <a:avLst/>
                          </a:prstGeom>
                        </pic:spPr>
                      </pic:pic>
                      <pic:pic xmlns:pic="http://schemas.openxmlformats.org/drawingml/2006/picture">
                        <pic:nvPicPr>
                          <pic:cNvPr id="501" name="Picture 501"/>
                          <pic:cNvPicPr>
                            <a:picLocks noChangeAspect="1"/>
                          </pic:cNvPicPr>
                        </pic:nvPicPr>
                        <pic:blipFill>
                          <a:blip r:embed="rId110" cstate="print">
                            <a:duotone>
                              <a:schemeClr val="accent1">
                                <a:shade val="45000"/>
                                <a:satMod val="135000"/>
                              </a:schemeClr>
                              <a:prstClr val="white"/>
                            </a:duotone>
                            <a:extLst>
                              <a:ext uri="{BEBA8EAE-BF5A-486C-A8C5-ECC9F3942E4B}">
                                <a14:imgProps xmlns:a14="http://schemas.microsoft.com/office/drawing/2010/main">
                                  <a14:imgLayer r:embed="rId111">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888057" y="-85612"/>
                            <a:ext cx="564836" cy="563346"/>
                          </a:xfrm>
                          <a:prstGeom prst="rect">
                            <a:avLst/>
                          </a:prstGeom>
                        </pic:spPr>
                      </pic:pic>
                      <pic:pic xmlns:pic="http://schemas.openxmlformats.org/drawingml/2006/picture">
                        <pic:nvPicPr>
                          <pic:cNvPr id="502" name="Picture 502"/>
                          <pic:cNvPicPr>
                            <a:picLocks noChangeAspect="1"/>
                          </pic:cNvPicPr>
                        </pic:nvPicPr>
                        <pic:blipFill>
                          <a:blip r:embed="rId112" cstate="print">
                            <a:duotone>
                              <a:schemeClr val="accent1">
                                <a:shade val="45000"/>
                                <a:satMod val="135000"/>
                              </a:schemeClr>
                              <a:prstClr val="white"/>
                            </a:duotone>
                            <a:extLst>
                              <a:ext uri="{BEBA8EAE-BF5A-486C-A8C5-ECC9F3942E4B}">
                                <a14:imgProps xmlns:a14="http://schemas.microsoft.com/office/drawing/2010/main">
                                  <a14:imgLayer r:embed="rId113">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2857406" y="-85612"/>
                            <a:ext cx="564836" cy="56334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654BB86" id="Group 1" o:spid="_x0000_s1026" style="position:absolute;margin-left:244.55pt;margin-top:38.3pt;width:241pt;height:24.7pt;z-index:251657280;mso-position-horizontal-relative:margin;mso-position-vertical-relative:top-margin-area;mso-width-relative:margin;mso-height-relative:margin" coordorigin="-834,-856" coordsize="54483,5633"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">
                <v:shape id="Picture 497" o:spid="_x0000_s1027" type="#_x0000_t75" style="position:absolute;left:38436;top:-185;width:5564;height:4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">
                  <v:imagedata r:id="rId114" o:title="" recolortarget="#0e525c [1444]"/>
                </v:shape>
                <v:shape id="Picture 498" o:spid="_x0000_s1028" type="#_x0000_t75" style="position:absolute;left:48251;top:-856;width:5397;height:5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">
                  <v:imagedata r:id="rId115" o:title="" recolortarget="#0e525c [1444]"/>
                </v:shape>
                <v:shape id="Picture 499" o:spid="_x0000_s1029" type="#_x0000_t75" style="position:absolute;left:18730;top:212;width:5642;height:3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">
                  <v:imagedata r:id="rId116" o:title="" recolortarget="#0e525c [1444]"/>
                </v:shape>
                <v:shape id="Picture 500" o:spid="_x0000_s1030" type="#_x0000_t75" style="position:absolute;left:-834;top:-856;width:5489;height:5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">
                  <v:imagedata r:id="rId117" o:title="" recolortarget="#0e525c [1444]"/>
                </v:shape>
                <v:shape id="Picture 501" o:spid="_x0000_s1031" type="#_x0000_t75" style="position:absolute;left:8880;top:-856;width:5648;height:5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">
                  <v:imagedata r:id="rId118" o:title="" recolortarget="#0e525c [1444]"/>
                </v:shape>
                <v:shape id="Picture 502" o:spid="_x0000_s1032" type="#_x0000_t75" style="position:absolute;left:28574;top:-856;width:5648;height:5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">
                  <v:imagedata r:id="rId119" o:title="" recolortarget="#0e525c [1444]"/>
                </v:shape>
                <w10:wrap anchorx="margin" anchory="margin"/>
              </v:group>
            </w:pict>
          </mc:Fallback>
        </mc:AlternateContent>
      </w:r>
    </w:p>
    <w:tbl>
      <w:tblPr>
        <w:tblStyle w:val="TableGrid"/>
        <w:tblpPr w:leftFromText="187" w:rightFromText="187" w:vertAnchor="page" w:horzAnchor="page" w:tblpX="2391" w:tblpY="5891"/>
        <w:tblW w:w="89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Change w:id="1862" w:author="WTORKY" w:date="2025-10-01T22:24:00Z" w16du:dateUtc="2025-10-01T19:24:00Z">
          <w:tblPr>
            <w:tblStyle w:val="TableGrid"/>
            <w:tblpPr w:leftFromText="180" w:rightFromText="180" w:vertAnchor="page" w:horzAnchor="page" w:tblpX="2392" w:tblpY="4151"/>
            <w:tblW w:w="89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PrChange>
      </w:tblPr>
      <w:tblGrid>
        <w:gridCol w:w="3690"/>
        <w:gridCol w:w="918"/>
        <w:gridCol w:w="864"/>
        <w:gridCol w:w="864"/>
        <w:gridCol w:w="864"/>
        <w:gridCol w:w="864"/>
        <w:gridCol w:w="863"/>
        <w:tblGridChange w:id="1863">
          <w:tblGrid>
            <w:gridCol w:w="3690"/>
            <w:gridCol w:w="918"/>
            <w:gridCol w:w="864"/>
            <w:gridCol w:w="864"/>
            <w:gridCol w:w="864"/>
            <w:gridCol w:w="864"/>
            <w:gridCol w:w="863"/>
          </w:tblGrid>
        </w:tblGridChange>
      </w:tblGrid>
      <w:tr w:rsidR="00186950" w:rsidRPr="005240CA" w:rsidDel="00990581" w14:paraId="1B5417C7" w14:textId="29D50ED1" w:rsidTr="00A353C2">
        <w:trPr>
          <w:trHeight w:val="432"/>
          <w:del w:id="1864" w:author="WTORKY" w:date="2025-10-01T22:26:00Z" w16du:dateUtc="2025-10-01T19:26:00Z"/>
          <w:trPrChange w:id="1865" w:author="WTORKY" w:date="2025-10-01T22:24:00Z" w16du:dateUtc="2025-10-01T19:24:00Z">
            <w:trPr>
              <w:trHeight w:val="432"/>
            </w:trPr>
          </w:trPrChange>
        </w:trPr>
        <w:tc>
          <w:tcPr>
            <w:tcW w:w="3690" w:type="dxa"/>
            <w:tcBorders>
              <w:bottom w:val="single" w:sz="4" w:space="0" w:color="auto"/>
            </w:tcBorders>
            <w:hideMark/>
            <w:tcPrChange w:id="1866" w:author="WTORKY" w:date="2025-10-01T22:24:00Z" w16du:dateUtc="2025-10-01T19:24:00Z">
              <w:tcPr>
                <w:tcW w:w="3690" w:type="dxa"/>
                <w:tcBorders>
                  <w:bottom w:val="single" w:sz="4" w:space="0" w:color="auto"/>
                </w:tcBorders>
                <w:hideMark/>
              </w:tcPr>
            </w:tcPrChange>
          </w:tcPr>
          <w:p w14:paraId="7BB4A7EB" w14:textId="0B8EBBE8" w:rsidR="00186950" w:rsidRPr="005240CA" w:rsidDel="00990581" w:rsidRDefault="00AD7550" w:rsidP="00A353C2">
            <w:pPr>
              <w:rPr>
                <w:del w:id="1867" w:author="WTORKY" w:date="2025-10-01T22:26:00Z" w16du:dateUtc="2025-10-01T19:26:00Z"/>
                <w:rFonts w:asciiTheme="majorHAnsi" w:hAnsiTheme="majorHAnsi"/>
                <w:sz w:val="12"/>
                <w:szCs w:val="12"/>
              </w:rPr>
            </w:pPr>
            <w:del w:id="1868" w:author="WTORKY" w:date="2025-10-01T22:22:00Z" w16du:dateUtc="2025-10-01T19:22:00Z">
              <w:r w:rsidRPr="00AD7550" w:rsidDel="00A353C2">
                <w:rPr>
                  <w:noProof/>
                </w:rPr>
                <w:drawing>
                  <wp:anchor distT="0" distB="0" distL="114300" distR="114300" simplePos="0" relativeHeight="251971736" behindDoc="0" locked="0" layoutInCell="1" allowOverlap="1" wp14:anchorId="5217BBCE" wp14:editId="11BBB6EC">
                    <wp:simplePos x="0" y="0"/>
                    <wp:positionH relativeFrom="column">
                      <wp:posOffset>2347133</wp:posOffset>
                    </wp:positionH>
                    <wp:positionV relativeFrom="paragraph">
                      <wp:posOffset>274205</wp:posOffset>
                    </wp:positionV>
                    <wp:extent cx="3342904" cy="3764280"/>
                    <wp:effectExtent l="0" t="0" r="0" b="7620"/>
                    <wp:wrapNone/>
                    <wp:docPr id="2030006439"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344571" cy="3766157"/>
                            </a:xfrm>
                            <a:prstGeom prst="rect">
                              <a:avLst/>
                            </a:prstGeom>
                            <a:noFill/>
                            <a:ln>
                              <a:noFill/>
                            </a:ln>
                          </pic:spPr>
                        </pic:pic>
                      </a:graphicData>
                    </a:graphic>
                    <wp14:sizeRelH relativeFrom="margin">
                      <wp14:pctWidth>0</wp14:pctWidth>
                    </wp14:sizeRelH>
                    <wp14:sizeRelV relativeFrom="margin">
                      <wp14:pctHeight>0</wp14:pctHeight>
                    </wp14:sizeRelV>
                  </wp:anchor>
                </w:drawing>
              </w:r>
            </w:del>
          </w:p>
        </w:tc>
        <w:tc>
          <w:tcPr>
            <w:tcW w:w="918" w:type="dxa"/>
            <w:hideMark/>
            <w:tcPrChange w:id="1869" w:author="WTORKY" w:date="2025-10-01T22:24:00Z" w16du:dateUtc="2025-10-01T19:24:00Z">
              <w:tcPr>
                <w:tcW w:w="918" w:type="dxa"/>
                <w:hideMark/>
              </w:tcPr>
            </w:tcPrChange>
          </w:tcPr>
          <w:p w14:paraId="5C9AD649" w14:textId="01AD4113" w:rsidR="00186950" w:rsidRPr="005240CA" w:rsidDel="00990581" w:rsidRDefault="00186950" w:rsidP="00A353C2">
            <w:pPr>
              <w:jc w:val="center"/>
              <w:rPr>
                <w:del w:id="1870" w:author="WTORKY" w:date="2025-10-01T22:26:00Z" w16du:dateUtc="2025-10-01T19:26:00Z"/>
                <w:rFonts w:asciiTheme="majorHAnsi" w:hAnsiTheme="majorHAnsi"/>
                <w:sz w:val="12"/>
                <w:szCs w:val="12"/>
              </w:rPr>
            </w:pPr>
            <w:del w:id="1871" w:author="WTORKY" w:date="2025-10-01T22:26:00Z" w16du:dateUtc="2025-10-01T19:26:00Z">
              <w:r w:rsidRPr="005240CA" w:rsidDel="00990581">
                <w:rPr>
                  <w:rFonts w:asciiTheme="majorHAnsi" w:hAnsiTheme="majorHAnsi"/>
                  <w:sz w:val="12"/>
                  <w:szCs w:val="12"/>
                </w:rPr>
                <w:delText>Financial Services</w:delText>
              </w:r>
            </w:del>
          </w:p>
        </w:tc>
        <w:tc>
          <w:tcPr>
            <w:tcW w:w="864" w:type="dxa"/>
            <w:hideMark/>
            <w:tcPrChange w:id="1872" w:author="WTORKY" w:date="2025-10-01T22:24:00Z" w16du:dateUtc="2025-10-01T19:24:00Z">
              <w:tcPr>
                <w:tcW w:w="864" w:type="dxa"/>
                <w:hideMark/>
              </w:tcPr>
            </w:tcPrChange>
          </w:tcPr>
          <w:p w14:paraId="3B1B885C" w14:textId="7571D839" w:rsidR="00186950" w:rsidRPr="005240CA" w:rsidDel="00990581" w:rsidRDefault="00186950" w:rsidP="00A353C2">
            <w:pPr>
              <w:jc w:val="center"/>
              <w:rPr>
                <w:del w:id="1873" w:author="WTORKY" w:date="2025-10-01T22:26:00Z" w16du:dateUtc="2025-10-01T19:26:00Z"/>
                <w:rFonts w:asciiTheme="majorHAnsi" w:hAnsiTheme="majorHAnsi"/>
                <w:sz w:val="12"/>
                <w:szCs w:val="12"/>
              </w:rPr>
            </w:pPr>
            <w:del w:id="1874" w:author="WTORKY" w:date="2025-10-01T22:26:00Z" w16du:dateUtc="2025-10-01T19:26:00Z">
              <w:r w:rsidRPr="005240CA" w:rsidDel="00990581">
                <w:rPr>
                  <w:rFonts w:asciiTheme="majorHAnsi" w:hAnsiTheme="majorHAnsi"/>
                  <w:sz w:val="12"/>
                  <w:szCs w:val="12"/>
                </w:rPr>
                <w:delText>Communications</w:delText>
              </w:r>
            </w:del>
          </w:p>
        </w:tc>
        <w:tc>
          <w:tcPr>
            <w:tcW w:w="864" w:type="dxa"/>
            <w:hideMark/>
            <w:tcPrChange w:id="1875" w:author="WTORKY" w:date="2025-10-01T22:24:00Z" w16du:dateUtc="2025-10-01T19:24:00Z">
              <w:tcPr>
                <w:tcW w:w="864" w:type="dxa"/>
                <w:hideMark/>
              </w:tcPr>
            </w:tcPrChange>
          </w:tcPr>
          <w:p w14:paraId="2A4B0318" w14:textId="0E1D449F" w:rsidR="00186950" w:rsidRPr="005240CA" w:rsidDel="00990581" w:rsidRDefault="00186950" w:rsidP="00A353C2">
            <w:pPr>
              <w:jc w:val="center"/>
              <w:rPr>
                <w:del w:id="1876" w:author="WTORKY" w:date="2025-10-01T22:26:00Z" w16du:dateUtc="2025-10-01T19:26:00Z"/>
                <w:rFonts w:asciiTheme="majorHAnsi" w:hAnsiTheme="majorHAnsi"/>
                <w:sz w:val="12"/>
                <w:szCs w:val="12"/>
              </w:rPr>
            </w:pPr>
            <w:del w:id="1877" w:author="WTORKY" w:date="2025-10-01T22:26:00Z" w16du:dateUtc="2025-10-01T19:26:00Z">
              <w:r w:rsidRPr="005240CA" w:rsidDel="00990581">
                <w:rPr>
                  <w:rFonts w:asciiTheme="majorHAnsi" w:hAnsiTheme="majorHAnsi"/>
                  <w:sz w:val="12"/>
                  <w:szCs w:val="12"/>
                </w:rPr>
                <w:delText>Transport</w:delText>
              </w:r>
            </w:del>
          </w:p>
        </w:tc>
        <w:tc>
          <w:tcPr>
            <w:tcW w:w="864" w:type="dxa"/>
            <w:hideMark/>
            <w:tcPrChange w:id="1878" w:author="WTORKY" w:date="2025-10-01T22:24:00Z" w16du:dateUtc="2025-10-01T19:24:00Z">
              <w:tcPr>
                <w:tcW w:w="864" w:type="dxa"/>
                <w:hideMark/>
              </w:tcPr>
            </w:tcPrChange>
          </w:tcPr>
          <w:p w14:paraId="1AC2891C" w14:textId="4F7F45BD" w:rsidR="00186950" w:rsidRPr="005240CA" w:rsidDel="00990581" w:rsidRDefault="00186950" w:rsidP="00A353C2">
            <w:pPr>
              <w:jc w:val="center"/>
              <w:rPr>
                <w:del w:id="1879" w:author="WTORKY" w:date="2025-10-01T22:26:00Z" w16du:dateUtc="2025-10-01T19:26:00Z"/>
                <w:rFonts w:asciiTheme="majorHAnsi" w:hAnsiTheme="majorHAnsi"/>
                <w:sz w:val="12"/>
                <w:szCs w:val="12"/>
              </w:rPr>
            </w:pPr>
            <w:del w:id="1880" w:author="WTORKY" w:date="2025-10-01T22:26:00Z" w16du:dateUtc="2025-10-01T19:26:00Z">
              <w:r w:rsidRPr="005240CA" w:rsidDel="00990581">
                <w:rPr>
                  <w:rFonts w:asciiTheme="majorHAnsi" w:hAnsiTheme="majorHAnsi"/>
                  <w:sz w:val="12"/>
                  <w:szCs w:val="12"/>
                </w:rPr>
                <w:delText>Tourism</w:delText>
              </w:r>
            </w:del>
          </w:p>
        </w:tc>
        <w:tc>
          <w:tcPr>
            <w:tcW w:w="864" w:type="dxa"/>
            <w:hideMark/>
            <w:tcPrChange w:id="1881" w:author="WTORKY" w:date="2025-10-01T22:24:00Z" w16du:dateUtc="2025-10-01T19:24:00Z">
              <w:tcPr>
                <w:tcW w:w="864" w:type="dxa"/>
                <w:hideMark/>
              </w:tcPr>
            </w:tcPrChange>
          </w:tcPr>
          <w:p w14:paraId="3412C566" w14:textId="3B43C422" w:rsidR="00186950" w:rsidRPr="005240CA" w:rsidDel="00990581" w:rsidRDefault="00186950" w:rsidP="00A353C2">
            <w:pPr>
              <w:jc w:val="center"/>
              <w:rPr>
                <w:del w:id="1882" w:author="WTORKY" w:date="2025-10-01T22:26:00Z" w16du:dateUtc="2025-10-01T19:26:00Z"/>
                <w:rFonts w:asciiTheme="majorHAnsi" w:hAnsiTheme="majorHAnsi"/>
                <w:sz w:val="12"/>
                <w:szCs w:val="12"/>
              </w:rPr>
            </w:pPr>
            <w:del w:id="1883" w:author="WTORKY" w:date="2025-10-01T22:26:00Z" w16du:dateUtc="2025-10-01T19:26:00Z">
              <w:r w:rsidRPr="005240CA" w:rsidDel="00990581">
                <w:rPr>
                  <w:rFonts w:asciiTheme="majorHAnsi" w:hAnsiTheme="majorHAnsi"/>
                  <w:sz w:val="12"/>
                  <w:szCs w:val="12"/>
                </w:rPr>
                <w:delText>Construc</w:delText>
              </w:r>
              <w:r w:rsidDel="00990581">
                <w:rPr>
                  <w:rFonts w:asciiTheme="majorHAnsi" w:hAnsiTheme="majorHAnsi"/>
                  <w:sz w:val="12"/>
                  <w:szCs w:val="12"/>
                </w:rPr>
                <w:delText>t</w:delText>
              </w:r>
              <w:r w:rsidRPr="005240CA" w:rsidDel="00990581">
                <w:rPr>
                  <w:rFonts w:asciiTheme="majorHAnsi" w:hAnsiTheme="majorHAnsi"/>
                  <w:sz w:val="12"/>
                  <w:szCs w:val="12"/>
                </w:rPr>
                <w:delText>ion</w:delText>
              </w:r>
            </w:del>
          </w:p>
        </w:tc>
        <w:tc>
          <w:tcPr>
            <w:tcW w:w="863" w:type="dxa"/>
            <w:hideMark/>
            <w:tcPrChange w:id="1884" w:author="WTORKY" w:date="2025-10-01T22:24:00Z" w16du:dateUtc="2025-10-01T19:24:00Z">
              <w:tcPr>
                <w:tcW w:w="863" w:type="dxa"/>
                <w:hideMark/>
              </w:tcPr>
            </w:tcPrChange>
          </w:tcPr>
          <w:p w14:paraId="4F2BA5CE" w14:textId="6829E222" w:rsidR="00186950" w:rsidRPr="005240CA" w:rsidDel="00990581" w:rsidRDefault="00186950" w:rsidP="00A353C2">
            <w:pPr>
              <w:jc w:val="center"/>
              <w:rPr>
                <w:del w:id="1885" w:author="WTORKY" w:date="2025-10-01T22:26:00Z" w16du:dateUtc="2025-10-01T19:26:00Z"/>
                <w:rFonts w:asciiTheme="majorHAnsi" w:hAnsiTheme="majorHAnsi"/>
                <w:sz w:val="12"/>
                <w:szCs w:val="12"/>
              </w:rPr>
            </w:pPr>
            <w:del w:id="1886" w:author="WTORKY" w:date="2025-10-01T22:26:00Z" w16du:dateUtc="2025-10-01T19:26:00Z">
              <w:r w:rsidRPr="005240CA" w:rsidDel="00990581">
                <w:rPr>
                  <w:rFonts w:asciiTheme="majorHAnsi" w:hAnsiTheme="majorHAnsi"/>
                  <w:sz w:val="12"/>
                  <w:szCs w:val="12"/>
                </w:rPr>
                <w:delText>Manufac</w:delText>
              </w:r>
              <w:r w:rsidDel="00990581">
                <w:rPr>
                  <w:rFonts w:asciiTheme="majorHAnsi" w:hAnsiTheme="majorHAnsi"/>
                  <w:sz w:val="12"/>
                  <w:szCs w:val="12"/>
                </w:rPr>
                <w:delText>t</w:delText>
              </w:r>
              <w:r w:rsidRPr="005240CA" w:rsidDel="00990581">
                <w:rPr>
                  <w:rFonts w:asciiTheme="majorHAnsi" w:hAnsiTheme="majorHAnsi"/>
                  <w:sz w:val="12"/>
                  <w:szCs w:val="12"/>
                </w:rPr>
                <w:delText>uring</w:delText>
              </w:r>
            </w:del>
          </w:p>
        </w:tc>
      </w:tr>
      <w:tr w:rsidR="00186950" w:rsidRPr="005240CA" w:rsidDel="00990581" w14:paraId="096D344A" w14:textId="5FB4F926" w:rsidTr="00A353C2">
        <w:trPr>
          <w:trHeight w:val="317"/>
          <w:del w:id="1887" w:author="WTORKY" w:date="2025-10-01T22:26:00Z" w16du:dateUtc="2025-10-01T19:26:00Z"/>
          <w:trPrChange w:id="1888"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889"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781A193A" w14:textId="64AEB7A7" w:rsidR="00186950" w:rsidRPr="0016052D" w:rsidDel="00990581" w:rsidRDefault="00186950" w:rsidP="00A353C2">
            <w:pPr>
              <w:ind w:left="90"/>
              <w:rPr>
                <w:del w:id="1890" w:author="WTORKY" w:date="2025-10-01T22:26:00Z" w16du:dateUtc="2025-10-01T19:26:00Z"/>
                <w:rFonts w:asciiTheme="majorHAnsi" w:hAnsiTheme="majorHAnsi"/>
                <w:sz w:val="14"/>
                <w:szCs w:val="14"/>
              </w:rPr>
            </w:pPr>
            <w:del w:id="1891" w:author="WTORKY" w:date="2025-10-01T22:26:00Z" w16du:dateUtc="2025-10-01T19:26:00Z">
              <w:r w:rsidRPr="0016052D" w:rsidDel="00990581">
                <w:rPr>
                  <w:sz w:val="14"/>
                  <w:szCs w:val="14"/>
                </w:rPr>
                <w:delText>High energy and water cost</w:delText>
              </w:r>
            </w:del>
            <w:ins w:id="1892" w:author="Andre Michel" w:date="2025-07-09T18:53:00Z">
              <w:del w:id="1893" w:author="WTORKY" w:date="2025-10-01T22:26:00Z" w16du:dateUtc="2025-10-01T19:26:00Z">
                <w:r w:rsidR="00E43CB3" w:rsidDel="00990581">
                  <w:rPr>
                    <w:sz w:val="14"/>
                    <w:szCs w:val="14"/>
                  </w:rPr>
                  <w:delText>s</w:delText>
                </w:r>
              </w:del>
            </w:ins>
          </w:p>
        </w:tc>
        <w:tc>
          <w:tcPr>
            <w:tcW w:w="918" w:type="dxa"/>
            <w:tcBorders>
              <w:left w:val="single" w:sz="4" w:space="0" w:color="auto"/>
            </w:tcBorders>
            <w:hideMark/>
            <w:tcPrChange w:id="1894" w:author="WTORKY" w:date="2025-10-01T22:24:00Z" w16du:dateUtc="2025-10-01T19:24:00Z">
              <w:tcPr>
                <w:tcW w:w="918" w:type="dxa"/>
                <w:tcBorders>
                  <w:left w:val="single" w:sz="4" w:space="0" w:color="auto"/>
                </w:tcBorders>
                <w:hideMark/>
              </w:tcPr>
            </w:tcPrChange>
          </w:tcPr>
          <w:p w14:paraId="1C46C0F5" w14:textId="1DC86B9E" w:rsidR="00186950" w:rsidRPr="005240CA" w:rsidDel="00990581" w:rsidRDefault="00186950" w:rsidP="00A353C2">
            <w:pPr>
              <w:rPr>
                <w:del w:id="1895" w:author="WTORKY" w:date="2025-10-01T22:26:00Z" w16du:dateUtc="2025-10-01T19:26:00Z"/>
                <w:rFonts w:asciiTheme="majorHAnsi" w:hAnsiTheme="majorHAnsi"/>
                <w:sz w:val="12"/>
                <w:szCs w:val="12"/>
              </w:rPr>
            </w:pPr>
          </w:p>
        </w:tc>
        <w:tc>
          <w:tcPr>
            <w:tcW w:w="864" w:type="dxa"/>
            <w:hideMark/>
            <w:tcPrChange w:id="1896" w:author="WTORKY" w:date="2025-10-01T22:24:00Z" w16du:dateUtc="2025-10-01T19:24:00Z">
              <w:tcPr>
                <w:tcW w:w="864" w:type="dxa"/>
                <w:hideMark/>
              </w:tcPr>
            </w:tcPrChange>
          </w:tcPr>
          <w:p w14:paraId="61652648" w14:textId="2CD56018" w:rsidR="00186950" w:rsidRPr="005240CA" w:rsidDel="00990581" w:rsidRDefault="00186950" w:rsidP="00A353C2">
            <w:pPr>
              <w:rPr>
                <w:del w:id="1897" w:author="WTORKY" w:date="2025-10-01T22:26:00Z" w16du:dateUtc="2025-10-01T19:26:00Z"/>
                <w:rFonts w:asciiTheme="majorHAnsi" w:hAnsiTheme="majorHAnsi"/>
                <w:sz w:val="12"/>
                <w:szCs w:val="12"/>
              </w:rPr>
            </w:pPr>
          </w:p>
        </w:tc>
        <w:tc>
          <w:tcPr>
            <w:tcW w:w="864" w:type="dxa"/>
            <w:hideMark/>
            <w:tcPrChange w:id="1898" w:author="WTORKY" w:date="2025-10-01T22:24:00Z" w16du:dateUtc="2025-10-01T19:24:00Z">
              <w:tcPr>
                <w:tcW w:w="864" w:type="dxa"/>
                <w:hideMark/>
              </w:tcPr>
            </w:tcPrChange>
          </w:tcPr>
          <w:p w14:paraId="007A899A" w14:textId="10D44E71" w:rsidR="00186950" w:rsidRPr="005240CA" w:rsidDel="00990581" w:rsidRDefault="00186950" w:rsidP="00A353C2">
            <w:pPr>
              <w:rPr>
                <w:del w:id="1899" w:author="WTORKY" w:date="2025-10-01T22:26:00Z" w16du:dateUtc="2025-10-01T19:26:00Z"/>
                <w:rFonts w:asciiTheme="majorHAnsi" w:hAnsiTheme="majorHAnsi"/>
                <w:sz w:val="12"/>
                <w:szCs w:val="12"/>
              </w:rPr>
            </w:pPr>
          </w:p>
        </w:tc>
        <w:tc>
          <w:tcPr>
            <w:tcW w:w="864" w:type="dxa"/>
            <w:hideMark/>
            <w:tcPrChange w:id="1900" w:author="WTORKY" w:date="2025-10-01T22:24:00Z" w16du:dateUtc="2025-10-01T19:24:00Z">
              <w:tcPr>
                <w:tcW w:w="864" w:type="dxa"/>
                <w:hideMark/>
              </w:tcPr>
            </w:tcPrChange>
          </w:tcPr>
          <w:p w14:paraId="77FD8C91" w14:textId="3BD1F0BC" w:rsidR="00186950" w:rsidRPr="005240CA" w:rsidDel="00990581" w:rsidRDefault="00186950" w:rsidP="00A353C2">
            <w:pPr>
              <w:rPr>
                <w:del w:id="1901" w:author="WTORKY" w:date="2025-10-01T22:26:00Z" w16du:dateUtc="2025-10-01T19:26:00Z"/>
                <w:rFonts w:asciiTheme="majorHAnsi" w:hAnsiTheme="majorHAnsi"/>
                <w:sz w:val="12"/>
                <w:szCs w:val="12"/>
              </w:rPr>
            </w:pPr>
          </w:p>
        </w:tc>
        <w:tc>
          <w:tcPr>
            <w:tcW w:w="864" w:type="dxa"/>
            <w:hideMark/>
            <w:tcPrChange w:id="1902" w:author="WTORKY" w:date="2025-10-01T22:24:00Z" w16du:dateUtc="2025-10-01T19:24:00Z">
              <w:tcPr>
                <w:tcW w:w="864" w:type="dxa"/>
                <w:hideMark/>
              </w:tcPr>
            </w:tcPrChange>
          </w:tcPr>
          <w:p w14:paraId="55069CA6" w14:textId="000D322B" w:rsidR="00186950" w:rsidRPr="005240CA" w:rsidDel="00990581" w:rsidRDefault="00186950" w:rsidP="00A353C2">
            <w:pPr>
              <w:rPr>
                <w:del w:id="1903" w:author="WTORKY" w:date="2025-10-01T22:26:00Z" w16du:dateUtc="2025-10-01T19:26:00Z"/>
                <w:rFonts w:asciiTheme="majorHAnsi" w:hAnsiTheme="majorHAnsi"/>
                <w:sz w:val="12"/>
                <w:szCs w:val="12"/>
              </w:rPr>
            </w:pPr>
          </w:p>
        </w:tc>
        <w:tc>
          <w:tcPr>
            <w:tcW w:w="863" w:type="dxa"/>
            <w:hideMark/>
            <w:tcPrChange w:id="1904" w:author="WTORKY" w:date="2025-10-01T22:24:00Z" w16du:dateUtc="2025-10-01T19:24:00Z">
              <w:tcPr>
                <w:tcW w:w="863" w:type="dxa"/>
                <w:hideMark/>
              </w:tcPr>
            </w:tcPrChange>
          </w:tcPr>
          <w:p w14:paraId="79B468FD" w14:textId="154A553E" w:rsidR="00186950" w:rsidRPr="005240CA" w:rsidDel="00990581" w:rsidRDefault="00186950" w:rsidP="00A353C2">
            <w:pPr>
              <w:rPr>
                <w:del w:id="1905" w:author="WTORKY" w:date="2025-10-01T22:26:00Z" w16du:dateUtc="2025-10-01T19:26:00Z"/>
                <w:rFonts w:asciiTheme="majorHAnsi" w:hAnsiTheme="majorHAnsi"/>
                <w:sz w:val="12"/>
                <w:szCs w:val="12"/>
              </w:rPr>
            </w:pPr>
          </w:p>
        </w:tc>
      </w:tr>
      <w:tr w:rsidR="00186950" w:rsidRPr="005240CA" w:rsidDel="00990581" w14:paraId="0B328B58" w14:textId="2ADBA705" w:rsidTr="00A353C2">
        <w:trPr>
          <w:trHeight w:val="317"/>
          <w:del w:id="1906" w:author="WTORKY" w:date="2025-10-01T22:26:00Z" w16du:dateUtc="2025-10-01T19:26:00Z"/>
          <w:trPrChange w:id="1907"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908"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60F0C8C5" w14:textId="3C84E021" w:rsidR="00186950" w:rsidRPr="0016052D" w:rsidDel="00990581" w:rsidRDefault="00186950" w:rsidP="00A353C2">
            <w:pPr>
              <w:ind w:left="90"/>
              <w:rPr>
                <w:del w:id="1909" w:author="WTORKY" w:date="2025-10-01T22:26:00Z" w16du:dateUtc="2025-10-01T19:26:00Z"/>
                <w:rFonts w:asciiTheme="majorHAnsi" w:hAnsiTheme="majorHAnsi"/>
                <w:sz w:val="14"/>
                <w:szCs w:val="14"/>
              </w:rPr>
            </w:pPr>
            <w:del w:id="1910" w:author="WTORKY" w:date="2025-10-01T22:26:00Z" w16du:dateUtc="2025-10-01T19:26:00Z">
              <w:r w:rsidRPr="0016052D" w:rsidDel="00990581">
                <w:rPr>
                  <w:sz w:val="14"/>
                  <w:szCs w:val="14"/>
                </w:rPr>
                <w:delText>Increased government fees</w:delText>
              </w:r>
            </w:del>
          </w:p>
        </w:tc>
        <w:tc>
          <w:tcPr>
            <w:tcW w:w="918" w:type="dxa"/>
            <w:tcBorders>
              <w:left w:val="single" w:sz="4" w:space="0" w:color="auto"/>
            </w:tcBorders>
            <w:hideMark/>
            <w:tcPrChange w:id="1911" w:author="WTORKY" w:date="2025-10-01T22:24:00Z" w16du:dateUtc="2025-10-01T19:24:00Z">
              <w:tcPr>
                <w:tcW w:w="918" w:type="dxa"/>
                <w:tcBorders>
                  <w:left w:val="single" w:sz="4" w:space="0" w:color="auto"/>
                </w:tcBorders>
                <w:hideMark/>
              </w:tcPr>
            </w:tcPrChange>
          </w:tcPr>
          <w:p w14:paraId="10530A08" w14:textId="509717F8" w:rsidR="00186950" w:rsidRPr="005240CA" w:rsidDel="00990581" w:rsidRDefault="00186950" w:rsidP="00A353C2">
            <w:pPr>
              <w:rPr>
                <w:del w:id="1912" w:author="WTORKY" w:date="2025-10-01T22:26:00Z" w16du:dateUtc="2025-10-01T19:26:00Z"/>
                <w:rFonts w:asciiTheme="majorHAnsi" w:hAnsiTheme="majorHAnsi"/>
                <w:sz w:val="12"/>
                <w:szCs w:val="12"/>
              </w:rPr>
            </w:pPr>
          </w:p>
        </w:tc>
        <w:tc>
          <w:tcPr>
            <w:tcW w:w="864" w:type="dxa"/>
            <w:hideMark/>
            <w:tcPrChange w:id="1913" w:author="WTORKY" w:date="2025-10-01T22:24:00Z" w16du:dateUtc="2025-10-01T19:24:00Z">
              <w:tcPr>
                <w:tcW w:w="864" w:type="dxa"/>
                <w:hideMark/>
              </w:tcPr>
            </w:tcPrChange>
          </w:tcPr>
          <w:p w14:paraId="5CB48DED" w14:textId="4F7F77F5" w:rsidR="00186950" w:rsidRPr="005240CA" w:rsidDel="00990581" w:rsidRDefault="00186950" w:rsidP="00A353C2">
            <w:pPr>
              <w:rPr>
                <w:del w:id="1914" w:author="WTORKY" w:date="2025-10-01T22:26:00Z" w16du:dateUtc="2025-10-01T19:26:00Z"/>
                <w:rFonts w:asciiTheme="majorHAnsi" w:hAnsiTheme="majorHAnsi"/>
                <w:sz w:val="12"/>
                <w:szCs w:val="12"/>
              </w:rPr>
            </w:pPr>
          </w:p>
        </w:tc>
        <w:tc>
          <w:tcPr>
            <w:tcW w:w="864" w:type="dxa"/>
            <w:hideMark/>
            <w:tcPrChange w:id="1915" w:author="WTORKY" w:date="2025-10-01T22:24:00Z" w16du:dateUtc="2025-10-01T19:24:00Z">
              <w:tcPr>
                <w:tcW w:w="864" w:type="dxa"/>
                <w:hideMark/>
              </w:tcPr>
            </w:tcPrChange>
          </w:tcPr>
          <w:p w14:paraId="15B59FB5" w14:textId="6829DD4D" w:rsidR="00186950" w:rsidRPr="005240CA" w:rsidDel="00990581" w:rsidRDefault="00186950" w:rsidP="00A353C2">
            <w:pPr>
              <w:rPr>
                <w:del w:id="1916" w:author="WTORKY" w:date="2025-10-01T22:26:00Z" w16du:dateUtc="2025-10-01T19:26:00Z"/>
                <w:rFonts w:asciiTheme="majorHAnsi" w:hAnsiTheme="majorHAnsi"/>
                <w:sz w:val="12"/>
                <w:szCs w:val="12"/>
              </w:rPr>
            </w:pPr>
          </w:p>
        </w:tc>
        <w:tc>
          <w:tcPr>
            <w:tcW w:w="864" w:type="dxa"/>
            <w:hideMark/>
            <w:tcPrChange w:id="1917" w:author="WTORKY" w:date="2025-10-01T22:24:00Z" w16du:dateUtc="2025-10-01T19:24:00Z">
              <w:tcPr>
                <w:tcW w:w="864" w:type="dxa"/>
                <w:hideMark/>
              </w:tcPr>
            </w:tcPrChange>
          </w:tcPr>
          <w:p w14:paraId="73BC97BA" w14:textId="291BB102" w:rsidR="00186950" w:rsidRPr="005240CA" w:rsidDel="00990581" w:rsidRDefault="00186950" w:rsidP="00A353C2">
            <w:pPr>
              <w:rPr>
                <w:del w:id="1918" w:author="WTORKY" w:date="2025-10-01T22:26:00Z" w16du:dateUtc="2025-10-01T19:26:00Z"/>
                <w:rFonts w:asciiTheme="majorHAnsi" w:hAnsiTheme="majorHAnsi"/>
                <w:sz w:val="12"/>
                <w:szCs w:val="12"/>
              </w:rPr>
            </w:pPr>
          </w:p>
        </w:tc>
        <w:tc>
          <w:tcPr>
            <w:tcW w:w="864" w:type="dxa"/>
            <w:hideMark/>
            <w:tcPrChange w:id="1919" w:author="WTORKY" w:date="2025-10-01T22:24:00Z" w16du:dateUtc="2025-10-01T19:24:00Z">
              <w:tcPr>
                <w:tcW w:w="864" w:type="dxa"/>
                <w:hideMark/>
              </w:tcPr>
            </w:tcPrChange>
          </w:tcPr>
          <w:p w14:paraId="2515A485" w14:textId="266271FE" w:rsidR="00186950" w:rsidRPr="005240CA" w:rsidDel="00990581" w:rsidRDefault="00186950" w:rsidP="00A353C2">
            <w:pPr>
              <w:rPr>
                <w:del w:id="1920" w:author="WTORKY" w:date="2025-10-01T22:26:00Z" w16du:dateUtc="2025-10-01T19:26:00Z"/>
                <w:rFonts w:asciiTheme="majorHAnsi" w:hAnsiTheme="majorHAnsi"/>
                <w:sz w:val="12"/>
                <w:szCs w:val="12"/>
              </w:rPr>
            </w:pPr>
          </w:p>
        </w:tc>
        <w:tc>
          <w:tcPr>
            <w:tcW w:w="863" w:type="dxa"/>
            <w:hideMark/>
            <w:tcPrChange w:id="1921" w:author="WTORKY" w:date="2025-10-01T22:24:00Z" w16du:dateUtc="2025-10-01T19:24:00Z">
              <w:tcPr>
                <w:tcW w:w="863" w:type="dxa"/>
                <w:hideMark/>
              </w:tcPr>
            </w:tcPrChange>
          </w:tcPr>
          <w:p w14:paraId="4A555629" w14:textId="29BBF611" w:rsidR="00186950" w:rsidRPr="005240CA" w:rsidDel="00990581" w:rsidRDefault="00186950" w:rsidP="00A353C2">
            <w:pPr>
              <w:rPr>
                <w:del w:id="1922" w:author="WTORKY" w:date="2025-10-01T22:26:00Z" w16du:dateUtc="2025-10-01T19:26:00Z"/>
                <w:rFonts w:asciiTheme="majorHAnsi" w:hAnsiTheme="majorHAnsi"/>
                <w:sz w:val="12"/>
                <w:szCs w:val="12"/>
              </w:rPr>
            </w:pPr>
          </w:p>
        </w:tc>
      </w:tr>
      <w:tr w:rsidR="00186950" w:rsidRPr="005240CA" w:rsidDel="00990581" w14:paraId="69372D0F" w14:textId="35B54EA5" w:rsidTr="00A353C2">
        <w:trPr>
          <w:trHeight w:val="317"/>
          <w:del w:id="1923" w:author="WTORKY" w:date="2025-10-01T22:26:00Z" w16du:dateUtc="2025-10-01T19:26:00Z"/>
          <w:trPrChange w:id="1924"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925"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4BBA5907" w14:textId="5AA25454" w:rsidR="00186950" w:rsidRPr="0016052D" w:rsidDel="00990581" w:rsidRDefault="00186950" w:rsidP="00A353C2">
            <w:pPr>
              <w:ind w:left="90"/>
              <w:rPr>
                <w:del w:id="1926" w:author="WTORKY" w:date="2025-10-01T22:26:00Z" w16du:dateUtc="2025-10-01T19:26:00Z"/>
                <w:rFonts w:asciiTheme="majorHAnsi" w:hAnsiTheme="majorHAnsi"/>
                <w:sz w:val="14"/>
                <w:szCs w:val="14"/>
              </w:rPr>
            </w:pPr>
            <w:del w:id="1927" w:author="WTORKY" w:date="2025-10-01T22:26:00Z" w16du:dateUtc="2025-10-01T19:26:00Z">
              <w:r w:rsidRPr="0016052D" w:rsidDel="00990581">
                <w:rPr>
                  <w:sz w:val="14"/>
                  <w:szCs w:val="14"/>
                </w:rPr>
                <w:delText>Government procedures</w:delText>
              </w:r>
            </w:del>
          </w:p>
        </w:tc>
        <w:tc>
          <w:tcPr>
            <w:tcW w:w="918" w:type="dxa"/>
            <w:tcBorders>
              <w:left w:val="single" w:sz="4" w:space="0" w:color="auto"/>
            </w:tcBorders>
            <w:hideMark/>
            <w:tcPrChange w:id="1928" w:author="WTORKY" w:date="2025-10-01T22:24:00Z" w16du:dateUtc="2025-10-01T19:24:00Z">
              <w:tcPr>
                <w:tcW w:w="918" w:type="dxa"/>
                <w:tcBorders>
                  <w:left w:val="single" w:sz="4" w:space="0" w:color="auto"/>
                </w:tcBorders>
                <w:hideMark/>
              </w:tcPr>
            </w:tcPrChange>
          </w:tcPr>
          <w:p w14:paraId="46F63829" w14:textId="2089F136" w:rsidR="00186950" w:rsidRPr="005240CA" w:rsidDel="00990581" w:rsidRDefault="00186950" w:rsidP="00A353C2">
            <w:pPr>
              <w:rPr>
                <w:del w:id="1929" w:author="WTORKY" w:date="2025-10-01T22:26:00Z" w16du:dateUtc="2025-10-01T19:26:00Z"/>
                <w:rFonts w:asciiTheme="majorHAnsi" w:hAnsiTheme="majorHAnsi"/>
                <w:sz w:val="12"/>
                <w:szCs w:val="12"/>
              </w:rPr>
            </w:pPr>
          </w:p>
        </w:tc>
        <w:tc>
          <w:tcPr>
            <w:tcW w:w="864" w:type="dxa"/>
            <w:hideMark/>
            <w:tcPrChange w:id="1930" w:author="WTORKY" w:date="2025-10-01T22:24:00Z" w16du:dateUtc="2025-10-01T19:24:00Z">
              <w:tcPr>
                <w:tcW w:w="864" w:type="dxa"/>
                <w:hideMark/>
              </w:tcPr>
            </w:tcPrChange>
          </w:tcPr>
          <w:p w14:paraId="6ED555D5" w14:textId="66F75E29" w:rsidR="00186950" w:rsidRPr="005240CA" w:rsidDel="00990581" w:rsidRDefault="00186950" w:rsidP="00A353C2">
            <w:pPr>
              <w:rPr>
                <w:del w:id="1931" w:author="WTORKY" w:date="2025-10-01T22:26:00Z" w16du:dateUtc="2025-10-01T19:26:00Z"/>
                <w:rFonts w:asciiTheme="majorHAnsi" w:hAnsiTheme="majorHAnsi"/>
                <w:sz w:val="12"/>
                <w:szCs w:val="12"/>
              </w:rPr>
            </w:pPr>
          </w:p>
        </w:tc>
        <w:tc>
          <w:tcPr>
            <w:tcW w:w="864" w:type="dxa"/>
            <w:hideMark/>
            <w:tcPrChange w:id="1932" w:author="WTORKY" w:date="2025-10-01T22:24:00Z" w16du:dateUtc="2025-10-01T19:24:00Z">
              <w:tcPr>
                <w:tcW w:w="864" w:type="dxa"/>
                <w:hideMark/>
              </w:tcPr>
            </w:tcPrChange>
          </w:tcPr>
          <w:p w14:paraId="094ABD86" w14:textId="3AE437EA" w:rsidR="00186950" w:rsidRPr="005240CA" w:rsidDel="00990581" w:rsidRDefault="00186950" w:rsidP="00A353C2">
            <w:pPr>
              <w:rPr>
                <w:del w:id="1933" w:author="WTORKY" w:date="2025-10-01T22:26:00Z" w16du:dateUtc="2025-10-01T19:26:00Z"/>
                <w:rFonts w:asciiTheme="majorHAnsi" w:hAnsiTheme="majorHAnsi"/>
                <w:sz w:val="12"/>
                <w:szCs w:val="12"/>
              </w:rPr>
            </w:pPr>
          </w:p>
        </w:tc>
        <w:tc>
          <w:tcPr>
            <w:tcW w:w="864" w:type="dxa"/>
            <w:hideMark/>
            <w:tcPrChange w:id="1934" w:author="WTORKY" w:date="2025-10-01T22:24:00Z" w16du:dateUtc="2025-10-01T19:24:00Z">
              <w:tcPr>
                <w:tcW w:w="864" w:type="dxa"/>
                <w:hideMark/>
              </w:tcPr>
            </w:tcPrChange>
          </w:tcPr>
          <w:p w14:paraId="13557BF3" w14:textId="6041F0DC" w:rsidR="00186950" w:rsidRPr="005240CA" w:rsidDel="00990581" w:rsidRDefault="00186950" w:rsidP="00A353C2">
            <w:pPr>
              <w:rPr>
                <w:del w:id="1935" w:author="WTORKY" w:date="2025-10-01T22:26:00Z" w16du:dateUtc="2025-10-01T19:26:00Z"/>
                <w:rFonts w:asciiTheme="majorHAnsi" w:hAnsiTheme="majorHAnsi"/>
                <w:sz w:val="12"/>
                <w:szCs w:val="12"/>
              </w:rPr>
            </w:pPr>
          </w:p>
        </w:tc>
        <w:tc>
          <w:tcPr>
            <w:tcW w:w="864" w:type="dxa"/>
            <w:hideMark/>
            <w:tcPrChange w:id="1936" w:author="WTORKY" w:date="2025-10-01T22:24:00Z" w16du:dateUtc="2025-10-01T19:24:00Z">
              <w:tcPr>
                <w:tcW w:w="864" w:type="dxa"/>
                <w:hideMark/>
              </w:tcPr>
            </w:tcPrChange>
          </w:tcPr>
          <w:p w14:paraId="5180CA94" w14:textId="5CC2147E" w:rsidR="00186950" w:rsidRPr="005240CA" w:rsidDel="00990581" w:rsidRDefault="00186950" w:rsidP="00A353C2">
            <w:pPr>
              <w:rPr>
                <w:del w:id="1937" w:author="WTORKY" w:date="2025-10-01T22:26:00Z" w16du:dateUtc="2025-10-01T19:26:00Z"/>
                <w:rFonts w:asciiTheme="majorHAnsi" w:hAnsiTheme="majorHAnsi"/>
                <w:sz w:val="12"/>
                <w:szCs w:val="12"/>
              </w:rPr>
            </w:pPr>
          </w:p>
        </w:tc>
        <w:tc>
          <w:tcPr>
            <w:tcW w:w="863" w:type="dxa"/>
            <w:hideMark/>
            <w:tcPrChange w:id="1938" w:author="WTORKY" w:date="2025-10-01T22:24:00Z" w16du:dateUtc="2025-10-01T19:24:00Z">
              <w:tcPr>
                <w:tcW w:w="863" w:type="dxa"/>
                <w:hideMark/>
              </w:tcPr>
            </w:tcPrChange>
          </w:tcPr>
          <w:p w14:paraId="54E87D89" w14:textId="1C99072F" w:rsidR="00186950" w:rsidRPr="005240CA" w:rsidDel="00990581" w:rsidRDefault="00186950" w:rsidP="00A353C2">
            <w:pPr>
              <w:rPr>
                <w:del w:id="1939" w:author="WTORKY" w:date="2025-10-01T22:26:00Z" w16du:dateUtc="2025-10-01T19:26:00Z"/>
                <w:rFonts w:asciiTheme="majorHAnsi" w:hAnsiTheme="majorHAnsi"/>
                <w:sz w:val="12"/>
                <w:szCs w:val="12"/>
              </w:rPr>
            </w:pPr>
          </w:p>
        </w:tc>
      </w:tr>
      <w:tr w:rsidR="00186950" w:rsidRPr="005240CA" w:rsidDel="00990581" w14:paraId="500479F4" w14:textId="498046ED" w:rsidTr="00A353C2">
        <w:trPr>
          <w:trHeight w:val="317"/>
          <w:del w:id="1940" w:author="WTORKY" w:date="2025-10-01T22:26:00Z" w16du:dateUtc="2025-10-01T19:26:00Z"/>
          <w:trPrChange w:id="1941"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942"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7D15ED7C" w14:textId="445F8625" w:rsidR="00186950" w:rsidRPr="0016052D" w:rsidDel="00990581" w:rsidRDefault="00186950" w:rsidP="00A353C2">
            <w:pPr>
              <w:ind w:left="90"/>
              <w:rPr>
                <w:del w:id="1943" w:author="WTORKY" w:date="2025-10-01T22:26:00Z" w16du:dateUtc="2025-10-01T19:26:00Z"/>
                <w:rFonts w:asciiTheme="majorHAnsi" w:hAnsiTheme="majorHAnsi"/>
                <w:sz w:val="14"/>
                <w:szCs w:val="14"/>
              </w:rPr>
            </w:pPr>
            <w:del w:id="1944" w:author="WTORKY" w:date="2025-10-01T22:26:00Z" w16du:dateUtc="2025-10-01T19:26:00Z">
              <w:r w:rsidRPr="0016052D" w:rsidDel="00990581">
                <w:rPr>
                  <w:sz w:val="14"/>
                  <w:szCs w:val="14"/>
                </w:rPr>
                <w:delText>Export procedures</w:delText>
              </w:r>
            </w:del>
          </w:p>
        </w:tc>
        <w:tc>
          <w:tcPr>
            <w:tcW w:w="918" w:type="dxa"/>
            <w:tcBorders>
              <w:left w:val="single" w:sz="4" w:space="0" w:color="auto"/>
            </w:tcBorders>
            <w:hideMark/>
            <w:tcPrChange w:id="1945" w:author="WTORKY" w:date="2025-10-01T22:24:00Z" w16du:dateUtc="2025-10-01T19:24:00Z">
              <w:tcPr>
                <w:tcW w:w="918" w:type="dxa"/>
                <w:tcBorders>
                  <w:left w:val="single" w:sz="4" w:space="0" w:color="auto"/>
                </w:tcBorders>
                <w:hideMark/>
              </w:tcPr>
            </w:tcPrChange>
          </w:tcPr>
          <w:p w14:paraId="4D44B9A3" w14:textId="1FAA2125" w:rsidR="00186950" w:rsidRPr="005240CA" w:rsidDel="00990581" w:rsidRDefault="00186950" w:rsidP="00A353C2">
            <w:pPr>
              <w:rPr>
                <w:del w:id="1946" w:author="WTORKY" w:date="2025-10-01T22:26:00Z" w16du:dateUtc="2025-10-01T19:26:00Z"/>
                <w:rFonts w:asciiTheme="majorHAnsi" w:hAnsiTheme="majorHAnsi"/>
                <w:sz w:val="12"/>
                <w:szCs w:val="12"/>
              </w:rPr>
            </w:pPr>
          </w:p>
        </w:tc>
        <w:tc>
          <w:tcPr>
            <w:tcW w:w="864" w:type="dxa"/>
            <w:hideMark/>
            <w:tcPrChange w:id="1947" w:author="WTORKY" w:date="2025-10-01T22:24:00Z" w16du:dateUtc="2025-10-01T19:24:00Z">
              <w:tcPr>
                <w:tcW w:w="864" w:type="dxa"/>
                <w:hideMark/>
              </w:tcPr>
            </w:tcPrChange>
          </w:tcPr>
          <w:p w14:paraId="60928B56" w14:textId="5CC64AE7" w:rsidR="00186950" w:rsidRPr="005240CA" w:rsidDel="00990581" w:rsidRDefault="00186950" w:rsidP="00A353C2">
            <w:pPr>
              <w:rPr>
                <w:del w:id="1948" w:author="WTORKY" w:date="2025-10-01T22:26:00Z" w16du:dateUtc="2025-10-01T19:26:00Z"/>
                <w:rFonts w:asciiTheme="majorHAnsi" w:hAnsiTheme="majorHAnsi"/>
                <w:sz w:val="12"/>
                <w:szCs w:val="12"/>
              </w:rPr>
            </w:pPr>
          </w:p>
        </w:tc>
        <w:tc>
          <w:tcPr>
            <w:tcW w:w="864" w:type="dxa"/>
            <w:hideMark/>
            <w:tcPrChange w:id="1949" w:author="WTORKY" w:date="2025-10-01T22:24:00Z" w16du:dateUtc="2025-10-01T19:24:00Z">
              <w:tcPr>
                <w:tcW w:w="864" w:type="dxa"/>
                <w:hideMark/>
              </w:tcPr>
            </w:tcPrChange>
          </w:tcPr>
          <w:p w14:paraId="70F85C5F" w14:textId="3E345E2E" w:rsidR="00186950" w:rsidRPr="005240CA" w:rsidDel="00990581" w:rsidRDefault="00186950" w:rsidP="00A353C2">
            <w:pPr>
              <w:rPr>
                <w:del w:id="1950" w:author="WTORKY" w:date="2025-10-01T22:26:00Z" w16du:dateUtc="2025-10-01T19:26:00Z"/>
                <w:rFonts w:asciiTheme="majorHAnsi" w:hAnsiTheme="majorHAnsi"/>
                <w:sz w:val="12"/>
                <w:szCs w:val="12"/>
              </w:rPr>
            </w:pPr>
          </w:p>
        </w:tc>
        <w:tc>
          <w:tcPr>
            <w:tcW w:w="864" w:type="dxa"/>
            <w:hideMark/>
            <w:tcPrChange w:id="1951" w:author="WTORKY" w:date="2025-10-01T22:24:00Z" w16du:dateUtc="2025-10-01T19:24:00Z">
              <w:tcPr>
                <w:tcW w:w="864" w:type="dxa"/>
                <w:hideMark/>
              </w:tcPr>
            </w:tcPrChange>
          </w:tcPr>
          <w:p w14:paraId="02FCAB91" w14:textId="7A0DD184" w:rsidR="00186950" w:rsidRPr="005240CA" w:rsidDel="00990581" w:rsidRDefault="00186950" w:rsidP="00A353C2">
            <w:pPr>
              <w:rPr>
                <w:del w:id="1952" w:author="WTORKY" w:date="2025-10-01T22:26:00Z" w16du:dateUtc="2025-10-01T19:26:00Z"/>
                <w:rFonts w:asciiTheme="majorHAnsi" w:hAnsiTheme="majorHAnsi"/>
                <w:sz w:val="12"/>
                <w:szCs w:val="12"/>
              </w:rPr>
            </w:pPr>
          </w:p>
        </w:tc>
        <w:tc>
          <w:tcPr>
            <w:tcW w:w="864" w:type="dxa"/>
            <w:hideMark/>
            <w:tcPrChange w:id="1953" w:author="WTORKY" w:date="2025-10-01T22:24:00Z" w16du:dateUtc="2025-10-01T19:24:00Z">
              <w:tcPr>
                <w:tcW w:w="864" w:type="dxa"/>
                <w:hideMark/>
              </w:tcPr>
            </w:tcPrChange>
          </w:tcPr>
          <w:p w14:paraId="324E8150" w14:textId="7F2BA7BD" w:rsidR="00186950" w:rsidRPr="005240CA" w:rsidDel="00990581" w:rsidRDefault="00186950" w:rsidP="00A353C2">
            <w:pPr>
              <w:rPr>
                <w:del w:id="1954" w:author="WTORKY" w:date="2025-10-01T22:26:00Z" w16du:dateUtc="2025-10-01T19:26:00Z"/>
                <w:rFonts w:asciiTheme="majorHAnsi" w:hAnsiTheme="majorHAnsi"/>
                <w:sz w:val="12"/>
                <w:szCs w:val="12"/>
              </w:rPr>
            </w:pPr>
          </w:p>
        </w:tc>
        <w:tc>
          <w:tcPr>
            <w:tcW w:w="863" w:type="dxa"/>
            <w:hideMark/>
            <w:tcPrChange w:id="1955" w:author="WTORKY" w:date="2025-10-01T22:24:00Z" w16du:dateUtc="2025-10-01T19:24:00Z">
              <w:tcPr>
                <w:tcW w:w="863" w:type="dxa"/>
                <w:hideMark/>
              </w:tcPr>
            </w:tcPrChange>
          </w:tcPr>
          <w:p w14:paraId="08C3B748" w14:textId="48CF085A" w:rsidR="00186950" w:rsidRPr="005240CA" w:rsidDel="00990581" w:rsidRDefault="00186950" w:rsidP="00A353C2">
            <w:pPr>
              <w:rPr>
                <w:del w:id="1956" w:author="WTORKY" w:date="2025-10-01T22:26:00Z" w16du:dateUtc="2025-10-01T19:26:00Z"/>
                <w:rFonts w:asciiTheme="majorHAnsi" w:hAnsiTheme="majorHAnsi"/>
                <w:sz w:val="12"/>
                <w:szCs w:val="12"/>
              </w:rPr>
            </w:pPr>
          </w:p>
        </w:tc>
      </w:tr>
      <w:tr w:rsidR="00186950" w:rsidRPr="005240CA" w:rsidDel="00990581" w14:paraId="08671A0B" w14:textId="7EAAAAD0" w:rsidTr="00A353C2">
        <w:trPr>
          <w:trHeight w:val="317"/>
          <w:del w:id="1957" w:author="WTORKY" w:date="2025-10-01T22:26:00Z" w16du:dateUtc="2025-10-01T19:26:00Z"/>
          <w:trPrChange w:id="1958"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959"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557A6D9F" w14:textId="4DB61F32" w:rsidR="00186950" w:rsidRPr="0016052D" w:rsidDel="00990581" w:rsidRDefault="00186950" w:rsidP="00A353C2">
            <w:pPr>
              <w:ind w:left="90"/>
              <w:rPr>
                <w:del w:id="1960" w:author="WTORKY" w:date="2025-10-01T22:26:00Z" w16du:dateUtc="2025-10-01T19:26:00Z"/>
                <w:rFonts w:asciiTheme="majorHAnsi" w:hAnsiTheme="majorHAnsi"/>
                <w:sz w:val="14"/>
                <w:szCs w:val="14"/>
              </w:rPr>
            </w:pPr>
            <w:del w:id="1961" w:author="WTORKY" w:date="2025-10-01T22:26:00Z" w16du:dateUtc="2025-10-01T19:26:00Z">
              <w:r w:rsidRPr="0016052D" w:rsidDel="00990581">
                <w:rPr>
                  <w:sz w:val="14"/>
                  <w:szCs w:val="14"/>
                </w:rPr>
                <w:delText>Taxation system</w:delText>
              </w:r>
            </w:del>
          </w:p>
        </w:tc>
        <w:tc>
          <w:tcPr>
            <w:tcW w:w="918" w:type="dxa"/>
            <w:tcBorders>
              <w:left w:val="single" w:sz="4" w:space="0" w:color="auto"/>
            </w:tcBorders>
            <w:hideMark/>
            <w:tcPrChange w:id="1962" w:author="WTORKY" w:date="2025-10-01T22:24:00Z" w16du:dateUtc="2025-10-01T19:24:00Z">
              <w:tcPr>
                <w:tcW w:w="918" w:type="dxa"/>
                <w:tcBorders>
                  <w:left w:val="single" w:sz="4" w:space="0" w:color="auto"/>
                </w:tcBorders>
                <w:hideMark/>
              </w:tcPr>
            </w:tcPrChange>
          </w:tcPr>
          <w:p w14:paraId="54CC4CAB" w14:textId="5ED792FC" w:rsidR="00186950" w:rsidRPr="005240CA" w:rsidDel="00990581" w:rsidRDefault="00186950" w:rsidP="00A353C2">
            <w:pPr>
              <w:rPr>
                <w:del w:id="1963" w:author="WTORKY" w:date="2025-10-01T22:26:00Z" w16du:dateUtc="2025-10-01T19:26:00Z"/>
                <w:rFonts w:asciiTheme="majorHAnsi" w:hAnsiTheme="majorHAnsi"/>
                <w:sz w:val="12"/>
                <w:szCs w:val="12"/>
              </w:rPr>
            </w:pPr>
          </w:p>
        </w:tc>
        <w:tc>
          <w:tcPr>
            <w:tcW w:w="864" w:type="dxa"/>
            <w:hideMark/>
            <w:tcPrChange w:id="1964" w:author="WTORKY" w:date="2025-10-01T22:24:00Z" w16du:dateUtc="2025-10-01T19:24:00Z">
              <w:tcPr>
                <w:tcW w:w="864" w:type="dxa"/>
                <w:hideMark/>
              </w:tcPr>
            </w:tcPrChange>
          </w:tcPr>
          <w:p w14:paraId="3CA62924" w14:textId="0F2EB4E0" w:rsidR="00186950" w:rsidRPr="005240CA" w:rsidDel="00990581" w:rsidRDefault="00186950" w:rsidP="00A353C2">
            <w:pPr>
              <w:rPr>
                <w:del w:id="1965" w:author="WTORKY" w:date="2025-10-01T22:26:00Z" w16du:dateUtc="2025-10-01T19:26:00Z"/>
                <w:rFonts w:asciiTheme="majorHAnsi" w:hAnsiTheme="majorHAnsi"/>
                <w:sz w:val="12"/>
                <w:szCs w:val="12"/>
              </w:rPr>
            </w:pPr>
          </w:p>
        </w:tc>
        <w:tc>
          <w:tcPr>
            <w:tcW w:w="864" w:type="dxa"/>
            <w:hideMark/>
            <w:tcPrChange w:id="1966" w:author="WTORKY" w:date="2025-10-01T22:24:00Z" w16du:dateUtc="2025-10-01T19:24:00Z">
              <w:tcPr>
                <w:tcW w:w="864" w:type="dxa"/>
                <w:hideMark/>
              </w:tcPr>
            </w:tcPrChange>
          </w:tcPr>
          <w:p w14:paraId="4D852EEE" w14:textId="0DDDBB5D" w:rsidR="00186950" w:rsidRPr="005240CA" w:rsidDel="00990581" w:rsidRDefault="00186950" w:rsidP="00A353C2">
            <w:pPr>
              <w:rPr>
                <w:del w:id="1967" w:author="WTORKY" w:date="2025-10-01T22:26:00Z" w16du:dateUtc="2025-10-01T19:26:00Z"/>
                <w:rFonts w:asciiTheme="majorHAnsi" w:hAnsiTheme="majorHAnsi"/>
                <w:sz w:val="12"/>
                <w:szCs w:val="12"/>
              </w:rPr>
            </w:pPr>
          </w:p>
        </w:tc>
        <w:tc>
          <w:tcPr>
            <w:tcW w:w="864" w:type="dxa"/>
            <w:hideMark/>
            <w:tcPrChange w:id="1968" w:author="WTORKY" w:date="2025-10-01T22:24:00Z" w16du:dateUtc="2025-10-01T19:24:00Z">
              <w:tcPr>
                <w:tcW w:w="864" w:type="dxa"/>
                <w:hideMark/>
              </w:tcPr>
            </w:tcPrChange>
          </w:tcPr>
          <w:p w14:paraId="09664D09" w14:textId="0E6984ED" w:rsidR="00186950" w:rsidRPr="005240CA" w:rsidDel="00990581" w:rsidRDefault="00186950" w:rsidP="00A353C2">
            <w:pPr>
              <w:rPr>
                <w:del w:id="1969" w:author="WTORKY" w:date="2025-10-01T22:26:00Z" w16du:dateUtc="2025-10-01T19:26:00Z"/>
                <w:rFonts w:asciiTheme="majorHAnsi" w:hAnsiTheme="majorHAnsi"/>
                <w:sz w:val="12"/>
                <w:szCs w:val="12"/>
              </w:rPr>
            </w:pPr>
          </w:p>
        </w:tc>
        <w:tc>
          <w:tcPr>
            <w:tcW w:w="864" w:type="dxa"/>
            <w:hideMark/>
            <w:tcPrChange w:id="1970" w:author="WTORKY" w:date="2025-10-01T22:24:00Z" w16du:dateUtc="2025-10-01T19:24:00Z">
              <w:tcPr>
                <w:tcW w:w="864" w:type="dxa"/>
                <w:hideMark/>
              </w:tcPr>
            </w:tcPrChange>
          </w:tcPr>
          <w:p w14:paraId="34A60D50" w14:textId="011D3D09" w:rsidR="00186950" w:rsidRPr="005240CA" w:rsidDel="00990581" w:rsidRDefault="00186950" w:rsidP="00A353C2">
            <w:pPr>
              <w:rPr>
                <w:del w:id="1971" w:author="WTORKY" w:date="2025-10-01T22:26:00Z" w16du:dateUtc="2025-10-01T19:26:00Z"/>
                <w:rFonts w:asciiTheme="majorHAnsi" w:hAnsiTheme="majorHAnsi"/>
                <w:sz w:val="12"/>
                <w:szCs w:val="12"/>
              </w:rPr>
            </w:pPr>
          </w:p>
        </w:tc>
        <w:tc>
          <w:tcPr>
            <w:tcW w:w="863" w:type="dxa"/>
            <w:hideMark/>
            <w:tcPrChange w:id="1972" w:author="WTORKY" w:date="2025-10-01T22:24:00Z" w16du:dateUtc="2025-10-01T19:24:00Z">
              <w:tcPr>
                <w:tcW w:w="863" w:type="dxa"/>
                <w:hideMark/>
              </w:tcPr>
            </w:tcPrChange>
          </w:tcPr>
          <w:p w14:paraId="615994FF" w14:textId="59BB39F1" w:rsidR="00186950" w:rsidRPr="005240CA" w:rsidDel="00990581" w:rsidRDefault="00186950" w:rsidP="00A353C2">
            <w:pPr>
              <w:rPr>
                <w:del w:id="1973" w:author="WTORKY" w:date="2025-10-01T22:26:00Z" w16du:dateUtc="2025-10-01T19:26:00Z"/>
                <w:rFonts w:asciiTheme="majorHAnsi" w:hAnsiTheme="majorHAnsi"/>
                <w:sz w:val="12"/>
                <w:szCs w:val="12"/>
              </w:rPr>
            </w:pPr>
          </w:p>
        </w:tc>
      </w:tr>
      <w:tr w:rsidR="00186950" w:rsidRPr="005240CA" w:rsidDel="00990581" w14:paraId="1923AC8D" w14:textId="084004E4" w:rsidTr="00A353C2">
        <w:trPr>
          <w:trHeight w:val="317"/>
          <w:del w:id="1974" w:author="WTORKY" w:date="2025-10-01T22:26:00Z" w16du:dateUtc="2025-10-01T19:26:00Z"/>
          <w:trPrChange w:id="1975"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976"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0F7134D0" w14:textId="53A8D80C" w:rsidR="00186950" w:rsidRPr="0016052D" w:rsidDel="00990581" w:rsidRDefault="00186950" w:rsidP="00A353C2">
            <w:pPr>
              <w:ind w:left="90"/>
              <w:rPr>
                <w:del w:id="1977" w:author="WTORKY" w:date="2025-10-01T22:26:00Z" w16du:dateUtc="2025-10-01T19:26:00Z"/>
                <w:rFonts w:asciiTheme="majorHAnsi" w:hAnsiTheme="majorHAnsi"/>
                <w:sz w:val="14"/>
                <w:szCs w:val="14"/>
              </w:rPr>
            </w:pPr>
            <w:del w:id="1978" w:author="WTORKY" w:date="2025-10-01T22:26:00Z" w16du:dateUtc="2025-10-01T19:26:00Z">
              <w:r w:rsidRPr="0016052D" w:rsidDel="00990581">
                <w:rPr>
                  <w:sz w:val="14"/>
                  <w:szCs w:val="14"/>
                </w:rPr>
                <w:delText>Difficulty in finding qualified labor</w:delText>
              </w:r>
            </w:del>
          </w:p>
        </w:tc>
        <w:tc>
          <w:tcPr>
            <w:tcW w:w="918" w:type="dxa"/>
            <w:tcBorders>
              <w:left w:val="single" w:sz="4" w:space="0" w:color="auto"/>
            </w:tcBorders>
            <w:hideMark/>
            <w:tcPrChange w:id="1979" w:author="WTORKY" w:date="2025-10-01T22:24:00Z" w16du:dateUtc="2025-10-01T19:24:00Z">
              <w:tcPr>
                <w:tcW w:w="918" w:type="dxa"/>
                <w:tcBorders>
                  <w:left w:val="single" w:sz="4" w:space="0" w:color="auto"/>
                </w:tcBorders>
                <w:hideMark/>
              </w:tcPr>
            </w:tcPrChange>
          </w:tcPr>
          <w:p w14:paraId="0503D0E7" w14:textId="0F752E63" w:rsidR="00186950" w:rsidRPr="005240CA" w:rsidDel="00990581" w:rsidRDefault="00186950" w:rsidP="00A353C2">
            <w:pPr>
              <w:rPr>
                <w:del w:id="1980" w:author="WTORKY" w:date="2025-10-01T22:26:00Z" w16du:dateUtc="2025-10-01T19:26:00Z"/>
                <w:rFonts w:asciiTheme="majorHAnsi" w:hAnsiTheme="majorHAnsi"/>
                <w:sz w:val="12"/>
                <w:szCs w:val="12"/>
              </w:rPr>
            </w:pPr>
          </w:p>
        </w:tc>
        <w:tc>
          <w:tcPr>
            <w:tcW w:w="864" w:type="dxa"/>
            <w:hideMark/>
            <w:tcPrChange w:id="1981" w:author="WTORKY" w:date="2025-10-01T22:24:00Z" w16du:dateUtc="2025-10-01T19:24:00Z">
              <w:tcPr>
                <w:tcW w:w="864" w:type="dxa"/>
                <w:hideMark/>
              </w:tcPr>
            </w:tcPrChange>
          </w:tcPr>
          <w:p w14:paraId="7E71F060" w14:textId="1D814044" w:rsidR="00186950" w:rsidRPr="005240CA" w:rsidDel="00990581" w:rsidRDefault="00186950" w:rsidP="00A353C2">
            <w:pPr>
              <w:rPr>
                <w:del w:id="1982" w:author="WTORKY" w:date="2025-10-01T22:26:00Z" w16du:dateUtc="2025-10-01T19:26:00Z"/>
                <w:rFonts w:asciiTheme="majorHAnsi" w:hAnsiTheme="majorHAnsi"/>
                <w:sz w:val="12"/>
                <w:szCs w:val="12"/>
              </w:rPr>
            </w:pPr>
          </w:p>
        </w:tc>
        <w:tc>
          <w:tcPr>
            <w:tcW w:w="864" w:type="dxa"/>
            <w:hideMark/>
            <w:tcPrChange w:id="1983" w:author="WTORKY" w:date="2025-10-01T22:24:00Z" w16du:dateUtc="2025-10-01T19:24:00Z">
              <w:tcPr>
                <w:tcW w:w="864" w:type="dxa"/>
                <w:hideMark/>
              </w:tcPr>
            </w:tcPrChange>
          </w:tcPr>
          <w:p w14:paraId="741F977F" w14:textId="028B424E" w:rsidR="00186950" w:rsidRPr="005240CA" w:rsidDel="00990581" w:rsidRDefault="00186950" w:rsidP="00A353C2">
            <w:pPr>
              <w:rPr>
                <w:del w:id="1984" w:author="WTORKY" w:date="2025-10-01T22:26:00Z" w16du:dateUtc="2025-10-01T19:26:00Z"/>
                <w:rFonts w:asciiTheme="majorHAnsi" w:hAnsiTheme="majorHAnsi"/>
                <w:sz w:val="12"/>
                <w:szCs w:val="12"/>
              </w:rPr>
            </w:pPr>
          </w:p>
        </w:tc>
        <w:tc>
          <w:tcPr>
            <w:tcW w:w="864" w:type="dxa"/>
            <w:hideMark/>
            <w:tcPrChange w:id="1985" w:author="WTORKY" w:date="2025-10-01T22:24:00Z" w16du:dateUtc="2025-10-01T19:24:00Z">
              <w:tcPr>
                <w:tcW w:w="864" w:type="dxa"/>
                <w:hideMark/>
              </w:tcPr>
            </w:tcPrChange>
          </w:tcPr>
          <w:p w14:paraId="7B03D074" w14:textId="337B5665" w:rsidR="00186950" w:rsidRPr="005240CA" w:rsidDel="00990581" w:rsidRDefault="00186950" w:rsidP="00A353C2">
            <w:pPr>
              <w:rPr>
                <w:del w:id="1986" w:author="WTORKY" w:date="2025-10-01T22:26:00Z" w16du:dateUtc="2025-10-01T19:26:00Z"/>
                <w:rFonts w:asciiTheme="majorHAnsi" w:hAnsiTheme="majorHAnsi"/>
                <w:sz w:val="12"/>
                <w:szCs w:val="12"/>
              </w:rPr>
            </w:pPr>
          </w:p>
        </w:tc>
        <w:tc>
          <w:tcPr>
            <w:tcW w:w="864" w:type="dxa"/>
            <w:hideMark/>
            <w:tcPrChange w:id="1987" w:author="WTORKY" w:date="2025-10-01T22:24:00Z" w16du:dateUtc="2025-10-01T19:24:00Z">
              <w:tcPr>
                <w:tcW w:w="864" w:type="dxa"/>
                <w:hideMark/>
              </w:tcPr>
            </w:tcPrChange>
          </w:tcPr>
          <w:p w14:paraId="5C60F2F1" w14:textId="1DAE330B" w:rsidR="00186950" w:rsidRPr="005240CA" w:rsidDel="00990581" w:rsidRDefault="00186950" w:rsidP="00A353C2">
            <w:pPr>
              <w:rPr>
                <w:del w:id="1988" w:author="WTORKY" w:date="2025-10-01T22:26:00Z" w16du:dateUtc="2025-10-01T19:26:00Z"/>
                <w:rFonts w:asciiTheme="majorHAnsi" w:hAnsiTheme="majorHAnsi"/>
                <w:sz w:val="12"/>
                <w:szCs w:val="12"/>
              </w:rPr>
            </w:pPr>
          </w:p>
        </w:tc>
        <w:tc>
          <w:tcPr>
            <w:tcW w:w="863" w:type="dxa"/>
            <w:hideMark/>
            <w:tcPrChange w:id="1989" w:author="WTORKY" w:date="2025-10-01T22:24:00Z" w16du:dateUtc="2025-10-01T19:24:00Z">
              <w:tcPr>
                <w:tcW w:w="863" w:type="dxa"/>
                <w:hideMark/>
              </w:tcPr>
            </w:tcPrChange>
          </w:tcPr>
          <w:p w14:paraId="0E54EAAF" w14:textId="3EE8E904" w:rsidR="00186950" w:rsidRPr="005240CA" w:rsidDel="00990581" w:rsidRDefault="00186950" w:rsidP="00A353C2">
            <w:pPr>
              <w:rPr>
                <w:del w:id="1990" w:author="WTORKY" w:date="2025-10-01T22:26:00Z" w16du:dateUtc="2025-10-01T19:26:00Z"/>
                <w:rFonts w:asciiTheme="majorHAnsi" w:hAnsiTheme="majorHAnsi"/>
                <w:sz w:val="12"/>
                <w:szCs w:val="12"/>
              </w:rPr>
            </w:pPr>
          </w:p>
        </w:tc>
      </w:tr>
      <w:tr w:rsidR="00186950" w:rsidRPr="005240CA" w:rsidDel="00990581" w14:paraId="6B34EA52" w14:textId="72F2BA09" w:rsidTr="00A353C2">
        <w:trPr>
          <w:trHeight w:val="317"/>
          <w:del w:id="1991" w:author="WTORKY" w:date="2025-10-01T22:26:00Z" w16du:dateUtc="2025-10-01T19:26:00Z"/>
          <w:trPrChange w:id="1992"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1993"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4897A2D5" w14:textId="27CEDD15" w:rsidR="00186950" w:rsidRPr="0016052D" w:rsidDel="00990581" w:rsidRDefault="00186950" w:rsidP="00A353C2">
            <w:pPr>
              <w:ind w:left="90"/>
              <w:rPr>
                <w:del w:id="1994" w:author="WTORKY" w:date="2025-10-01T22:26:00Z" w16du:dateUtc="2025-10-01T19:26:00Z"/>
                <w:rFonts w:asciiTheme="majorHAnsi" w:hAnsiTheme="majorHAnsi"/>
                <w:sz w:val="14"/>
                <w:szCs w:val="14"/>
              </w:rPr>
            </w:pPr>
            <w:del w:id="1995" w:author="WTORKY" w:date="2025-10-01T22:26:00Z" w16du:dateUtc="2025-10-01T19:26:00Z">
              <w:r w:rsidRPr="0016052D" w:rsidDel="00990581">
                <w:rPr>
                  <w:sz w:val="14"/>
                  <w:szCs w:val="14"/>
                </w:rPr>
                <w:delText>High inflation</w:delText>
              </w:r>
            </w:del>
          </w:p>
        </w:tc>
        <w:tc>
          <w:tcPr>
            <w:tcW w:w="918" w:type="dxa"/>
            <w:tcBorders>
              <w:left w:val="single" w:sz="4" w:space="0" w:color="auto"/>
            </w:tcBorders>
            <w:hideMark/>
            <w:tcPrChange w:id="1996" w:author="WTORKY" w:date="2025-10-01T22:24:00Z" w16du:dateUtc="2025-10-01T19:24:00Z">
              <w:tcPr>
                <w:tcW w:w="918" w:type="dxa"/>
                <w:tcBorders>
                  <w:left w:val="single" w:sz="4" w:space="0" w:color="auto"/>
                </w:tcBorders>
                <w:hideMark/>
              </w:tcPr>
            </w:tcPrChange>
          </w:tcPr>
          <w:p w14:paraId="7C4E9BB1" w14:textId="4604288C" w:rsidR="00186950" w:rsidRPr="005240CA" w:rsidDel="00990581" w:rsidRDefault="00186950" w:rsidP="00A353C2">
            <w:pPr>
              <w:rPr>
                <w:del w:id="1997" w:author="WTORKY" w:date="2025-10-01T22:26:00Z" w16du:dateUtc="2025-10-01T19:26:00Z"/>
                <w:rFonts w:asciiTheme="majorHAnsi" w:hAnsiTheme="majorHAnsi"/>
                <w:sz w:val="12"/>
                <w:szCs w:val="12"/>
              </w:rPr>
            </w:pPr>
          </w:p>
        </w:tc>
        <w:tc>
          <w:tcPr>
            <w:tcW w:w="864" w:type="dxa"/>
            <w:hideMark/>
            <w:tcPrChange w:id="1998" w:author="WTORKY" w:date="2025-10-01T22:24:00Z" w16du:dateUtc="2025-10-01T19:24:00Z">
              <w:tcPr>
                <w:tcW w:w="864" w:type="dxa"/>
                <w:hideMark/>
              </w:tcPr>
            </w:tcPrChange>
          </w:tcPr>
          <w:p w14:paraId="6EB7DF17" w14:textId="28946C5C" w:rsidR="00186950" w:rsidRPr="005240CA" w:rsidDel="00990581" w:rsidRDefault="00186950" w:rsidP="00A353C2">
            <w:pPr>
              <w:rPr>
                <w:del w:id="1999" w:author="WTORKY" w:date="2025-10-01T22:26:00Z" w16du:dateUtc="2025-10-01T19:26:00Z"/>
                <w:rFonts w:asciiTheme="majorHAnsi" w:hAnsiTheme="majorHAnsi"/>
                <w:sz w:val="12"/>
                <w:szCs w:val="12"/>
              </w:rPr>
            </w:pPr>
          </w:p>
        </w:tc>
        <w:tc>
          <w:tcPr>
            <w:tcW w:w="864" w:type="dxa"/>
            <w:hideMark/>
            <w:tcPrChange w:id="2000" w:author="WTORKY" w:date="2025-10-01T22:24:00Z" w16du:dateUtc="2025-10-01T19:24:00Z">
              <w:tcPr>
                <w:tcW w:w="864" w:type="dxa"/>
                <w:hideMark/>
              </w:tcPr>
            </w:tcPrChange>
          </w:tcPr>
          <w:p w14:paraId="1EF6770F" w14:textId="610DD5AB" w:rsidR="00186950" w:rsidRPr="005240CA" w:rsidDel="00990581" w:rsidRDefault="00186950" w:rsidP="00A353C2">
            <w:pPr>
              <w:rPr>
                <w:del w:id="2001" w:author="WTORKY" w:date="2025-10-01T22:26:00Z" w16du:dateUtc="2025-10-01T19:26:00Z"/>
                <w:rFonts w:asciiTheme="majorHAnsi" w:hAnsiTheme="majorHAnsi"/>
                <w:sz w:val="12"/>
                <w:szCs w:val="12"/>
              </w:rPr>
            </w:pPr>
          </w:p>
        </w:tc>
        <w:tc>
          <w:tcPr>
            <w:tcW w:w="864" w:type="dxa"/>
            <w:hideMark/>
            <w:tcPrChange w:id="2002" w:author="WTORKY" w:date="2025-10-01T22:24:00Z" w16du:dateUtc="2025-10-01T19:24:00Z">
              <w:tcPr>
                <w:tcW w:w="864" w:type="dxa"/>
                <w:hideMark/>
              </w:tcPr>
            </w:tcPrChange>
          </w:tcPr>
          <w:p w14:paraId="70423E1B" w14:textId="6ACAEF90" w:rsidR="00186950" w:rsidRPr="005240CA" w:rsidDel="00990581" w:rsidRDefault="00186950" w:rsidP="00A353C2">
            <w:pPr>
              <w:rPr>
                <w:del w:id="2003" w:author="WTORKY" w:date="2025-10-01T22:26:00Z" w16du:dateUtc="2025-10-01T19:26:00Z"/>
                <w:rFonts w:asciiTheme="majorHAnsi" w:hAnsiTheme="majorHAnsi"/>
                <w:sz w:val="12"/>
                <w:szCs w:val="12"/>
              </w:rPr>
            </w:pPr>
          </w:p>
        </w:tc>
        <w:tc>
          <w:tcPr>
            <w:tcW w:w="864" w:type="dxa"/>
            <w:hideMark/>
            <w:tcPrChange w:id="2004" w:author="WTORKY" w:date="2025-10-01T22:24:00Z" w16du:dateUtc="2025-10-01T19:24:00Z">
              <w:tcPr>
                <w:tcW w:w="864" w:type="dxa"/>
                <w:hideMark/>
              </w:tcPr>
            </w:tcPrChange>
          </w:tcPr>
          <w:p w14:paraId="385592D6" w14:textId="06555D7A" w:rsidR="00186950" w:rsidRPr="005240CA" w:rsidDel="00990581" w:rsidRDefault="00186950" w:rsidP="00A353C2">
            <w:pPr>
              <w:rPr>
                <w:del w:id="2005" w:author="WTORKY" w:date="2025-10-01T22:26:00Z" w16du:dateUtc="2025-10-01T19:26:00Z"/>
                <w:rFonts w:asciiTheme="majorHAnsi" w:hAnsiTheme="majorHAnsi"/>
                <w:sz w:val="12"/>
                <w:szCs w:val="12"/>
              </w:rPr>
            </w:pPr>
          </w:p>
        </w:tc>
        <w:tc>
          <w:tcPr>
            <w:tcW w:w="863" w:type="dxa"/>
            <w:hideMark/>
            <w:tcPrChange w:id="2006" w:author="WTORKY" w:date="2025-10-01T22:24:00Z" w16du:dateUtc="2025-10-01T19:24:00Z">
              <w:tcPr>
                <w:tcW w:w="863" w:type="dxa"/>
                <w:hideMark/>
              </w:tcPr>
            </w:tcPrChange>
          </w:tcPr>
          <w:p w14:paraId="45EEED7D" w14:textId="13EFD608" w:rsidR="00186950" w:rsidRPr="005240CA" w:rsidDel="00990581" w:rsidRDefault="00186950" w:rsidP="00A353C2">
            <w:pPr>
              <w:rPr>
                <w:del w:id="2007" w:author="WTORKY" w:date="2025-10-01T22:26:00Z" w16du:dateUtc="2025-10-01T19:26:00Z"/>
                <w:rFonts w:asciiTheme="majorHAnsi" w:hAnsiTheme="majorHAnsi"/>
                <w:sz w:val="12"/>
                <w:szCs w:val="12"/>
              </w:rPr>
            </w:pPr>
          </w:p>
        </w:tc>
      </w:tr>
      <w:tr w:rsidR="00186950" w:rsidRPr="005240CA" w:rsidDel="00990581" w14:paraId="54FD2BA2" w14:textId="5C07896B" w:rsidTr="00A353C2">
        <w:trPr>
          <w:trHeight w:val="317"/>
          <w:del w:id="2008" w:author="WTORKY" w:date="2025-10-01T22:26:00Z" w16du:dateUtc="2025-10-01T19:26:00Z"/>
          <w:trPrChange w:id="2009"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2010"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4738B3AC" w14:textId="464F824C" w:rsidR="00186950" w:rsidRPr="0016052D" w:rsidDel="00990581" w:rsidRDefault="00186950" w:rsidP="00A353C2">
            <w:pPr>
              <w:ind w:left="90"/>
              <w:rPr>
                <w:del w:id="2011" w:author="WTORKY" w:date="2025-10-01T22:26:00Z" w16du:dateUtc="2025-10-01T19:26:00Z"/>
                <w:rFonts w:asciiTheme="majorHAnsi" w:hAnsiTheme="majorHAnsi"/>
                <w:sz w:val="14"/>
                <w:szCs w:val="14"/>
              </w:rPr>
            </w:pPr>
            <w:del w:id="2012" w:author="WTORKY" w:date="2025-10-01T22:26:00Z" w16du:dateUtc="2025-10-01T19:26:00Z">
              <w:r w:rsidRPr="0016052D" w:rsidDel="00990581">
                <w:rPr>
                  <w:sz w:val="14"/>
                  <w:szCs w:val="14"/>
                </w:rPr>
                <w:delText>Customs</w:delText>
              </w:r>
            </w:del>
          </w:p>
        </w:tc>
        <w:tc>
          <w:tcPr>
            <w:tcW w:w="918" w:type="dxa"/>
            <w:tcBorders>
              <w:left w:val="single" w:sz="4" w:space="0" w:color="auto"/>
            </w:tcBorders>
            <w:hideMark/>
            <w:tcPrChange w:id="2013" w:author="WTORKY" w:date="2025-10-01T22:24:00Z" w16du:dateUtc="2025-10-01T19:24:00Z">
              <w:tcPr>
                <w:tcW w:w="918" w:type="dxa"/>
                <w:tcBorders>
                  <w:left w:val="single" w:sz="4" w:space="0" w:color="auto"/>
                </w:tcBorders>
                <w:hideMark/>
              </w:tcPr>
            </w:tcPrChange>
          </w:tcPr>
          <w:p w14:paraId="655199AF" w14:textId="73466BFB" w:rsidR="00186950" w:rsidRPr="005240CA" w:rsidDel="00990581" w:rsidRDefault="00186950" w:rsidP="00A353C2">
            <w:pPr>
              <w:rPr>
                <w:del w:id="2014" w:author="WTORKY" w:date="2025-10-01T22:26:00Z" w16du:dateUtc="2025-10-01T19:26:00Z"/>
                <w:rFonts w:asciiTheme="majorHAnsi" w:hAnsiTheme="majorHAnsi"/>
                <w:sz w:val="12"/>
                <w:szCs w:val="12"/>
              </w:rPr>
            </w:pPr>
          </w:p>
        </w:tc>
        <w:tc>
          <w:tcPr>
            <w:tcW w:w="864" w:type="dxa"/>
            <w:hideMark/>
            <w:tcPrChange w:id="2015" w:author="WTORKY" w:date="2025-10-01T22:24:00Z" w16du:dateUtc="2025-10-01T19:24:00Z">
              <w:tcPr>
                <w:tcW w:w="864" w:type="dxa"/>
                <w:hideMark/>
              </w:tcPr>
            </w:tcPrChange>
          </w:tcPr>
          <w:p w14:paraId="0681C45E" w14:textId="6FA97C3C" w:rsidR="00186950" w:rsidRPr="005240CA" w:rsidDel="00990581" w:rsidRDefault="00186950" w:rsidP="00A353C2">
            <w:pPr>
              <w:rPr>
                <w:del w:id="2016" w:author="WTORKY" w:date="2025-10-01T22:26:00Z" w16du:dateUtc="2025-10-01T19:26:00Z"/>
                <w:rFonts w:asciiTheme="majorHAnsi" w:hAnsiTheme="majorHAnsi"/>
                <w:sz w:val="12"/>
                <w:szCs w:val="12"/>
              </w:rPr>
            </w:pPr>
          </w:p>
        </w:tc>
        <w:tc>
          <w:tcPr>
            <w:tcW w:w="864" w:type="dxa"/>
            <w:hideMark/>
            <w:tcPrChange w:id="2017" w:author="WTORKY" w:date="2025-10-01T22:24:00Z" w16du:dateUtc="2025-10-01T19:24:00Z">
              <w:tcPr>
                <w:tcW w:w="864" w:type="dxa"/>
                <w:hideMark/>
              </w:tcPr>
            </w:tcPrChange>
          </w:tcPr>
          <w:p w14:paraId="3B56EBF1" w14:textId="540FF3F8" w:rsidR="00186950" w:rsidRPr="005240CA" w:rsidDel="00990581" w:rsidRDefault="00186950" w:rsidP="00A353C2">
            <w:pPr>
              <w:rPr>
                <w:del w:id="2018" w:author="WTORKY" w:date="2025-10-01T22:26:00Z" w16du:dateUtc="2025-10-01T19:26:00Z"/>
                <w:rFonts w:asciiTheme="majorHAnsi" w:hAnsiTheme="majorHAnsi"/>
                <w:sz w:val="12"/>
                <w:szCs w:val="12"/>
              </w:rPr>
            </w:pPr>
          </w:p>
        </w:tc>
        <w:tc>
          <w:tcPr>
            <w:tcW w:w="864" w:type="dxa"/>
            <w:hideMark/>
            <w:tcPrChange w:id="2019" w:author="WTORKY" w:date="2025-10-01T22:24:00Z" w16du:dateUtc="2025-10-01T19:24:00Z">
              <w:tcPr>
                <w:tcW w:w="864" w:type="dxa"/>
                <w:hideMark/>
              </w:tcPr>
            </w:tcPrChange>
          </w:tcPr>
          <w:p w14:paraId="10A65352" w14:textId="030F59C6" w:rsidR="00186950" w:rsidRPr="005240CA" w:rsidDel="00990581" w:rsidRDefault="00186950" w:rsidP="00A353C2">
            <w:pPr>
              <w:rPr>
                <w:del w:id="2020" w:author="WTORKY" w:date="2025-10-01T22:26:00Z" w16du:dateUtc="2025-10-01T19:26:00Z"/>
                <w:rFonts w:asciiTheme="majorHAnsi" w:hAnsiTheme="majorHAnsi"/>
                <w:sz w:val="12"/>
                <w:szCs w:val="12"/>
              </w:rPr>
            </w:pPr>
          </w:p>
        </w:tc>
        <w:tc>
          <w:tcPr>
            <w:tcW w:w="864" w:type="dxa"/>
            <w:hideMark/>
            <w:tcPrChange w:id="2021" w:author="WTORKY" w:date="2025-10-01T22:24:00Z" w16du:dateUtc="2025-10-01T19:24:00Z">
              <w:tcPr>
                <w:tcW w:w="864" w:type="dxa"/>
                <w:hideMark/>
              </w:tcPr>
            </w:tcPrChange>
          </w:tcPr>
          <w:p w14:paraId="57D7314D" w14:textId="7EF3AAE3" w:rsidR="00186950" w:rsidRPr="005240CA" w:rsidDel="00990581" w:rsidRDefault="00186950" w:rsidP="00A353C2">
            <w:pPr>
              <w:rPr>
                <w:del w:id="2022" w:author="WTORKY" w:date="2025-10-01T22:26:00Z" w16du:dateUtc="2025-10-01T19:26:00Z"/>
                <w:rFonts w:asciiTheme="majorHAnsi" w:hAnsiTheme="majorHAnsi"/>
                <w:sz w:val="12"/>
                <w:szCs w:val="12"/>
              </w:rPr>
            </w:pPr>
          </w:p>
        </w:tc>
        <w:tc>
          <w:tcPr>
            <w:tcW w:w="863" w:type="dxa"/>
            <w:hideMark/>
            <w:tcPrChange w:id="2023" w:author="WTORKY" w:date="2025-10-01T22:24:00Z" w16du:dateUtc="2025-10-01T19:24:00Z">
              <w:tcPr>
                <w:tcW w:w="863" w:type="dxa"/>
                <w:hideMark/>
              </w:tcPr>
            </w:tcPrChange>
          </w:tcPr>
          <w:p w14:paraId="758B3FDF" w14:textId="64EFBBE1" w:rsidR="00186950" w:rsidRPr="005240CA" w:rsidDel="00990581" w:rsidRDefault="00186950" w:rsidP="00A353C2">
            <w:pPr>
              <w:rPr>
                <w:del w:id="2024" w:author="WTORKY" w:date="2025-10-01T22:26:00Z" w16du:dateUtc="2025-10-01T19:26:00Z"/>
                <w:rFonts w:asciiTheme="majorHAnsi" w:hAnsiTheme="majorHAnsi"/>
                <w:sz w:val="12"/>
                <w:szCs w:val="12"/>
              </w:rPr>
            </w:pPr>
          </w:p>
        </w:tc>
      </w:tr>
      <w:tr w:rsidR="00186950" w:rsidRPr="005240CA" w:rsidDel="00990581" w14:paraId="033CF2DC" w14:textId="096D146A" w:rsidTr="00A353C2">
        <w:trPr>
          <w:trHeight w:val="317"/>
          <w:del w:id="2025" w:author="WTORKY" w:date="2025-10-01T22:26:00Z" w16du:dateUtc="2025-10-01T19:26:00Z"/>
          <w:trPrChange w:id="2026"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2027"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73A09448" w14:textId="4886942D" w:rsidR="00186950" w:rsidRPr="0016052D" w:rsidDel="00990581" w:rsidRDefault="00186950" w:rsidP="00A353C2">
            <w:pPr>
              <w:ind w:left="90"/>
              <w:rPr>
                <w:del w:id="2028" w:author="WTORKY" w:date="2025-10-01T22:26:00Z" w16du:dateUtc="2025-10-01T19:26:00Z"/>
                <w:rFonts w:asciiTheme="majorHAnsi" w:hAnsiTheme="majorHAnsi"/>
                <w:sz w:val="14"/>
                <w:szCs w:val="14"/>
              </w:rPr>
            </w:pPr>
            <w:del w:id="2029" w:author="WTORKY" w:date="2025-10-01T22:26:00Z" w16du:dateUtc="2025-10-01T19:26:00Z">
              <w:r w:rsidRPr="0016052D" w:rsidDel="00990581">
                <w:rPr>
                  <w:sz w:val="14"/>
                  <w:szCs w:val="14"/>
                </w:rPr>
                <w:delText>Unstable economic policies</w:delText>
              </w:r>
            </w:del>
          </w:p>
        </w:tc>
        <w:tc>
          <w:tcPr>
            <w:tcW w:w="918" w:type="dxa"/>
            <w:tcBorders>
              <w:left w:val="single" w:sz="4" w:space="0" w:color="auto"/>
            </w:tcBorders>
            <w:hideMark/>
            <w:tcPrChange w:id="2030" w:author="WTORKY" w:date="2025-10-01T22:24:00Z" w16du:dateUtc="2025-10-01T19:24:00Z">
              <w:tcPr>
                <w:tcW w:w="918" w:type="dxa"/>
                <w:tcBorders>
                  <w:left w:val="single" w:sz="4" w:space="0" w:color="auto"/>
                </w:tcBorders>
                <w:hideMark/>
              </w:tcPr>
            </w:tcPrChange>
          </w:tcPr>
          <w:p w14:paraId="7265885D" w14:textId="6DEF566A" w:rsidR="00186950" w:rsidRPr="005240CA" w:rsidDel="00990581" w:rsidRDefault="00186950" w:rsidP="00A353C2">
            <w:pPr>
              <w:rPr>
                <w:del w:id="2031" w:author="WTORKY" w:date="2025-10-01T22:26:00Z" w16du:dateUtc="2025-10-01T19:26:00Z"/>
                <w:rFonts w:asciiTheme="majorHAnsi" w:hAnsiTheme="majorHAnsi"/>
                <w:sz w:val="12"/>
                <w:szCs w:val="12"/>
              </w:rPr>
            </w:pPr>
          </w:p>
        </w:tc>
        <w:tc>
          <w:tcPr>
            <w:tcW w:w="864" w:type="dxa"/>
            <w:hideMark/>
            <w:tcPrChange w:id="2032" w:author="WTORKY" w:date="2025-10-01T22:24:00Z" w16du:dateUtc="2025-10-01T19:24:00Z">
              <w:tcPr>
                <w:tcW w:w="864" w:type="dxa"/>
                <w:hideMark/>
              </w:tcPr>
            </w:tcPrChange>
          </w:tcPr>
          <w:p w14:paraId="3C2D3B84" w14:textId="11D31912" w:rsidR="00186950" w:rsidRPr="005240CA" w:rsidDel="00990581" w:rsidRDefault="00186950" w:rsidP="00A353C2">
            <w:pPr>
              <w:rPr>
                <w:del w:id="2033" w:author="WTORKY" w:date="2025-10-01T22:26:00Z" w16du:dateUtc="2025-10-01T19:26:00Z"/>
                <w:rFonts w:asciiTheme="majorHAnsi" w:hAnsiTheme="majorHAnsi"/>
                <w:sz w:val="12"/>
                <w:szCs w:val="12"/>
              </w:rPr>
            </w:pPr>
          </w:p>
        </w:tc>
        <w:tc>
          <w:tcPr>
            <w:tcW w:w="864" w:type="dxa"/>
            <w:hideMark/>
            <w:tcPrChange w:id="2034" w:author="WTORKY" w:date="2025-10-01T22:24:00Z" w16du:dateUtc="2025-10-01T19:24:00Z">
              <w:tcPr>
                <w:tcW w:w="864" w:type="dxa"/>
                <w:hideMark/>
              </w:tcPr>
            </w:tcPrChange>
          </w:tcPr>
          <w:p w14:paraId="2E5107CD" w14:textId="6A75850E" w:rsidR="00186950" w:rsidRPr="005240CA" w:rsidDel="00990581" w:rsidRDefault="00186950" w:rsidP="00A353C2">
            <w:pPr>
              <w:rPr>
                <w:del w:id="2035" w:author="WTORKY" w:date="2025-10-01T22:26:00Z" w16du:dateUtc="2025-10-01T19:26:00Z"/>
                <w:rFonts w:asciiTheme="majorHAnsi" w:hAnsiTheme="majorHAnsi"/>
                <w:sz w:val="12"/>
                <w:szCs w:val="12"/>
              </w:rPr>
            </w:pPr>
          </w:p>
        </w:tc>
        <w:tc>
          <w:tcPr>
            <w:tcW w:w="864" w:type="dxa"/>
            <w:hideMark/>
            <w:tcPrChange w:id="2036" w:author="WTORKY" w:date="2025-10-01T22:24:00Z" w16du:dateUtc="2025-10-01T19:24:00Z">
              <w:tcPr>
                <w:tcW w:w="864" w:type="dxa"/>
                <w:hideMark/>
              </w:tcPr>
            </w:tcPrChange>
          </w:tcPr>
          <w:p w14:paraId="75A51CEF" w14:textId="397E48CC" w:rsidR="00186950" w:rsidRPr="005240CA" w:rsidDel="00990581" w:rsidRDefault="00186950" w:rsidP="00A353C2">
            <w:pPr>
              <w:rPr>
                <w:del w:id="2037" w:author="WTORKY" w:date="2025-10-01T22:26:00Z" w16du:dateUtc="2025-10-01T19:26:00Z"/>
                <w:rFonts w:asciiTheme="majorHAnsi" w:hAnsiTheme="majorHAnsi"/>
                <w:sz w:val="12"/>
                <w:szCs w:val="12"/>
              </w:rPr>
            </w:pPr>
          </w:p>
        </w:tc>
        <w:tc>
          <w:tcPr>
            <w:tcW w:w="864" w:type="dxa"/>
            <w:hideMark/>
            <w:tcPrChange w:id="2038" w:author="WTORKY" w:date="2025-10-01T22:24:00Z" w16du:dateUtc="2025-10-01T19:24:00Z">
              <w:tcPr>
                <w:tcW w:w="864" w:type="dxa"/>
                <w:hideMark/>
              </w:tcPr>
            </w:tcPrChange>
          </w:tcPr>
          <w:p w14:paraId="5A53F861" w14:textId="3CBB845D" w:rsidR="00186950" w:rsidRPr="005240CA" w:rsidDel="00990581" w:rsidRDefault="00186950" w:rsidP="00A353C2">
            <w:pPr>
              <w:rPr>
                <w:del w:id="2039" w:author="WTORKY" w:date="2025-10-01T22:26:00Z" w16du:dateUtc="2025-10-01T19:26:00Z"/>
                <w:rFonts w:asciiTheme="majorHAnsi" w:hAnsiTheme="majorHAnsi"/>
                <w:sz w:val="12"/>
                <w:szCs w:val="12"/>
              </w:rPr>
            </w:pPr>
          </w:p>
        </w:tc>
        <w:tc>
          <w:tcPr>
            <w:tcW w:w="863" w:type="dxa"/>
            <w:hideMark/>
            <w:tcPrChange w:id="2040" w:author="WTORKY" w:date="2025-10-01T22:24:00Z" w16du:dateUtc="2025-10-01T19:24:00Z">
              <w:tcPr>
                <w:tcW w:w="863" w:type="dxa"/>
                <w:hideMark/>
              </w:tcPr>
            </w:tcPrChange>
          </w:tcPr>
          <w:p w14:paraId="626C8F4E" w14:textId="00D1BDDA" w:rsidR="00186950" w:rsidRPr="005240CA" w:rsidDel="00990581" w:rsidRDefault="00186950" w:rsidP="00A353C2">
            <w:pPr>
              <w:rPr>
                <w:del w:id="2041" w:author="WTORKY" w:date="2025-10-01T22:26:00Z" w16du:dateUtc="2025-10-01T19:26:00Z"/>
                <w:rFonts w:asciiTheme="majorHAnsi" w:hAnsiTheme="majorHAnsi"/>
                <w:sz w:val="12"/>
                <w:szCs w:val="12"/>
              </w:rPr>
            </w:pPr>
          </w:p>
        </w:tc>
      </w:tr>
      <w:tr w:rsidR="00186950" w:rsidRPr="005240CA" w:rsidDel="00990581" w14:paraId="5495E5AC" w14:textId="35B38C54" w:rsidTr="00A353C2">
        <w:trPr>
          <w:trHeight w:val="317"/>
          <w:del w:id="2042" w:author="WTORKY" w:date="2025-10-01T22:26:00Z" w16du:dateUtc="2025-10-01T19:26:00Z"/>
          <w:trPrChange w:id="2043"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2044"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3A0EA20F" w14:textId="0B2FEBD7" w:rsidR="00186950" w:rsidRPr="0016052D" w:rsidDel="00990581" w:rsidRDefault="00186950" w:rsidP="00A353C2">
            <w:pPr>
              <w:ind w:left="90"/>
              <w:rPr>
                <w:del w:id="2045" w:author="WTORKY" w:date="2025-10-01T22:26:00Z" w16du:dateUtc="2025-10-01T19:26:00Z"/>
                <w:rFonts w:asciiTheme="majorHAnsi" w:hAnsiTheme="majorHAnsi"/>
                <w:sz w:val="14"/>
                <w:szCs w:val="14"/>
              </w:rPr>
            </w:pPr>
            <w:del w:id="2046" w:author="WTORKY" w:date="2025-10-01T22:26:00Z" w16du:dateUtc="2025-10-01T19:26:00Z">
              <w:r w:rsidRPr="0016052D" w:rsidDel="00990581">
                <w:rPr>
                  <w:sz w:val="14"/>
                  <w:szCs w:val="14"/>
                </w:rPr>
                <w:delText>Power outage</w:delText>
              </w:r>
            </w:del>
          </w:p>
        </w:tc>
        <w:tc>
          <w:tcPr>
            <w:tcW w:w="918" w:type="dxa"/>
            <w:tcBorders>
              <w:left w:val="single" w:sz="4" w:space="0" w:color="auto"/>
            </w:tcBorders>
            <w:hideMark/>
            <w:tcPrChange w:id="2047" w:author="WTORKY" w:date="2025-10-01T22:24:00Z" w16du:dateUtc="2025-10-01T19:24:00Z">
              <w:tcPr>
                <w:tcW w:w="918" w:type="dxa"/>
                <w:tcBorders>
                  <w:left w:val="single" w:sz="4" w:space="0" w:color="auto"/>
                </w:tcBorders>
                <w:hideMark/>
              </w:tcPr>
            </w:tcPrChange>
          </w:tcPr>
          <w:p w14:paraId="5E6BD9D0" w14:textId="4877409E" w:rsidR="00186950" w:rsidRPr="005240CA" w:rsidDel="00990581" w:rsidRDefault="00186950" w:rsidP="00A353C2">
            <w:pPr>
              <w:rPr>
                <w:del w:id="2048" w:author="WTORKY" w:date="2025-10-01T22:26:00Z" w16du:dateUtc="2025-10-01T19:26:00Z"/>
                <w:rFonts w:asciiTheme="majorHAnsi" w:hAnsiTheme="majorHAnsi"/>
                <w:sz w:val="12"/>
                <w:szCs w:val="12"/>
              </w:rPr>
            </w:pPr>
          </w:p>
        </w:tc>
        <w:tc>
          <w:tcPr>
            <w:tcW w:w="864" w:type="dxa"/>
            <w:hideMark/>
            <w:tcPrChange w:id="2049" w:author="WTORKY" w:date="2025-10-01T22:24:00Z" w16du:dateUtc="2025-10-01T19:24:00Z">
              <w:tcPr>
                <w:tcW w:w="864" w:type="dxa"/>
                <w:hideMark/>
              </w:tcPr>
            </w:tcPrChange>
          </w:tcPr>
          <w:p w14:paraId="6A8FDB86" w14:textId="21F6B901" w:rsidR="00186950" w:rsidRPr="005240CA" w:rsidDel="00990581" w:rsidRDefault="00186950" w:rsidP="00A353C2">
            <w:pPr>
              <w:rPr>
                <w:del w:id="2050" w:author="WTORKY" w:date="2025-10-01T22:26:00Z" w16du:dateUtc="2025-10-01T19:26:00Z"/>
                <w:rFonts w:asciiTheme="majorHAnsi" w:hAnsiTheme="majorHAnsi"/>
                <w:sz w:val="12"/>
                <w:szCs w:val="12"/>
              </w:rPr>
            </w:pPr>
          </w:p>
        </w:tc>
        <w:tc>
          <w:tcPr>
            <w:tcW w:w="864" w:type="dxa"/>
            <w:hideMark/>
            <w:tcPrChange w:id="2051" w:author="WTORKY" w:date="2025-10-01T22:24:00Z" w16du:dateUtc="2025-10-01T19:24:00Z">
              <w:tcPr>
                <w:tcW w:w="864" w:type="dxa"/>
                <w:hideMark/>
              </w:tcPr>
            </w:tcPrChange>
          </w:tcPr>
          <w:p w14:paraId="2BE59127" w14:textId="11241968" w:rsidR="00186950" w:rsidRPr="005240CA" w:rsidDel="00990581" w:rsidRDefault="00186950" w:rsidP="00A353C2">
            <w:pPr>
              <w:rPr>
                <w:del w:id="2052" w:author="WTORKY" w:date="2025-10-01T22:26:00Z" w16du:dateUtc="2025-10-01T19:26:00Z"/>
                <w:rFonts w:asciiTheme="majorHAnsi" w:hAnsiTheme="majorHAnsi"/>
                <w:sz w:val="12"/>
                <w:szCs w:val="12"/>
              </w:rPr>
            </w:pPr>
          </w:p>
        </w:tc>
        <w:tc>
          <w:tcPr>
            <w:tcW w:w="864" w:type="dxa"/>
            <w:hideMark/>
            <w:tcPrChange w:id="2053" w:author="WTORKY" w:date="2025-10-01T22:24:00Z" w16du:dateUtc="2025-10-01T19:24:00Z">
              <w:tcPr>
                <w:tcW w:w="864" w:type="dxa"/>
                <w:hideMark/>
              </w:tcPr>
            </w:tcPrChange>
          </w:tcPr>
          <w:p w14:paraId="20FE471B" w14:textId="30EF6D8B" w:rsidR="00186950" w:rsidRPr="005240CA" w:rsidDel="00990581" w:rsidRDefault="00186950" w:rsidP="00A353C2">
            <w:pPr>
              <w:rPr>
                <w:del w:id="2054" w:author="WTORKY" w:date="2025-10-01T22:26:00Z" w16du:dateUtc="2025-10-01T19:26:00Z"/>
                <w:rFonts w:asciiTheme="majorHAnsi" w:hAnsiTheme="majorHAnsi"/>
                <w:sz w:val="12"/>
                <w:szCs w:val="12"/>
              </w:rPr>
            </w:pPr>
          </w:p>
        </w:tc>
        <w:tc>
          <w:tcPr>
            <w:tcW w:w="864" w:type="dxa"/>
            <w:hideMark/>
            <w:tcPrChange w:id="2055" w:author="WTORKY" w:date="2025-10-01T22:24:00Z" w16du:dateUtc="2025-10-01T19:24:00Z">
              <w:tcPr>
                <w:tcW w:w="864" w:type="dxa"/>
                <w:hideMark/>
              </w:tcPr>
            </w:tcPrChange>
          </w:tcPr>
          <w:p w14:paraId="55FAAAA7" w14:textId="6C4A4143" w:rsidR="00186950" w:rsidRPr="005240CA" w:rsidDel="00990581" w:rsidRDefault="00186950" w:rsidP="00A353C2">
            <w:pPr>
              <w:rPr>
                <w:del w:id="2056" w:author="WTORKY" w:date="2025-10-01T22:26:00Z" w16du:dateUtc="2025-10-01T19:26:00Z"/>
                <w:rFonts w:asciiTheme="majorHAnsi" w:hAnsiTheme="majorHAnsi"/>
                <w:sz w:val="12"/>
                <w:szCs w:val="12"/>
              </w:rPr>
            </w:pPr>
          </w:p>
        </w:tc>
        <w:tc>
          <w:tcPr>
            <w:tcW w:w="863" w:type="dxa"/>
            <w:hideMark/>
            <w:tcPrChange w:id="2057" w:author="WTORKY" w:date="2025-10-01T22:24:00Z" w16du:dateUtc="2025-10-01T19:24:00Z">
              <w:tcPr>
                <w:tcW w:w="863" w:type="dxa"/>
                <w:hideMark/>
              </w:tcPr>
            </w:tcPrChange>
          </w:tcPr>
          <w:p w14:paraId="0C71AC53" w14:textId="77B6AA63" w:rsidR="00186950" w:rsidRPr="005240CA" w:rsidDel="00990581" w:rsidRDefault="00186950" w:rsidP="00A353C2">
            <w:pPr>
              <w:rPr>
                <w:del w:id="2058" w:author="WTORKY" w:date="2025-10-01T22:26:00Z" w16du:dateUtc="2025-10-01T19:26:00Z"/>
                <w:rFonts w:asciiTheme="majorHAnsi" w:hAnsiTheme="majorHAnsi"/>
                <w:sz w:val="12"/>
                <w:szCs w:val="12"/>
              </w:rPr>
            </w:pPr>
          </w:p>
        </w:tc>
      </w:tr>
      <w:tr w:rsidR="00186950" w:rsidRPr="005240CA" w:rsidDel="00990581" w14:paraId="5CF01CFC" w14:textId="3CF9BC3A" w:rsidTr="00A353C2">
        <w:trPr>
          <w:trHeight w:val="317"/>
          <w:del w:id="2059" w:author="WTORKY" w:date="2025-10-01T22:26:00Z" w16du:dateUtc="2025-10-01T19:26:00Z"/>
          <w:trPrChange w:id="2060"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2061"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370D4E9F" w14:textId="66D14AC8" w:rsidR="00186950" w:rsidRPr="0016052D" w:rsidDel="00990581" w:rsidRDefault="00186950" w:rsidP="00A353C2">
            <w:pPr>
              <w:ind w:left="90"/>
              <w:rPr>
                <w:del w:id="2062" w:author="WTORKY" w:date="2025-10-01T22:26:00Z" w16du:dateUtc="2025-10-01T19:26:00Z"/>
                <w:rFonts w:asciiTheme="majorHAnsi" w:hAnsiTheme="majorHAnsi"/>
                <w:sz w:val="14"/>
                <w:szCs w:val="14"/>
              </w:rPr>
            </w:pPr>
            <w:del w:id="2063" w:author="WTORKY" w:date="2025-10-01T22:26:00Z" w16du:dateUtc="2025-10-01T19:26:00Z">
              <w:r w:rsidRPr="0016052D" w:rsidDel="00990581">
                <w:rPr>
                  <w:sz w:val="12"/>
                  <w:szCs w:val="12"/>
                </w:rPr>
                <w:delText>Lack of information on domestic and foreign markets</w:delText>
              </w:r>
            </w:del>
          </w:p>
        </w:tc>
        <w:tc>
          <w:tcPr>
            <w:tcW w:w="918" w:type="dxa"/>
            <w:tcBorders>
              <w:left w:val="single" w:sz="4" w:space="0" w:color="auto"/>
            </w:tcBorders>
            <w:hideMark/>
            <w:tcPrChange w:id="2064" w:author="WTORKY" w:date="2025-10-01T22:24:00Z" w16du:dateUtc="2025-10-01T19:24:00Z">
              <w:tcPr>
                <w:tcW w:w="918" w:type="dxa"/>
                <w:tcBorders>
                  <w:left w:val="single" w:sz="4" w:space="0" w:color="auto"/>
                </w:tcBorders>
                <w:hideMark/>
              </w:tcPr>
            </w:tcPrChange>
          </w:tcPr>
          <w:p w14:paraId="148E02B4" w14:textId="062EB64C" w:rsidR="00186950" w:rsidRPr="005240CA" w:rsidDel="00990581" w:rsidRDefault="00186950" w:rsidP="00A353C2">
            <w:pPr>
              <w:rPr>
                <w:del w:id="2065" w:author="WTORKY" w:date="2025-10-01T22:26:00Z" w16du:dateUtc="2025-10-01T19:26:00Z"/>
                <w:rFonts w:asciiTheme="majorHAnsi" w:hAnsiTheme="majorHAnsi"/>
                <w:sz w:val="12"/>
                <w:szCs w:val="12"/>
              </w:rPr>
            </w:pPr>
          </w:p>
        </w:tc>
        <w:tc>
          <w:tcPr>
            <w:tcW w:w="864" w:type="dxa"/>
            <w:hideMark/>
            <w:tcPrChange w:id="2066" w:author="WTORKY" w:date="2025-10-01T22:24:00Z" w16du:dateUtc="2025-10-01T19:24:00Z">
              <w:tcPr>
                <w:tcW w:w="864" w:type="dxa"/>
                <w:hideMark/>
              </w:tcPr>
            </w:tcPrChange>
          </w:tcPr>
          <w:p w14:paraId="270A7E2C" w14:textId="49143AB4" w:rsidR="00186950" w:rsidRPr="005240CA" w:rsidDel="00990581" w:rsidRDefault="00186950" w:rsidP="00A353C2">
            <w:pPr>
              <w:rPr>
                <w:del w:id="2067" w:author="WTORKY" w:date="2025-10-01T22:26:00Z" w16du:dateUtc="2025-10-01T19:26:00Z"/>
                <w:rFonts w:asciiTheme="majorHAnsi" w:hAnsiTheme="majorHAnsi"/>
                <w:sz w:val="12"/>
                <w:szCs w:val="12"/>
              </w:rPr>
            </w:pPr>
          </w:p>
        </w:tc>
        <w:tc>
          <w:tcPr>
            <w:tcW w:w="864" w:type="dxa"/>
            <w:hideMark/>
            <w:tcPrChange w:id="2068" w:author="WTORKY" w:date="2025-10-01T22:24:00Z" w16du:dateUtc="2025-10-01T19:24:00Z">
              <w:tcPr>
                <w:tcW w:w="864" w:type="dxa"/>
                <w:hideMark/>
              </w:tcPr>
            </w:tcPrChange>
          </w:tcPr>
          <w:p w14:paraId="58971C19" w14:textId="281CF4F7" w:rsidR="00186950" w:rsidRPr="005240CA" w:rsidDel="00990581" w:rsidRDefault="00186950" w:rsidP="00A353C2">
            <w:pPr>
              <w:rPr>
                <w:del w:id="2069" w:author="WTORKY" w:date="2025-10-01T22:26:00Z" w16du:dateUtc="2025-10-01T19:26:00Z"/>
                <w:rFonts w:asciiTheme="majorHAnsi" w:hAnsiTheme="majorHAnsi"/>
                <w:sz w:val="12"/>
                <w:szCs w:val="12"/>
              </w:rPr>
            </w:pPr>
          </w:p>
        </w:tc>
        <w:tc>
          <w:tcPr>
            <w:tcW w:w="864" w:type="dxa"/>
            <w:hideMark/>
            <w:tcPrChange w:id="2070" w:author="WTORKY" w:date="2025-10-01T22:24:00Z" w16du:dateUtc="2025-10-01T19:24:00Z">
              <w:tcPr>
                <w:tcW w:w="864" w:type="dxa"/>
                <w:hideMark/>
              </w:tcPr>
            </w:tcPrChange>
          </w:tcPr>
          <w:p w14:paraId="381DDB2D" w14:textId="79EE7EF2" w:rsidR="00186950" w:rsidRPr="005240CA" w:rsidDel="00990581" w:rsidRDefault="00186950" w:rsidP="00A353C2">
            <w:pPr>
              <w:rPr>
                <w:del w:id="2071" w:author="WTORKY" w:date="2025-10-01T22:26:00Z" w16du:dateUtc="2025-10-01T19:26:00Z"/>
                <w:rFonts w:asciiTheme="majorHAnsi" w:hAnsiTheme="majorHAnsi"/>
                <w:sz w:val="12"/>
                <w:szCs w:val="12"/>
              </w:rPr>
            </w:pPr>
          </w:p>
        </w:tc>
        <w:tc>
          <w:tcPr>
            <w:tcW w:w="864" w:type="dxa"/>
            <w:hideMark/>
            <w:tcPrChange w:id="2072" w:author="WTORKY" w:date="2025-10-01T22:24:00Z" w16du:dateUtc="2025-10-01T19:24:00Z">
              <w:tcPr>
                <w:tcW w:w="864" w:type="dxa"/>
                <w:hideMark/>
              </w:tcPr>
            </w:tcPrChange>
          </w:tcPr>
          <w:p w14:paraId="6C6E1CFE" w14:textId="4D88F43D" w:rsidR="00186950" w:rsidRPr="005240CA" w:rsidDel="00990581" w:rsidRDefault="00186950" w:rsidP="00A353C2">
            <w:pPr>
              <w:rPr>
                <w:del w:id="2073" w:author="WTORKY" w:date="2025-10-01T22:26:00Z" w16du:dateUtc="2025-10-01T19:26:00Z"/>
                <w:rFonts w:asciiTheme="majorHAnsi" w:hAnsiTheme="majorHAnsi"/>
                <w:sz w:val="12"/>
                <w:szCs w:val="12"/>
              </w:rPr>
            </w:pPr>
          </w:p>
        </w:tc>
        <w:tc>
          <w:tcPr>
            <w:tcW w:w="863" w:type="dxa"/>
            <w:hideMark/>
            <w:tcPrChange w:id="2074" w:author="WTORKY" w:date="2025-10-01T22:24:00Z" w16du:dateUtc="2025-10-01T19:24:00Z">
              <w:tcPr>
                <w:tcW w:w="863" w:type="dxa"/>
                <w:hideMark/>
              </w:tcPr>
            </w:tcPrChange>
          </w:tcPr>
          <w:p w14:paraId="575B3FB2" w14:textId="1A0E9869" w:rsidR="00186950" w:rsidRPr="005240CA" w:rsidDel="00990581" w:rsidRDefault="00186950" w:rsidP="00A353C2">
            <w:pPr>
              <w:rPr>
                <w:del w:id="2075" w:author="WTORKY" w:date="2025-10-01T22:26:00Z" w16du:dateUtc="2025-10-01T19:26:00Z"/>
                <w:rFonts w:asciiTheme="majorHAnsi" w:hAnsiTheme="majorHAnsi"/>
                <w:sz w:val="12"/>
                <w:szCs w:val="12"/>
              </w:rPr>
            </w:pPr>
          </w:p>
        </w:tc>
      </w:tr>
      <w:tr w:rsidR="00186950" w:rsidRPr="005240CA" w:rsidDel="00990581" w14:paraId="42C41B65" w14:textId="06C01BED" w:rsidTr="00A353C2">
        <w:trPr>
          <w:trHeight w:val="317"/>
          <w:del w:id="2076" w:author="WTORKY" w:date="2025-10-01T22:26:00Z" w16du:dateUtc="2025-10-01T19:26:00Z"/>
          <w:trPrChange w:id="2077"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2078"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4EFCA3B4" w14:textId="26DE4BA6" w:rsidR="00186950" w:rsidRPr="0016052D" w:rsidDel="00990581" w:rsidRDefault="00186950" w:rsidP="00A353C2">
            <w:pPr>
              <w:ind w:left="90"/>
              <w:rPr>
                <w:del w:id="2079" w:author="WTORKY" w:date="2025-10-01T22:26:00Z" w16du:dateUtc="2025-10-01T19:26:00Z"/>
                <w:rFonts w:asciiTheme="majorHAnsi" w:hAnsiTheme="majorHAnsi"/>
                <w:sz w:val="14"/>
                <w:szCs w:val="14"/>
              </w:rPr>
            </w:pPr>
            <w:del w:id="2080" w:author="WTORKY" w:date="2025-10-01T22:26:00Z" w16du:dateUtc="2025-10-01T19:26:00Z">
              <w:r w:rsidRPr="0016052D" w:rsidDel="00990581">
                <w:rPr>
                  <w:sz w:val="14"/>
                  <w:szCs w:val="14"/>
                </w:rPr>
                <w:delText>Other</w:delText>
              </w:r>
            </w:del>
          </w:p>
        </w:tc>
        <w:tc>
          <w:tcPr>
            <w:tcW w:w="918" w:type="dxa"/>
            <w:tcBorders>
              <w:left w:val="single" w:sz="4" w:space="0" w:color="auto"/>
            </w:tcBorders>
            <w:hideMark/>
            <w:tcPrChange w:id="2081" w:author="WTORKY" w:date="2025-10-01T22:24:00Z" w16du:dateUtc="2025-10-01T19:24:00Z">
              <w:tcPr>
                <w:tcW w:w="918" w:type="dxa"/>
                <w:tcBorders>
                  <w:left w:val="single" w:sz="4" w:space="0" w:color="auto"/>
                </w:tcBorders>
                <w:hideMark/>
              </w:tcPr>
            </w:tcPrChange>
          </w:tcPr>
          <w:p w14:paraId="4D21067C" w14:textId="3908E178" w:rsidR="00186950" w:rsidRPr="005240CA" w:rsidDel="00990581" w:rsidRDefault="00186950" w:rsidP="00A353C2">
            <w:pPr>
              <w:rPr>
                <w:del w:id="2082" w:author="WTORKY" w:date="2025-10-01T22:26:00Z" w16du:dateUtc="2025-10-01T19:26:00Z"/>
                <w:rFonts w:asciiTheme="majorHAnsi" w:hAnsiTheme="majorHAnsi"/>
                <w:sz w:val="12"/>
                <w:szCs w:val="12"/>
              </w:rPr>
            </w:pPr>
          </w:p>
        </w:tc>
        <w:tc>
          <w:tcPr>
            <w:tcW w:w="864" w:type="dxa"/>
            <w:hideMark/>
            <w:tcPrChange w:id="2083" w:author="WTORKY" w:date="2025-10-01T22:24:00Z" w16du:dateUtc="2025-10-01T19:24:00Z">
              <w:tcPr>
                <w:tcW w:w="864" w:type="dxa"/>
                <w:hideMark/>
              </w:tcPr>
            </w:tcPrChange>
          </w:tcPr>
          <w:p w14:paraId="07029193" w14:textId="24BE7AFB" w:rsidR="00186950" w:rsidRPr="005240CA" w:rsidDel="00990581" w:rsidRDefault="00186950" w:rsidP="00A353C2">
            <w:pPr>
              <w:rPr>
                <w:del w:id="2084" w:author="WTORKY" w:date="2025-10-01T22:26:00Z" w16du:dateUtc="2025-10-01T19:26:00Z"/>
                <w:rFonts w:asciiTheme="majorHAnsi" w:hAnsiTheme="majorHAnsi"/>
                <w:sz w:val="12"/>
                <w:szCs w:val="12"/>
              </w:rPr>
            </w:pPr>
          </w:p>
        </w:tc>
        <w:tc>
          <w:tcPr>
            <w:tcW w:w="864" w:type="dxa"/>
            <w:hideMark/>
            <w:tcPrChange w:id="2085" w:author="WTORKY" w:date="2025-10-01T22:24:00Z" w16du:dateUtc="2025-10-01T19:24:00Z">
              <w:tcPr>
                <w:tcW w:w="864" w:type="dxa"/>
                <w:hideMark/>
              </w:tcPr>
            </w:tcPrChange>
          </w:tcPr>
          <w:p w14:paraId="089775AB" w14:textId="3A80C67A" w:rsidR="00186950" w:rsidRPr="005240CA" w:rsidDel="00990581" w:rsidRDefault="00186950" w:rsidP="00A353C2">
            <w:pPr>
              <w:rPr>
                <w:del w:id="2086" w:author="WTORKY" w:date="2025-10-01T22:26:00Z" w16du:dateUtc="2025-10-01T19:26:00Z"/>
                <w:rFonts w:asciiTheme="majorHAnsi" w:hAnsiTheme="majorHAnsi"/>
                <w:sz w:val="12"/>
                <w:szCs w:val="12"/>
              </w:rPr>
            </w:pPr>
          </w:p>
        </w:tc>
        <w:tc>
          <w:tcPr>
            <w:tcW w:w="864" w:type="dxa"/>
            <w:hideMark/>
            <w:tcPrChange w:id="2087" w:author="WTORKY" w:date="2025-10-01T22:24:00Z" w16du:dateUtc="2025-10-01T19:24:00Z">
              <w:tcPr>
                <w:tcW w:w="864" w:type="dxa"/>
                <w:hideMark/>
              </w:tcPr>
            </w:tcPrChange>
          </w:tcPr>
          <w:p w14:paraId="3589DC9D" w14:textId="794B013F" w:rsidR="00186950" w:rsidRPr="005240CA" w:rsidDel="00990581" w:rsidRDefault="00186950" w:rsidP="00A353C2">
            <w:pPr>
              <w:rPr>
                <w:del w:id="2088" w:author="WTORKY" w:date="2025-10-01T22:26:00Z" w16du:dateUtc="2025-10-01T19:26:00Z"/>
                <w:rFonts w:asciiTheme="majorHAnsi" w:hAnsiTheme="majorHAnsi"/>
                <w:sz w:val="12"/>
                <w:szCs w:val="12"/>
              </w:rPr>
            </w:pPr>
          </w:p>
        </w:tc>
        <w:tc>
          <w:tcPr>
            <w:tcW w:w="864" w:type="dxa"/>
            <w:hideMark/>
            <w:tcPrChange w:id="2089" w:author="WTORKY" w:date="2025-10-01T22:24:00Z" w16du:dateUtc="2025-10-01T19:24:00Z">
              <w:tcPr>
                <w:tcW w:w="864" w:type="dxa"/>
                <w:hideMark/>
              </w:tcPr>
            </w:tcPrChange>
          </w:tcPr>
          <w:p w14:paraId="04E1556C" w14:textId="4D7BC04D" w:rsidR="00186950" w:rsidRPr="005240CA" w:rsidDel="00990581" w:rsidRDefault="00186950" w:rsidP="00A353C2">
            <w:pPr>
              <w:rPr>
                <w:del w:id="2090" w:author="WTORKY" w:date="2025-10-01T22:26:00Z" w16du:dateUtc="2025-10-01T19:26:00Z"/>
                <w:rFonts w:asciiTheme="majorHAnsi" w:hAnsiTheme="majorHAnsi"/>
                <w:sz w:val="12"/>
                <w:szCs w:val="12"/>
              </w:rPr>
            </w:pPr>
          </w:p>
        </w:tc>
        <w:tc>
          <w:tcPr>
            <w:tcW w:w="863" w:type="dxa"/>
            <w:hideMark/>
            <w:tcPrChange w:id="2091" w:author="WTORKY" w:date="2025-10-01T22:24:00Z" w16du:dateUtc="2025-10-01T19:24:00Z">
              <w:tcPr>
                <w:tcW w:w="863" w:type="dxa"/>
                <w:hideMark/>
              </w:tcPr>
            </w:tcPrChange>
          </w:tcPr>
          <w:p w14:paraId="5396B04E" w14:textId="1F8D31E7" w:rsidR="00186950" w:rsidRPr="005240CA" w:rsidDel="00990581" w:rsidRDefault="00186950" w:rsidP="00A353C2">
            <w:pPr>
              <w:rPr>
                <w:del w:id="2092" w:author="WTORKY" w:date="2025-10-01T22:26:00Z" w16du:dateUtc="2025-10-01T19:26:00Z"/>
                <w:rFonts w:asciiTheme="majorHAnsi" w:hAnsiTheme="majorHAnsi"/>
                <w:sz w:val="12"/>
                <w:szCs w:val="12"/>
              </w:rPr>
            </w:pPr>
          </w:p>
        </w:tc>
      </w:tr>
      <w:tr w:rsidR="00186950" w:rsidRPr="005240CA" w:rsidDel="00990581" w14:paraId="1907AD5C" w14:textId="10FC770B" w:rsidTr="00A353C2">
        <w:trPr>
          <w:trHeight w:val="317"/>
          <w:del w:id="2093" w:author="WTORKY" w:date="2025-10-01T22:26:00Z" w16du:dateUtc="2025-10-01T19:26:00Z"/>
          <w:trPrChange w:id="2094"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2095"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473E7317" w14:textId="686454C8" w:rsidR="00186950" w:rsidRPr="0016052D" w:rsidDel="00990581" w:rsidRDefault="00186950" w:rsidP="00A353C2">
            <w:pPr>
              <w:ind w:left="90"/>
              <w:rPr>
                <w:del w:id="2096" w:author="WTORKY" w:date="2025-10-01T22:26:00Z" w16du:dateUtc="2025-10-01T19:26:00Z"/>
                <w:rFonts w:asciiTheme="majorHAnsi" w:hAnsiTheme="majorHAnsi"/>
                <w:sz w:val="14"/>
                <w:szCs w:val="14"/>
              </w:rPr>
            </w:pPr>
            <w:del w:id="2097" w:author="WTORKY" w:date="2025-10-01T22:26:00Z" w16du:dateUtc="2025-10-01T19:26:00Z">
              <w:r w:rsidRPr="0016052D" w:rsidDel="00990581">
                <w:rPr>
                  <w:sz w:val="14"/>
                  <w:szCs w:val="14"/>
                </w:rPr>
                <w:delText>Economic policy uncertainty</w:delText>
              </w:r>
            </w:del>
          </w:p>
        </w:tc>
        <w:tc>
          <w:tcPr>
            <w:tcW w:w="918" w:type="dxa"/>
            <w:tcBorders>
              <w:left w:val="single" w:sz="4" w:space="0" w:color="auto"/>
            </w:tcBorders>
            <w:hideMark/>
            <w:tcPrChange w:id="2098" w:author="WTORKY" w:date="2025-10-01T22:24:00Z" w16du:dateUtc="2025-10-01T19:24:00Z">
              <w:tcPr>
                <w:tcW w:w="918" w:type="dxa"/>
                <w:tcBorders>
                  <w:left w:val="single" w:sz="4" w:space="0" w:color="auto"/>
                </w:tcBorders>
                <w:hideMark/>
              </w:tcPr>
            </w:tcPrChange>
          </w:tcPr>
          <w:p w14:paraId="41D219A3" w14:textId="6C1564E1" w:rsidR="00186950" w:rsidRPr="005240CA" w:rsidDel="00990581" w:rsidRDefault="00186950" w:rsidP="00A353C2">
            <w:pPr>
              <w:rPr>
                <w:del w:id="2099" w:author="WTORKY" w:date="2025-10-01T22:26:00Z" w16du:dateUtc="2025-10-01T19:26:00Z"/>
                <w:rFonts w:asciiTheme="majorHAnsi" w:hAnsiTheme="majorHAnsi"/>
                <w:sz w:val="12"/>
                <w:szCs w:val="12"/>
              </w:rPr>
            </w:pPr>
          </w:p>
        </w:tc>
        <w:tc>
          <w:tcPr>
            <w:tcW w:w="864" w:type="dxa"/>
            <w:hideMark/>
            <w:tcPrChange w:id="2100" w:author="WTORKY" w:date="2025-10-01T22:24:00Z" w16du:dateUtc="2025-10-01T19:24:00Z">
              <w:tcPr>
                <w:tcW w:w="864" w:type="dxa"/>
                <w:hideMark/>
              </w:tcPr>
            </w:tcPrChange>
          </w:tcPr>
          <w:p w14:paraId="342E6BB7" w14:textId="0BCBFEFB" w:rsidR="00186950" w:rsidRPr="005240CA" w:rsidDel="00990581" w:rsidRDefault="00186950" w:rsidP="00A353C2">
            <w:pPr>
              <w:rPr>
                <w:del w:id="2101" w:author="WTORKY" w:date="2025-10-01T22:26:00Z" w16du:dateUtc="2025-10-01T19:26:00Z"/>
                <w:rFonts w:asciiTheme="majorHAnsi" w:hAnsiTheme="majorHAnsi"/>
                <w:sz w:val="12"/>
                <w:szCs w:val="12"/>
              </w:rPr>
            </w:pPr>
          </w:p>
        </w:tc>
        <w:tc>
          <w:tcPr>
            <w:tcW w:w="864" w:type="dxa"/>
            <w:hideMark/>
            <w:tcPrChange w:id="2102" w:author="WTORKY" w:date="2025-10-01T22:24:00Z" w16du:dateUtc="2025-10-01T19:24:00Z">
              <w:tcPr>
                <w:tcW w:w="864" w:type="dxa"/>
                <w:hideMark/>
              </w:tcPr>
            </w:tcPrChange>
          </w:tcPr>
          <w:p w14:paraId="73E71BBA" w14:textId="2C01A4BF" w:rsidR="00186950" w:rsidRPr="005240CA" w:rsidDel="00990581" w:rsidRDefault="00186950" w:rsidP="00A353C2">
            <w:pPr>
              <w:rPr>
                <w:del w:id="2103" w:author="WTORKY" w:date="2025-10-01T22:26:00Z" w16du:dateUtc="2025-10-01T19:26:00Z"/>
                <w:rFonts w:asciiTheme="majorHAnsi" w:hAnsiTheme="majorHAnsi"/>
                <w:sz w:val="12"/>
                <w:szCs w:val="12"/>
              </w:rPr>
            </w:pPr>
          </w:p>
        </w:tc>
        <w:tc>
          <w:tcPr>
            <w:tcW w:w="864" w:type="dxa"/>
            <w:hideMark/>
            <w:tcPrChange w:id="2104" w:author="WTORKY" w:date="2025-10-01T22:24:00Z" w16du:dateUtc="2025-10-01T19:24:00Z">
              <w:tcPr>
                <w:tcW w:w="864" w:type="dxa"/>
                <w:hideMark/>
              </w:tcPr>
            </w:tcPrChange>
          </w:tcPr>
          <w:p w14:paraId="041F9D05" w14:textId="561A0AC1" w:rsidR="00186950" w:rsidRPr="005240CA" w:rsidDel="00990581" w:rsidRDefault="00186950" w:rsidP="00A353C2">
            <w:pPr>
              <w:rPr>
                <w:del w:id="2105" w:author="WTORKY" w:date="2025-10-01T22:26:00Z" w16du:dateUtc="2025-10-01T19:26:00Z"/>
                <w:rFonts w:asciiTheme="majorHAnsi" w:hAnsiTheme="majorHAnsi"/>
                <w:sz w:val="12"/>
                <w:szCs w:val="12"/>
              </w:rPr>
            </w:pPr>
          </w:p>
        </w:tc>
        <w:tc>
          <w:tcPr>
            <w:tcW w:w="864" w:type="dxa"/>
            <w:hideMark/>
            <w:tcPrChange w:id="2106" w:author="WTORKY" w:date="2025-10-01T22:24:00Z" w16du:dateUtc="2025-10-01T19:24:00Z">
              <w:tcPr>
                <w:tcW w:w="864" w:type="dxa"/>
                <w:hideMark/>
              </w:tcPr>
            </w:tcPrChange>
          </w:tcPr>
          <w:p w14:paraId="4BD77267" w14:textId="401B6003" w:rsidR="00186950" w:rsidRPr="005240CA" w:rsidDel="00990581" w:rsidRDefault="00186950" w:rsidP="00A353C2">
            <w:pPr>
              <w:rPr>
                <w:del w:id="2107" w:author="WTORKY" w:date="2025-10-01T22:26:00Z" w16du:dateUtc="2025-10-01T19:26:00Z"/>
                <w:rFonts w:asciiTheme="majorHAnsi" w:hAnsiTheme="majorHAnsi"/>
                <w:sz w:val="12"/>
                <w:szCs w:val="12"/>
              </w:rPr>
            </w:pPr>
          </w:p>
        </w:tc>
        <w:tc>
          <w:tcPr>
            <w:tcW w:w="863" w:type="dxa"/>
            <w:hideMark/>
            <w:tcPrChange w:id="2108" w:author="WTORKY" w:date="2025-10-01T22:24:00Z" w16du:dateUtc="2025-10-01T19:24:00Z">
              <w:tcPr>
                <w:tcW w:w="863" w:type="dxa"/>
                <w:hideMark/>
              </w:tcPr>
            </w:tcPrChange>
          </w:tcPr>
          <w:p w14:paraId="234CABFE" w14:textId="753F1B05" w:rsidR="00186950" w:rsidRPr="005240CA" w:rsidDel="00990581" w:rsidRDefault="00186950" w:rsidP="00A353C2">
            <w:pPr>
              <w:rPr>
                <w:del w:id="2109" w:author="WTORKY" w:date="2025-10-01T22:26:00Z" w16du:dateUtc="2025-10-01T19:26:00Z"/>
                <w:rFonts w:asciiTheme="majorHAnsi" w:hAnsiTheme="majorHAnsi"/>
                <w:sz w:val="12"/>
                <w:szCs w:val="12"/>
              </w:rPr>
            </w:pPr>
          </w:p>
        </w:tc>
      </w:tr>
      <w:tr w:rsidR="00186950" w:rsidRPr="005240CA" w:rsidDel="00990581" w14:paraId="10C22B49" w14:textId="39EF6FC9" w:rsidTr="00A353C2">
        <w:trPr>
          <w:trHeight w:val="317"/>
          <w:del w:id="2110" w:author="WTORKY" w:date="2025-10-01T22:26:00Z" w16du:dateUtc="2025-10-01T19:26:00Z"/>
          <w:trPrChange w:id="2111"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2112"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6CF4E64C" w14:textId="17710BA9" w:rsidR="00186950" w:rsidRPr="0016052D" w:rsidDel="00990581" w:rsidRDefault="00186950" w:rsidP="00A353C2">
            <w:pPr>
              <w:ind w:left="90"/>
              <w:rPr>
                <w:del w:id="2113" w:author="WTORKY" w:date="2025-10-01T22:26:00Z" w16du:dateUtc="2025-10-01T19:26:00Z"/>
                <w:rFonts w:asciiTheme="majorHAnsi" w:hAnsiTheme="majorHAnsi"/>
                <w:sz w:val="14"/>
                <w:szCs w:val="14"/>
              </w:rPr>
            </w:pPr>
            <w:del w:id="2114" w:author="WTORKY" w:date="2025-10-01T22:26:00Z" w16du:dateUtc="2025-10-01T19:26:00Z">
              <w:r w:rsidRPr="0016052D" w:rsidDel="00990581">
                <w:rPr>
                  <w:sz w:val="14"/>
                  <w:szCs w:val="14"/>
                </w:rPr>
                <w:delText>Difficulty in obtaining funding</w:delText>
              </w:r>
            </w:del>
          </w:p>
        </w:tc>
        <w:tc>
          <w:tcPr>
            <w:tcW w:w="918" w:type="dxa"/>
            <w:tcBorders>
              <w:left w:val="single" w:sz="4" w:space="0" w:color="auto"/>
            </w:tcBorders>
            <w:hideMark/>
            <w:tcPrChange w:id="2115" w:author="WTORKY" w:date="2025-10-01T22:24:00Z" w16du:dateUtc="2025-10-01T19:24:00Z">
              <w:tcPr>
                <w:tcW w:w="918" w:type="dxa"/>
                <w:tcBorders>
                  <w:left w:val="single" w:sz="4" w:space="0" w:color="auto"/>
                </w:tcBorders>
                <w:hideMark/>
              </w:tcPr>
            </w:tcPrChange>
          </w:tcPr>
          <w:p w14:paraId="0A33E839" w14:textId="66D917B3" w:rsidR="00186950" w:rsidRPr="005240CA" w:rsidDel="00990581" w:rsidRDefault="00186950" w:rsidP="00A353C2">
            <w:pPr>
              <w:rPr>
                <w:del w:id="2116" w:author="WTORKY" w:date="2025-10-01T22:26:00Z" w16du:dateUtc="2025-10-01T19:26:00Z"/>
                <w:rFonts w:asciiTheme="majorHAnsi" w:hAnsiTheme="majorHAnsi"/>
                <w:sz w:val="12"/>
                <w:szCs w:val="12"/>
              </w:rPr>
            </w:pPr>
          </w:p>
        </w:tc>
        <w:tc>
          <w:tcPr>
            <w:tcW w:w="864" w:type="dxa"/>
            <w:hideMark/>
            <w:tcPrChange w:id="2117" w:author="WTORKY" w:date="2025-10-01T22:24:00Z" w16du:dateUtc="2025-10-01T19:24:00Z">
              <w:tcPr>
                <w:tcW w:w="864" w:type="dxa"/>
                <w:hideMark/>
              </w:tcPr>
            </w:tcPrChange>
          </w:tcPr>
          <w:p w14:paraId="04609ADE" w14:textId="316F2EE8" w:rsidR="00186950" w:rsidRPr="005240CA" w:rsidDel="00990581" w:rsidRDefault="00186950" w:rsidP="00A353C2">
            <w:pPr>
              <w:rPr>
                <w:del w:id="2118" w:author="WTORKY" w:date="2025-10-01T22:26:00Z" w16du:dateUtc="2025-10-01T19:26:00Z"/>
                <w:rFonts w:asciiTheme="majorHAnsi" w:hAnsiTheme="majorHAnsi"/>
                <w:sz w:val="12"/>
                <w:szCs w:val="12"/>
              </w:rPr>
            </w:pPr>
          </w:p>
        </w:tc>
        <w:tc>
          <w:tcPr>
            <w:tcW w:w="864" w:type="dxa"/>
            <w:hideMark/>
            <w:tcPrChange w:id="2119" w:author="WTORKY" w:date="2025-10-01T22:24:00Z" w16du:dateUtc="2025-10-01T19:24:00Z">
              <w:tcPr>
                <w:tcW w:w="864" w:type="dxa"/>
                <w:hideMark/>
              </w:tcPr>
            </w:tcPrChange>
          </w:tcPr>
          <w:p w14:paraId="0921E70E" w14:textId="11673DF2" w:rsidR="00186950" w:rsidRPr="005240CA" w:rsidDel="00990581" w:rsidRDefault="00186950" w:rsidP="00A353C2">
            <w:pPr>
              <w:rPr>
                <w:del w:id="2120" w:author="WTORKY" w:date="2025-10-01T22:26:00Z" w16du:dateUtc="2025-10-01T19:26:00Z"/>
                <w:rFonts w:asciiTheme="majorHAnsi" w:hAnsiTheme="majorHAnsi"/>
                <w:sz w:val="12"/>
                <w:szCs w:val="12"/>
              </w:rPr>
            </w:pPr>
          </w:p>
        </w:tc>
        <w:tc>
          <w:tcPr>
            <w:tcW w:w="864" w:type="dxa"/>
            <w:hideMark/>
            <w:tcPrChange w:id="2121" w:author="WTORKY" w:date="2025-10-01T22:24:00Z" w16du:dateUtc="2025-10-01T19:24:00Z">
              <w:tcPr>
                <w:tcW w:w="864" w:type="dxa"/>
                <w:hideMark/>
              </w:tcPr>
            </w:tcPrChange>
          </w:tcPr>
          <w:p w14:paraId="74A9C499" w14:textId="40C02137" w:rsidR="00186950" w:rsidRPr="005240CA" w:rsidDel="00990581" w:rsidRDefault="00186950" w:rsidP="00A353C2">
            <w:pPr>
              <w:rPr>
                <w:del w:id="2122" w:author="WTORKY" w:date="2025-10-01T22:26:00Z" w16du:dateUtc="2025-10-01T19:26:00Z"/>
                <w:rFonts w:asciiTheme="majorHAnsi" w:hAnsiTheme="majorHAnsi"/>
                <w:sz w:val="12"/>
                <w:szCs w:val="12"/>
              </w:rPr>
            </w:pPr>
          </w:p>
        </w:tc>
        <w:tc>
          <w:tcPr>
            <w:tcW w:w="864" w:type="dxa"/>
            <w:hideMark/>
            <w:tcPrChange w:id="2123" w:author="WTORKY" w:date="2025-10-01T22:24:00Z" w16du:dateUtc="2025-10-01T19:24:00Z">
              <w:tcPr>
                <w:tcW w:w="864" w:type="dxa"/>
                <w:hideMark/>
              </w:tcPr>
            </w:tcPrChange>
          </w:tcPr>
          <w:p w14:paraId="2FE80A7C" w14:textId="25C70C94" w:rsidR="00186950" w:rsidRPr="005240CA" w:rsidDel="00990581" w:rsidRDefault="00186950" w:rsidP="00A353C2">
            <w:pPr>
              <w:rPr>
                <w:del w:id="2124" w:author="WTORKY" w:date="2025-10-01T22:26:00Z" w16du:dateUtc="2025-10-01T19:26:00Z"/>
                <w:rFonts w:asciiTheme="majorHAnsi" w:hAnsiTheme="majorHAnsi"/>
                <w:sz w:val="12"/>
                <w:szCs w:val="12"/>
              </w:rPr>
            </w:pPr>
          </w:p>
        </w:tc>
        <w:tc>
          <w:tcPr>
            <w:tcW w:w="863" w:type="dxa"/>
            <w:hideMark/>
            <w:tcPrChange w:id="2125" w:author="WTORKY" w:date="2025-10-01T22:24:00Z" w16du:dateUtc="2025-10-01T19:24:00Z">
              <w:tcPr>
                <w:tcW w:w="863" w:type="dxa"/>
                <w:hideMark/>
              </w:tcPr>
            </w:tcPrChange>
          </w:tcPr>
          <w:p w14:paraId="73E6F5E9" w14:textId="603A5C2F" w:rsidR="00186950" w:rsidRPr="005240CA" w:rsidDel="00990581" w:rsidRDefault="00186950" w:rsidP="00A353C2">
            <w:pPr>
              <w:rPr>
                <w:del w:id="2126" w:author="WTORKY" w:date="2025-10-01T22:26:00Z" w16du:dateUtc="2025-10-01T19:26:00Z"/>
                <w:rFonts w:asciiTheme="majorHAnsi" w:hAnsiTheme="majorHAnsi"/>
                <w:sz w:val="12"/>
                <w:szCs w:val="12"/>
              </w:rPr>
            </w:pPr>
          </w:p>
        </w:tc>
      </w:tr>
      <w:tr w:rsidR="00186950" w:rsidRPr="005240CA" w:rsidDel="00990581" w14:paraId="57EC47FC" w14:textId="094EDACE" w:rsidTr="00A353C2">
        <w:trPr>
          <w:trHeight w:val="317"/>
          <w:del w:id="2127" w:author="WTORKY" w:date="2025-10-01T22:26:00Z" w16du:dateUtc="2025-10-01T19:26:00Z"/>
          <w:trPrChange w:id="2128"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2129"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63107D9D" w14:textId="6B60418D" w:rsidR="00186950" w:rsidRPr="0016052D" w:rsidDel="00990581" w:rsidRDefault="00186950" w:rsidP="00A353C2">
            <w:pPr>
              <w:ind w:left="90"/>
              <w:rPr>
                <w:del w:id="2130" w:author="WTORKY" w:date="2025-10-01T22:26:00Z" w16du:dateUtc="2025-10-01T19:26:00Z"/>
                <w:rFonts w:asciiTheme="majorHAnsi" w:hAnsiTheme="majorHAnsi"/>
                <w:sz w:val="14"/>
                <w:szCs w:val="14"/>
              </w:rPr>
            </w:pPr>
            <w:del w:id="2131" w:author="WTORKY" w:date="2025-10-01T22:26:00Z" w16du:dateUtc="2025-10-01T19:26:00Z">
              <w:r w:rsidRPr="0016052D" w:rsidDel="00990581">
                <w:rPr>
                  <w:sz w:val="14"/>
                  <w:szCs w:val="14"/>
                </w:rPr>
                <w:delText>Transportation and logistics</w:delText>
              </w:r>
            </w:del>
          </w:p>
        </w:tc>
        <w:tc>
          <w:tcPr>
            <w:tcW w:w="918" w:type="dxa"/>
            <w:tcBorders>
              <w:left w:val="single" w:sz="4" w:space="0" w:color="auto"/>
            </w:tcBorders>
            <w:hideMark/>
            <w:tcPrChange w:id="2132" w:author="WTORKY" w:date="2025-10-01T22:24:00Z" w16du:dateUtc="2025-10-01T19:24:00Z">
              <w:tcPr>
                <w:tcW w:w="918" w:type="dxa"/>
                <w:tcBorders>
                  <w:left w:val="single" w:sz="4" w:space="0" w:color="auto"/>
                </w:tcBorders>
                <w:hideMark/>
              </w:tcPr>
            </w:tcPrChange>
          </w:tcPr>
          <w:p w14:paraId="0AAFDEDC" w14:textId="66BFB3B5" w:rsidR="00186950" w:rsidRPr="005240CA" w:rsidDel="00990581" w:rsidRDefault="00186950" w:rsidP="00A353C2">
            <w:pPr>
              <w:rPr>
                <w:del w:id="2133" w:author="WTORKY" w:date="2025-10-01T22:26:00Z" w16du:dateUtc="2025-10-01T19:26:00Z"/>
                <w:rFonts w:asciiTheme="majorHAnsi" w:hAnsiTheme="majorHAnsi"/>
                <w:sz w:val="12"/>
                <w:szCs w:val="12"/>
              </w:rPr>
            </w:pPr>
          </w:p>
        </w:tc>
        <w:tc>
          <w:tcPr>
            <w:tcW w:w="864" w:type="dxa"/>
            <w:hideMark/>
            <w:tcPrChange w:id="2134" w:author="WTORKY" w:date="2025-10-01T22:24:00Z" w16du:dateUtc="2025-10-01T19:24:00Z">
              <w:tcPr>
                <w:tcW w:w="864" w:type="dxa"/>
                <w:hideMark/>
              </w:tcPr>
            </w:tcPrChange>
          </w:tcPr>
          <w:p w14:paraId="180543D7" w14:textId="635E1FC3" w:rsidR="00186950" w:rsidRPr="005240CA" w:rsidDel="00990581" w:rsidRDefault="00186950" w:rsidP="00A353C2">
            <w:pPr>
              <w:rPr>
                <w:del w:id="2135" w:author="WTORKY" w:date="2025-10-01T22:26:00Z" w16du:dateUtc="2025-10-01T19:26:00Z"/>
                <w:rFonts w:asciiTheme="majorHAnsi" w:hAnsiTheme="majorHAnsi"/>
                <w:sz w:val="12"/>
                <w:szCs w:val="12"/>
              </w:rPr>
            </w:pPr>
          </w:p>
        </w:tc>
        <w:tc>
          <w:tcPr>
            <w:tcW w:w="864" w:type="dxa"/>
            <w:hideMark/>
            <w:tcPrChange w:id="2136" w:author="WTORKY" w:date="2025-10-01T22:24:00Z" w16du:dateUtc="2025-10-01T19:24:00Z">
              <w:tcPr>
                <w:tcW w:w="864" w:type="dxa"/>
                <w:hideMark/>
              </w:tcPr>
            </w:tcPrChange>
          </w:tcPr>
          <w:p w14:paraId="1D083F23" w14:textId="2CF56318" w:rsidR="00186950" w:rsidRPr="005240CA" w:rsidDel="00990581" w:rsidRDefault="00186950" w:rsidP="00A353C2">
            <w:pPr>
              <w:rPr>
                <w:del w:id="2137" w:author="WTORKY" w:date="2025-10-01T22:26:00Z" w16du:dateUtc="2025-10-01T19:26:00Z"/>
                <w:rFonts w:asciiTheme="majorHAnsi" w:hAnsiTheme="majorHAnsi"/>
                <w:sz w:val="12"/>
                <w:szCs w:val="12"/>
              </w:rPr>
            </w:pPr>
          </w:p>
        </w:tc>
        <w:tc>
          <w:tcPr>
            <w:tcW w:w="864" w:type="dxa"/>
            <w:hideMark/>
            <w:tcPrChange w:id="2138" w:author="WTORKY" w:date="2025-10-01T22:24:00Z" w16du:dateUtc="2025-10-01T19:24:00Z">
              <w:tcPr>
                <w:tcW w:w="864" w:type="dxa"/>
                <w:hideMark/>
              </w:tcPr>
            </w:tcPrChange>
          </w:tcPr>
          <w:p w14:paraId="606AE5C0" w14:textId="5CE74EBB" w:rsidR="00186950" w:rsidRPr="005240CA" w:rsidDel="00990581" w:rsidRDefault="00186950" w:rsidP="00A353C2">
            <w:pPr>
              <w:rPr>
                <w:del w:id="2139" w:author="WTORKY" w:date="2025-10-01T22:26:00Z" w16du:dateUtc="2025-10-01T19:26:00Z"/>
                <w:rFonts w:asciiTheme="majorHAnsi" w:hAnsiTheme="majorHAnsi"/>
                <w:sz w:val="12"/>
                <w:szCs w:val="12"/>
              </w:rPr>
            </w:pPr>
          </w:p>
        </w:tc>
        <w:tc>
          <w:tcPr>
            <w:tcW w:w="864" w:type="dxa"/>
            <w:hideMark/>
            <w:tcPrChange w:id="2140" w:author="WTORKY" w:date="2025-10-01T22:24:00Z" w16du:dateUtc="2025-10-01T19:24:00Z">
              <w:tcPr>
                <w:tcW w:w="864" w:type="dxa"/>
                <w:hideMark/>
              </w:tcPr>
            </w:tcPrChange>
          </w:tcPr>
          <w:p w14:paraId="7FFCCDE3" w14:textId="30C452EC" w:rsidR="00186950" w:rsidRPr="005240CA" w:rsidDel="00990581" w:rsidRDefault="00186950" w:rsidP="00A353C2">
            <w:pPr>
              <w:rPr>
                <w:del w:id="2141" w:author="WTORKY" w:date="2025-10-01T22:26:00Z" w16du:dateUtc="2025-10-01T19:26:00Z"/>
                <w:rFonts w:asciiTheme="majorHAnsi" w:hAnsiTheme="majorHAnsi"/>
                <w:sz w:val="12"/>
                <w:szCs w:val="12"/>
              </w:rPr>
            </w:pPr>
          </w:p>
        </w:tc>
        <w:tc>
          <w:tcPr>
            <w:tcW w:w="863" w:type="dxa"/>
            <w:hideMark/>
            <w:tcPrChange w:id="2142" w:author="WTORKY" w:date="2025-10-01T22:24:00Z" w16du:dateUtc="2025-10-01T19:24:00Z">
              <w:tcPr>
                <w:tcW w:w="863" w:type="dxa"/>
                <w:hideMark/>
              </w:tcPr>
            </w:tcPrChange>
          </w:tcPr>
          <w:p w14:paraId="2073872F" w14:textId="76ADEC4A" w:rsidR="00186950" w:rsidRPr="005240CA" w:rsidDel="00990581" w:rsidRDefault="00186950" w:rsidP="00A353C2">
            <w:pPr>
              <w:rPr>
                <w:del w:id="2143" w:author="WTORKY" w:date="2025-10-01T22:26:00Z" w16du:dateUtc="2025-10-01T19:26:00Z"/>
                <w:rFonts w:asciiTheme="majorHAnsi" w:hAnsiTheme="majorHAnsi"/>
                <w:sz w:val="12"/>
                <w:szCs w:val="12"/>
              </w:rPr>
            </w:pPr>
          </w:p>
        </w:tc>
      </w:tr>
      <w:tr w:rsidR="00186950" w:rsidRPr="005240CA" w:rsidDel="00990581" w14:paraId="759E645D" w14:textId="6D8B86FA" w:rsidTr="00A353C2">
        <w:trPr>
          <w:trHeight w:val="317"/>
          <w:del w:id="2144" w:author="WTORKY" w:date="2025-10-01T22:26:00Z" w16du:dateUtc="2025-10-01T19:26:00Z"/>
          <w:trPrChange w:id="2145"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2146"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62D2BEFD" w14:textId="2053E1A1" w:rsidR="00186950" w:rsidRPr="0016052D" w:rsidDel="00990581" w:rsidRDefault="00186950" w:rsidP="00A353C2">
            <w:pPr>
              <w:ind w:left="90"/>
              <w:rPr>
                <w:del w:id="2147" w:author="WTORKY" w:date="2025-10-01T22:26:00Z" w16du:dateUtc="2025-10-01T19:26:00Z"/>
                <w:rFonts w:asciiTheme="majorHAnsi" w:hAnsiTheme="majorHAnsi"/>
                <w:sz w:val="14"/>
                <w:szCs w:val="14"/>
              </w:rPr>
            </w:pPr>
            <w:del w:id="2148" w:author="WTORKY" w:date="2025-10-01T22:26:00Z" w16du:dateUtc="2025-10-01T19:26:00Z">
              <w:r w:rsidRPr="0016052D" w:rsidDel="00990581">
                <w:rPr>
                  <w:sz w:val="14"/>
                  <w:szCs w:val="14"/>
                </w:rPr>
                <w:delText>Exchange rate</w:delText>
              </w:r>
            </w:del>
          </w:p>
        </w:tc>
        <w:tc>
          <w:tcPr>
            <w:tcW w:w="918" w:type="dxa"/>
            <w:tcBorders>
              <w:left w:val="single" w:sz="4" w:space="0" w:color="auto"/>
            </w:tcBorders>
            <w:hideMark/>
            <w:tcPrChange w:id="2149" w:author="WTORKY" w:date="2025-10-01T22:24:00Z" w16du:dateUtc="2025-10-01T19:24:00Z">
              <w:tcPr>
                <w:tcW w:w="918" w:type="dxa"/>
                <w:tcBorders>
                  <w:left w:val="single" w:sz="4" w:space="0" w:color="auto"/>
                </w:tcBorders>
                <w:hideMark/>
              </w:tcPr>
            </w:tcPrChange>
          </w:tcPr>
          <w:p w14:paraId="49F5E579" w14:textId="4D03A3B2" w:rsidR="00186950" w:rsidRPr="005240CA" w:rsidDel="00990581" w:rsidRDefault="00186950" w:rsidP="00A353C2">
            <w:pPr>
              <w:rPr>
                <w:del w:id="2150" w:author="WTORKY" w:date="2025-10-01T22:26:00Z" w16du:dateUtc="2025-10-01T19:26:00Z"/>
                <w:rFonts w:asciiTheme="majorHAnsi" w:hAnsiTheme="majorHAnsi"/>
                <w:sz w:val="12"/>
                <w:szCs w:val="12"/>
              </w:rPr>
            </w:pPr>
          </w:p>
        </w:tc>
        <w:tc>
          <w:tcPr>
            <w:tcW w:w="864" w:type="dxa"/>
            <w:hideMark/>
            <w:tcPrChange w:id="2151" w:author="WTORKY" w:date="2025-10-01T22:24:00Z" w16du:dateUtc="2025-10-01T19:24:00Z">
              <w:tcPr>
                <w:tcW w:w="864" w:type="dxa"/>
                <w:hideMark/>
              </w:tcPr>
            </w:tcPrChange>
          </w:tcPr>
          <w:p w14:paraId="79712C91" w14:textId="1FABC513" w:rsidR="00186950" w:rsidRPr="005240CA" w:rsidDel="00990581" w:rsidRDefault="00186950" w:rsidP="00A353C2">
            <w:pPr>
              <w:rPr>
                <w:del w:id="2152" w:author="WTORKY" w:date="2025-10-01T22:26:00Z" w16du:dateUtc="2025-10-01T19:26:00Z"/>
                <w:rFonts w:asciiTheme="majorHAnsi" w:hAnsiTheme="majorHAnsi"/>
                <w:sz w:val="12"/>
                <w:szCs w:val="12"/>
              </w:rPr>
            </w:pPr>
          </w:p>
        </w:tc>
        <w:tc>
          <w:tcPr>
            <w:tcW w:w="864" w:type="dxa"/>
            <w:hideMark/>
            <w:tcPrChange w:id="2153" w:author="WTORKY" w:date="2025-10-01T22:24:00Z" w16du:dateUtc="2025-10-01T19:24:00Z">
              <w:tcPr>
                <w:tcW w:w="864" w:type="dxa"/>
                <w:hideMark/>
              </w:tcPr>
            </w:tcPrChange>
          </w:tcPr>
          <w:p w14:paraId="05C7C02C" w14:textId="1BB4227A" w:rsidR="00186950" w:rsidRPr="005240CA" w:rsidDel="00990581" w:rsidRDefault="00186950" w:rsidP="00A353C2">
            <w:pPr>
              <w:rPr>
                <w:del w:id="2154" w:author="WTORKY" w:date="2025-10-01T22:26:00Z" w16du:dateUtc="2025-10-01T19:26:00Z"/>
                <w:rFonts w:asciiTheme="majorHAnsi" w:hAnsiTheme="majorHAnsi"/>
                <w:sz w:val="12"/>
                <w:szCs w:val="12"/>
              </w:rPr>
            </w:pPr>
          </w:p>
        </w:tc>
        <w:tc>
          <w:tcPr>
            <w:tcW w:w="864" w:type="dxa"/>
            <w:hideMark/>
            <w:tcPrChange w:id="2155" w:author="WTORKY" w:date="2025-10-01T22:24:00Z" w16du:dateUtc="2025-10-01T19:24:00Z">
              <w:tcPr>
                <w:tcW w:w="864" w:type="dxa"/>
                <w:hideMark/>
              </w:tcPr>
            </w:tcPrChange>
          </w:tcPr>
          <w:p w14:paraId="5B241773" w14:textId="689B5B1D" w:rsidR="00186950" w:rsidRPr="005240CA" w:rsidDel="00990581" w:rsidRDefault="00186950" w:rsidP="00A353C2">
            <w:pPr>
              <w:rPr>
                <w:del w:id="2156" w:author="WTORKY" w:date="2025-10-01T22:26:00Z" w16du:dateUtc="2025-10-01T19:26:00Z"/>
                <w:rFonts w:asciiTheme="majorHAnsi" w:hAnsiTheme="majorHAnsi"/>
                <w:sz w:val="12"/>
                <w:szCs w:val="12"/>
              </w:rPr>
            </w:pPr>
          </w:p>
        </w:tc>
        <w:tc>
          <w:tcPr>
            <w:tcW w:w="864" w:type="dxa"/>
            <w:hideMark/>
            <w:tcPrChange w:id="2157" w:author="WTORKY" w:date="2025-10-01T22:24:00Z" w16du:dateUtc="2025-10-01T19:24:00Z">
              <w:tcPr>
                <w:tcW w:w="864" w:type="dxa"/>
                <w:hideMark/>
              </w:tcPr>
            </w:tcPrChange>
          </w:tcPr>
          <w:p w14:paraId="12A46ADA" w14:textId="2B035B9A" w:rsidR="00186950" w:rsidRPr="005240CA" w:rsidDel="00990581" w:rsidRDefault="00186950" w:rsidP="00A353C2">
            <w:pPr>
              <w:rPr>
                <w:del w:id="2158" w:author="WTORKY" w:date="2025-10-01T22:26:00Z" w16du:dateUtc="2025-10-01T19:26:00Z"/>
                <w:rFonts w:asciiTheme="majorHAnsi" w:hAnsiTheme="majorHAnsi"/>
                <w:sz w:val="12"/>
                <w:szCs w:val="12"/>
              </w:rPr>
            </w:pPr>
          </w:p>
        </w:tc>
        <w:tc>
          <w:tcPr>
            <w:tcW w:w="863" w:type="dxa"/>
            <w:hideMark/>
            <w:tcPrChange w:id="2159" w:author="WTORKY" w:date="2025-10-01T22:24:00Z" w16du:dateUtc="2025-10-01T19:24:00Z">
              <w:tcPr>
                <w:tcW w:w="863" w:type="dxa"/>
                <w:hideMark/>
              </w:tcPr>
            </w:tcPrChange>
          </w:tcPr>
          <w:p w14:paraId="48A3D907" w14:textId="3ADDE449" w:rsidR="00186950" w:rsidRPr="005240CA" w:rsidDel="00990581" w:rsidRDefault="00186950" w:rsidP="00A353C2">
            <w:pPr>
              <w:rPr>
                <w:del w:id="2160" w:author="WTORKY" w:date="2025-10-01T22:26:00Z" w16du:dateUtc="2025-10-01T19:26:00Z"/>
                <w:rFonts w:asciiTheme="majorHAnsi" w:hAnsiTheme="majorHAnsi"/>
                <w:sz w:val="12"/>
                <w:szCs w:val="12"/>
              </w:rPr>
            </w:pPr>
          </w:p>
        </w:tc>
      </w:tr>
      <w:tr w:rsidR="00186950" w:rsidRPr="005240CA" w:rsidDel="00990581" w14:paraId="0AEB0AEE" w14:textId="134FF302" w:rsidTr="00A353C2">
        <w:trPr>
          <w:trHeight w:val="331"/>
          <w:del w:id="2161" w:author="WTORKY" w:date="2025-10-01T22:26:00Z" w16du:dateUtc="2025-10-01T19:26:00Z"/>
          <w:trPrChange w:id="2162" w:author="WTORKY" w:date="2025-10-01T22:24:00Z" w16du:dateUtc="2025-10-01T19:24:00Z">
            <w:trPr>
              <w:trHeight w:val="331"/>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2163"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67A4BF12" w14:textId="7930C15E" w:rsidR="00186950" w:rsidRPr="0061375E" w:rsidDel="00990581" w:rsidRDefault="00186950" w:rsidP="00A353C2">
            <w:pPr>
              <w:ind w:left="90"/>
              <w:rPr>
                <w:del w:id="2164" w:author="WTORKY" w:date="2025-10-01T22:26:00Z" w16du:dateUtc="2025-10-01T19:26:00Z"/>
                <w:rFonts w:asciiTheme="majorHAnsi" w:hAnsiTheme="majorHAnsi"/>
                <w:sz w:val="10"/>
                <w:szCs w:val="10"/>
              </w:rPr>
            </w:pPr>
            <w:del w:id="2165" w:author="WTORKY" w:date="2025-10-01T22:26:00Z" w16du:dateUtc="2025-10-01T19:26:00Z">
              <w:r w:rsidRPr="0061375E" w:rsidDel="00990581">
                <w:rPr>
                  <w:sz w:val="10"/>
                  <w:szCs w:val="10"/>
                </w:rPr>
                <w:delText xml:space="preserve">Government contracts don’t give priority to locally manufactured products </w:delText>
              </w:r>
            </w:del>
          </w:p>
        </w:tc>
        <w:tc>
          <w:tcPr>
            <w:tcW w:w="918" w:type="dxa"/>
            <w:tcBorders>
              <w:left w:val="single" w:sz="4" w:space="0" w:color="auto"/>
            </w:tcBorders>
            <w:hideMark/>
            <w:tcPrChange w:id="2166" w:author="WTORKY" w:date="2025-10-01T22:24:00Z" w16du:dateUtc="2025-10-01T19:24:00Z">
              <w:tcPr>
                <w:tcW w:w="918" w:type="dxa"/>
                <w:tcBorders>
                  <w:left w:val="single" w:sz="4" w:space="0" w:color="auto"/>
                </w:tcBorders>
                <w:hideMark/>
              </w:tcPr>
            </w:tcPrChange>
          </w:tcPr>
          <w:p w14:paraId="36430A47" w14:textId="5E7733E0" w:rsidR="00186950" w:rsidRPr="005240CA" w:rsidDel="00990581" w:rsidRDefault="00186950" w:rsidP="00A353C2">
            <w:pPr>
              <w:rPr>
                <w:del w:id="2167" w:author="WTORKY" w:date="2025-10-01T22:26:00Z" w16du:dateUtc="2025-10-01T19:26:00Z"/>
                <w:rFonts w:asciiTheme="majorHAnsi" w:hAnsiTheme="majorHAnsi"/>
                <w:sz w:val="12"/>
                <w:szCs w:val="12"/>
              </w:rPr>
            </w:pPr>
          </w:p>
        </w:tc>
        <w:tc>
          <w:tcPr>
            <w:tcW w:w="864" w:type="dxa"/>
            <w:hideMark/>
            <w:tcPrChange w:id="2168" w:author="WTORKY" w:date="2025-10-01T22:24:00Z" w16du:dateUtc="2025-10-01T19:24:00Z">
              <w:tcPr>
                <w:tcW w:w="864" w:type="dxa"/>
                <w:hideMark/>
              </w:tcPr>
            </w:tcPrChange>
          </w:tcPr>
          <w:p w14:paraId="44EE1F7B" w14:textId="1E0DF49D" w:rsidR="00186950" w:rsidRPr="005240CA" w:rsidDel="00990581" w:rsidRDefault="00186950" w:rsidP="00A353C2">
            <w:pPr>
              <w:rPr>
                <w:del w:id="2169" w:author="WTORKY" w:date="2025-10-01T22:26:00Z" w16du:dateUtc="2025-10-01T19:26:00Z"/>
                <w:rFonts w:asciiTheme="majorHAnsi" w:hAnsiTheme="majorHAnsi"/>
                <w:sz w:val="12"/>
                <w:szCs w:val="12"/>
              </w:rPr>
            </w:pPr>
          </w:p>
        </w:tc>
        <w:tc>
          <w:tcPr>
            <w:tcW w:w="864" w:type="dxa"/>
            <w:hideMark/>
            <w:tcPrChange w:id="2170" w:author="WTORKY" w:date="2025-10-01T22:24:00Z" w16du:dateUtc="2025-10-01T19:24:00Z">
              <w:tcPr>
                <w:tcW w:w="864" w:type="dxa"/>
                <w:hideMark/>
              </w:tcPr>
            </w:tcPrChange>
          </w:tcPr>
          <w:p w14:paraId="7E3A9BC7" w14:textId="186DF584" w:rsidR="00186950" w:rsidRPr="005240CA" w:rsidDel="00990581" w:rsidRDefault="00186950" w:rsidP="00A353C2">
            <w:pPr>
              <w:rPr>
                <w:del w:id="2171" w:author="WTORKY" w:date="2025-10-01T22:26:00Z" w16du:dateUtc="2025-10-01T19:26:00Z"/>
                <w:rFonts w:asciiTheme="majorHAnsi" w:hAnsiTheme="majorHAnsi"/>
                <w:sz w:val="12"/>
                <w:szCs w:val="12"/>
              </w:rPr>
            </w:pPr>
          </w:p>
        </w:tc>
        <w:tc>
          <w:tcPr>
            <w:tcW w:w="864" w:type="dxa"/>
            <w:hideMark/>
            <w:tcPrChange w:id="2172" w:author="WTORKY" w:date="2025-10-01T22:24:00Z" w16du:dateUtc="2025-10-01T19:24:00Z">
              <w:tcPr>
                <w:tcW w:w="864" w:type="dxa"/>
                <w:hideMark/>
              </w:tcPr>
            </w:tcPrChange>
          </w:tcPr>
          <w:p w14:paraId="2977294A" w14:textId="4D70918F" w:rsidR="00186950" w:rsidRPr="005240CA" w:rsidDel="00990581" w:rsidRDefault="00186950" w:rsidP="00A353C2">
            <w:pPr>
              <w:rPr>
                <w:del w:id="2173" w:author="WTORKY" w:date="2025-10-01T22:26:00Z" w16du:dateUtc="2025-10-01T19:26:00Z"/>
                <w:rFonts w:asciiTheme="majorHAnsi" w:hAnsiTheme="majorHAnsi"/>
                <w:sz w:val="12"/>
                <w:szCs w:val="12"/>
              </w:rPr>
            </w:pPr>
          </w:p>
        </w:tc>
        <w:tc>
          <w:tcPr>
            <w:tcW w:w="864" w:type="dxa"/>
            <w:hideMark/>
            <w:tcPrChange w:id="2174" w:author="WTORKY" w:date="2025-10-01T22:24:00Z" w16du:dateUtc="2025-10-01T19:24:00Z">
              <w:tcPr>
                <w:tcW w:w="864" w:type="dxa"/>
                <w:hideMark/>
              </w:tcPr>
            </w:tcPrChange>
          </w:tcPr>
          <w:p w14:paraId="5B77C96F" w14:textId="728CF529" w:rsidR="00186950" w:rsidRPr="005240CA" w:rsidDel="00990581" w:rsidRDefault="00186950" w:rsidP="00A353C2">
            <w:pPr>
              <w:rPr>
                <w:del w:id="2175" w:author="WTORKY" w:date="2025-10-01T22:26:00Z" w16du:dateUtc="2025-10-01T19:26:00Z"/>
                <w:rFonts w:asciiTheme="majorHAnsi" w:hAnsiTheme="majorHAnsi"/>
                <w:sz w:val="12"/>
                <w:szCs w:val="12"/>
              </w:rPr>
            </w:pPr>
          </w:p>
        </w:tc>
        <w:tc>
          <w:tcPr>
            <w:tcW w:w="863" w:type="dxa"/>
            <w:hideMark/>
            <w:tcPrChange w:id="2176" w:author="WTORKY" w:date="2025-10-01T22:24:00Z" w16du:dateUtc="2025-10-01T19:24:00Z">
              <w:tcPr>
                <w:tcW w:w="863" w:type="dxa"/>
                <w:hideMark/>
              </w:tcPr>
            </w:tcPrChange>
          </w:tcPr>
          <w:p w14:paraId="1D778117" w14:textId="24A61A69" w:rsidR="00186950" w:rsidRPr="005240CA" w:rsidDel="00990581" w:rsidRDefault="00186950" w:rsidP="00A353C2">
            <w:pPr>
              <w:rPr>
                <w:del w:id="2177" w:author="WTORKY" w:date="2025-10-01T22:26:00Z" w16du:dateUtc="2025-10-01T19:26:00Z"/>
                <w:rFonts w:asciiTheme="majorHAnsi" w:hAnsiTheme="majorHAnsi"/>
                <w:sz w:val="12"/>
                <w:szCs w:val="12"/>
              </w:rPr>
            </w:pPr>
          </w:p>
        </w:tc>
      </w:tr>
      <w:tr w:rsidR="00186950" w:rsidRPr="005240CA" w:rsidDel="00990581" w14:paraId="1ECD5FCA" w14:textId="57C305B5" w:rsidTr="00A353C2">
        <w:trPr>
          <w:trHeight w:val="317"/>
          <w:del w:id="2178" w:author="WTORKY" w:date="2025-10-01T22:26:00Z" w16du:dateUtc="2025-10-01T19:26:00Z"/>
          <w:trPrChange w:id="2179" w:author="WTORKY" w:date="2025-10-01T22:24:00Z" w16du:dateUtc="2025-10-01T19:24:00Z">
            <w:trPr>
              <w:trHeight w:val="317"/>
            </w:trPr>
          </w:trPrChange>
        </w:trPr>
        <w:tc>
          <w:tcPr>
            <w:tcW w:w="3690" w:type="dxa"/>
            <w:tcBorders>
              <w:top w:val="single" w:sz="4" w:space="0" w:color="auto"/>
              <w:left w:val="single" w:sz="4" w:space="0" w:color="auto"/>
              <w:bottom w:val="single" w:sz="4" w:space="0" w:color="auto"/>
              <w:right w:val="single" w:sz="4" w:space="0" w:color="auto"/>
            </w:tcBorders>
            <w:vAlign w:val="center"/>
            <w:hideMark/>
            <w:tcPrChange w:id="2180" w:author="WTORKY" w:date="2025-10-01T22:24:00Z" w16du:dateUtc="2025-10-01T19:24:00Z">
              <w:tcPr>
                <w:tcW w:w="3690" w:type="dxa"/>
                <w:tcBorders>
                  <w:top w:val="single" w:sz="4" w:space="0" w:color="auto"/>
                  <w:left w:val="single" w:sz="4" w:space="0" w:color="auto"/>
                  <w:bottom w:val="single" w:sz="4" w:space="0" w:color="auto"/>
                  <w:right w:val="single" w:sz="4" w:space="0" w:color="auto"/>
                </w:tcBorders>
                <w:vAlign w:val="center"/>
                <w:hideMark/>
              </w:tcPr>
            </w:tcPrChange>
          </w:tcPr>
          <w:p w14:paraId="75148EF5" w14:textId="59900C59" w:rsidR="00186950" w:rsidRPr="0016052D" w:rsidDel="00990581" w:rsidRDefault="00186950" w:rsidP="00A353C2">
            <w:pPr>
              <w:ind w:left="90"/>
              <w:rPr>
                <w:del w:id="2181" w:author="WTORKY" w:date="2025-10-01T22:26:00Z" w16du:dateUtc="2025-10-01T19:26:00Z"/>
                <w:rFonts w:asciiTheme="majorHAnsi" w:hAnsiTheme="majorHAnsi"/>
                <w:sz w:val="14"/>
                <w:szCs w:val="14"/>
              </w:rPr>
            </w:pPr>
            <w:del w:id="2182" w:author="WTORKY" w:date="2025-10-01T22:26:00Z" w16du:dateUtc="2025-10-01T19:26:00Z">
              <w:r w:rsidRPr="0016052D" w:rsidDel="00990581">
                <w:rPr>
                  <w:sz w:val="14"/>
                  <w:szCs w:val="14"/>
                </w:rPr>
                <w:delText>Unfair competition from the State</w:delText>
              </w:r>
            </w:del>
          </w:p>
        </w:tc>
        <w:tc>
          <w:tcPr>
            <w:tcW w:w="918" w:type="dxa"/>
            <w:tcBorders>
              <w:left w:val="single" w:sz="4" w:space="0" w:color="auto"/>
            </w:tcBorders>
            <w:hideMark/>
            <w:tcPrChange w:id="2183" w:author="WTORKY" w:date="2025-10-01T22:24:00Z" w16du:dateUtc="2025-10-01T19:24:00Z">
              <w:tcPr>
                <w:tcW w:w="918" w:type="dxa"/>
                <w:tcBorders>
                  <w:left w:val="single" w:sz="4" w:space="0" w:color="auto"/>
                </w:tcBorders>
                <w:hideMark/>
              </w:tcPr>
            </w:tcPrChange>
          </w:tcPr>
          <w:p w14:paraId="30BD4138" w14:textId="06368AD4" w:rsidR="00186950" w:rsidRPr="005240CA" w:rsidDel="00990581" w:rsidRDefault="00186950" w:rsidP="00A353C2">
            <w:pPr>
              <w:rPr>
                <w:del w:id="2184" w:author="WTORKY" w:date="2025-10-01T22:26:00Z" w16du:dateUtc="2025-10-01T19:26:00Z"/>
                <w:rFonts w:asciiTheme="majorHAnsi" w:hAnsiTheme="majorHAnsi"/>
                <w:sz w:val="12"/>
                <w:szCs w:val="12"/>
              </w:rPr>
            </w:pPr>
          </w:p>
        </w:tc>
        <w:tc>
          <w:tcPr>
            <w:tcW w:w="864" w:type="dxa"/>
            <w:hideMark/>
            <w:tcPrChange w:id="2185" w:author="WTORKY" w:date="2025-10-01T22:24:00Z" w16du:dateUtc="2025-10-01T19:24:00Z">
              <w:tcPr>
                <w:tcW w:w="864" w:type="dxa"/>
                <w:hideMark/>
              </w:tcPr>
            </w:tcPrChange>
          </w:tcPr>
          <w:p w14:paraId="677BD0B1" w14:textId="757887FB" w:rsidR="00186950" w:rsidRPr="005240CA" w:rsidDel="00990581" w:rsidRDefault="00186950" w:rsidP="00A353C2">
            <w:pPr>
              <w:rPr>
                <w:del w:id="2186" w:author="WTORKY" w:date="2025-10-01T22:26:00Z" w16du:dateUtc="2025-10-01T19:26:00Z"/>
                <w:rFonts w:asciiTheme="majorHAnsi" w:hAnsiTheme="majorHAnsi"/>
                <w:sz w:val="12"/>
                <w:szCs w:val="12"/>
              </w:rPr>
            </w:pPr>
          </w:p>
        </w:tc>
        <w:tc>
          <w:tcPr>
            <w:tcW w:w="864" w:type="dxa"/>
            <w:hideMark/>
            <w:tcPrChange w:id="2187" w:author="WTORKY" w:date="2025-10-01T22:24:00Z" w16du:dateUtc="2025-10-01T19:24:00Z">
              <w:tcPr>
                <w:tcW w:w="864" w:type="dxa"/>
                <w:hideMark/>
              </w:tcPr>
            </w:tcPrChange>
          </w:tcPr>
          <w:p w14:paraId="1401FDDB" w14:textId="2C05A564" w:rsidR="00186950" w:rsidRPr="005240CA" w:rsidDel="00990581" w:rsidRDefault="00186950" w:rsidP="00A353C2">
            <w:pPr>
              <w:rPr>
                <w:del w:id="2188" w:author="WTORKY" w:date="2025-10-01T22:26:00Z" w16du:dateUtc="2025-10-01T19:26:00Z"/>
                <w:rFonts w:asciiTheme="majorHAnsi" w:hAnsiTheme="majorHAnsi"/>
                <w:sz w:val="12"/>
                <w:szCs w:val="12"/>
              </w:rPr>
            </w:pPr>
          </w:p>
        </w:tc>
        <w:tc>
          <w:tcPr>
            <w:tcW w:w="864" w:type="dxa"/>
            <w:hideMark/>
            <w:tcPrChange w:id="2189" w:author="WTORKY" w:date="2025-10-01T22:24:00Z" w16du:dateUtc="2025-10-01T19:24:00Z">
              <w:tcPr>
                <w:tcW w:w="864" w:type="dxa"/>
                <w:hideMark/>
              </w:tcPr>
            </w:tcPrChange>
          </w:tcPr>
          <w:p w14:paraId="2B746F16" w14:textId="6FA6B4E2" w:rsidR="00186950" w:rsidRPr="005240CA" w:rsidDel="00990581" w:rsidRDefault="00186950" w:rsidP="00A353C2">
            <w:pPr>
              <w:rPr>
                <w:del w:id="2190" w:author="WTORKY" w:date="2025-10-01T22:26:00Z" w16du:dateUtc="2025-10-01T19:26:00Z"/>
                <w:rFonts w:asciiTheme="majorHAnsi" w:hAnsiTheme="majorHAnsi"/>
                <w:sz w:val="12"/>
                <w:szCs w:val="12"/>
              </w:rPr>
            </w:pPr>
          </w:p>
        </w:tc>
        <w:tc>
          <w:tcPr>
            <w:tcW w:w="864" w:type="dxa"/>
            <w:hideMark/>
            <w:tcPrChange w:id="2191" w:author="WTORKY" w:date="2025-10-01T22:24:00Z" w16du:dateUtc="2025-10-01T19:24:00Z">
              <w:tcPr>
                <w:tcW w:w="864" w:type="dxa"/>
                <w:hideMark/>
              </w:tcPr>
            </w:tcPrChange>
          </w:tcPr>
          <w:p w14:paraId="2CD65F22" w14:textId="69762DD9" w:rsidR="00186950" w:rsidRPr="005240CA" w:rsidDel="00990581" w:rsidRDefault="00186950" w:rsidP="00A353C2">
            <w:pPr>
              <w:rPr>
                <w:del w:id="2192" w:author="WTORKY" w:date="2025-10-01T22:26:00Z" w16du:dateUtc="2025-10-01T19:26:00Z"/>
                <w:rFonts w:asciiTheme="majorHAnsi" w:hAnsiTheme="majorHAnsi"/>
                <w:sz w:val="12"/>
                <w:szCs w:val="12"/>
              </w:rPr>
            </w:pPr>
          </w:p>
        </w:tc>
        <w:tc>
          <w:tcPr>
            <w:tcW w:w="863" w:type="dxa"/>
            <w:hideMark/>
            <w:tcPrChange w:id="2193" w:author="WTORKY" w:date="2025-10-01T22:24:00Z" w16du:dateUtc="2025-10-01T19:24:00Z">
              <w:tcPr>
                <w:tcW w:w="863" w:type="dxa"/>
                <w:hideMark/>
              </w:tcPr>
            </w:tcPrChange>
          </w:tcPr>
          <w:p w14:paraId="370C6169" w14:textId="75C9BF76" w:rsidR="00186950" w:rsidRPr="005240CA" w:rsidDel="00990581" w:rsidRDefault="00186950" w:rsidP="00A353C2">
            <w:pPr>
              <w:rPr>
                <w:del w:id="2194" w:author="WTORKY" w:date="2025-10-01T22:26:00Z" w16du:dateUtc="2025-10-01T19:26:00Z"/>
                <w:rFonts w:asciiTheme="majorHAnsi" w:hAnsiTheme="majorHAnsi"/>
                <w:sz w:val="12"/>
                <w:szCs w:val="12"/>
              </w:rPr>
            </w:pPr>
          </w:p>
        </w:tc>
      </w:tr>
    </w:tbl>
    <w:p w14:paraId="4AEDBDB1" w14:textId="415F429F" w:rsidR="00EB767F" w:rsidDel="00A353C2" w:rsidRDefault="00E651F6" w:rsidP="00EB767F">
      <w:pPr>
        <w:pStyle w:val="BB2023Body"/>
        <w:ind w:left="0"/>
        <w:rPr>
          <w:del w:id="2195" w:author="WTORKY" w:date="2025-10-01T22:23:00Z" w16du:dateUtc="2025-10-01T19:23:00Z"/>
          <w:color w:val="000000" w:themeColor="text1"/>
        </w:rPr>
      </w:pPr>
      <w:del w:id="2196" w:author="WTORKY" w:date="2025-10-01T22:23:00Z" w16du:dateUtc="2025-10-01T19:23:00Z">
        <w:r w:rsidRPr="00E651F6" w:rsidDel="00A353C2">
          <w:delText xml:space="preserve"> </w:delText>
        </w:r>
      </w:del>
    </w:p>
    <w:p w14:paraId="5793AF10" w14:textId="2A53172E" w:rsidR="00186950" w:rsidRPr="00EB767F" w:rsidDel="00A353C2" w:rsidRDefault="00186950" w:rsidP="00EB767F">
      <w:pPr>
        <w:pStyle w:val="BB2023Body"/>
        <w:ind w:left="0"/>
        <w:rPr>
          <w:del w:id="2197" w:author="WTORKY" w:date="2025-10-01T22:23:00Z" w16du:dateUtc="2025-10-01T19:23:00Z"/>
          <w:color w:val="000000" w:themeColor="text1"/>
        </w:rPr>
      </w:pPr>
    </w:p>
    <w:p w14:paraId="48186CC1" w14:textId="5354E66D" w:rsidR="002358F9" w:rsidRDefault="002F22E3" w:rsidP="00EB648E">
      <w:pPr>
        <w:pStyle w:val="BB2023Body"/>
        <w:ind w:left="0"/>
        <w:jc w:val="left"/>
        <w:rPr>
          <w:i/>
          <w:iCs/>
          <w:color w:val="000000" w:themeColor="text1"/>
          <w:sz w:val="14"/>
          <w:szCs w:val="18"/>
        </w:rPr>
      </w:pPr>
      <w:r>
        <w:rPr>
          <w:i/>
          <w:iCs/>
          <w:color w:val="000000" w:themeColor="text1"/>
          <w:sz w:val="14"/>
          <w:szCs w:val="18"/>
        </w:rPr>
        <w:tab/>
      </w:r>
    </w:p>
    <w:p w14:paraId="60F83CAB" w14:textId="16969641" w:rsidR="002358F9" w:rsidDel="00A353C2" w:rsidRDefault="009B7780" w:rsidP="00EB648E">
      <w:pPr>
        <w:pStyle w:val="BB2023Body"/>
        <w:ind w:left="0"/>
        <w:jc w:val="left"/>
        <w:rPr>
          <w:del w:id="2198" w:author="WTORKY" w:date="2025-10-01T22:22:00Z" w16du:dateUtc="2025-10-01T19:22:00Z"/>
          <w:i/>
          <w:iCs/>
          <w:color w:val="000000" w:themeColor="text1"/>
          <w:sz w:val="14"/>
          <w:szCs w:val="18"/>
        </w:rPr>
      </w:pPr>
      <w:r>
        <w:rPr>
          <w:noProof/>
          <w:sz w:val="24"/>
          <w:szCs w:val="24"/>
          <w:rtl/>
          <w:lang w:val="ar-SA"/>
        </w:rPr>
        <w:t xml:space="preserve"> </w:t>
      </w:r>
    </w:p>
    <w:p w14:paraId="5B7CA735" w14:textId="478C39E2" w:rsidR="002358F9" w:rsidDel="00A353C2" w:rsidRDefault="002358F9" w:rsidP="00EB648E">
      <w:pPr>
        <w:pStyle w:val="BB2023Body"/>
        <w:ind w:left="0"/>
        <w:jc w:val="left"/>
        <w:rPr>
          <w:del w:id="2199" w:author="WTORKY" w:date="2025-10-01T22:22:00Z" w16du:dateUtc="2025-10-01T19:22:00Z"/>
          <w:i/>
          <w:iCs/>
          <w:color w:val="000000" w:themeColor="text1"/>
          <w:sz w:val="14"/>
          <w:szCs w:val="18"/>
        </w:rPr>
      </w:pPr>
    </w:p>
    <w:p w14:paraId="7F00F055" w14:textId="69957CE6" w:rsidR="002358F9" w:rsidDel="00A353C2" w:rsidRDefault="002358F9" w:rsidP="00EB648E">
      <w:pPr>
        <w:pStyle w:val="BB2023Body"/>
        <w:ind w:left="0"/>
        <w:jc w:val="left"/>
        <w:rPr>
          <w:del w:id="2200" w:author="WTORKY" w:date="2025-10-01T22:22:00Z" w16du:dateUtc="2025-10-01T19:22:00Z"/>
          <w:i/>
          <w:iCs/>
          <w:color w:val="000000" w:themeColor="text1"/>
          <w:sz w:val="14"/>
          <w:szCs w:val="18"/>
        </w:rPr>
      </w:pPr>
    </w:p>
    <w:p w14:paraId="3E6F8FDC" w14:textId="26E56FAE" w:rsidR="002358F9" w:rsidDel="00A353C2" w:rsidRDefault="002358F9" w:rsidP="00EB648E">
      <w:pPr>
        <w:pStyle w:val="BB2023Body"/>
        <w:ind w:left="0"/>
        <w:jc w:val="left"/>
        <w:rPr>
          <w:del w:id="2201" w:author="WTORKY" w:date="2025-10-01T22:22:00Z" w16du:dateUtc="2025-10-01T19:22:00Z"/>
          <w:i/>
          <w:iCs/>
          <w:color w:val="000000" w:themeColor="text1"/>
          <w:sz w:val="14"/>
          <w:szCs w:val="18"/>
        </w:rPr>
      </w:pPr>
    </w:p>
    <w:p w14:paraId="5980EFB6" w14:textId="4AFA1DCF" w:rsidR="002358F9" w:rsidDel="00A353C2" w:rsidRDefault="002358F9" w:rsidP="00EB648E">
      <w:pPr>
        <w:pStyle w:val="BB2023Body"/>
        <w:ind w:left="0"/>
        <w:jc w:val="left"/>
        <w:rPr>
          <w:del w:id="2202" w:author="WTORKY" w:date="2025-10-01T22:22:00Z" w16du:dateUtc="2025-10-01T19:22:00Z"/>
          <w:i/>
          <w:iCs/>
          <w:color w:val="000000" w:themeColor="text1"/>
          <w:sz w:val="14"/>
          <w:szCs w:val="18"/>
        </w:rPr>
      </w:pPr>
    </w:p>
    <w:p w14:paraId="36A2C071" w14:textId="78565F7E" w:rsidR="002358F9" w:rsidDel="00A353C2" w:rsidRDefault="002358F9" w:rsidP="00A353C2">
      <w:pPr>
        <w:pStyle w:val="BB2023Body"/>
        <w:ind w:left="0"/>
        <w:jc w:val="left"/>
        <w:rPr>
          <w:del w:id="2203" w:author="WTORKY" w:date="2025-10-01T22:22:00Z" w16du:dateUtc="2025-10-01T19:22:00Z"/>
          <w:i/>
          <w:iCs/>
          <w:color w:val="000000" w:themeColor="text1"/>
          <w:sz w:val="14"/>
          <w:szCs w:val="18"/>
        </w:rPr>
        <w:pPrChange w:id="2204" w:author="WTORKY" w:date="2025-10-01T22:22:00Z" w16du:dateUtc="2025-10-01T19:22:00Z">
          <w:pPr>
            <w:pStyle w:val="BB2023Body"/>
            <w:ind w:left="0"/>
            <w:jc w:val="left"/>
          </w:pPr>
        </w:pPrChange>
      </w:pPr>
    </w:p>
    <w:p w14:paraId="4D0DBEF2" w14:textId="47271484" w:rsidR="002358F9" w:rsidDel="00A353C2" w:rsidRDefault="002358F9" w:rsidP="00EB648E">
      <w:pPr>
        <w:pStyle w:val="BB2023Body"/>
        <w:ind w:left="0"/>
        <w:jc w:val="left"/>
        <w:rPr>
          <w:del w:id="2205" w:author="WTORKY" w:date="2025-10-01T22:22:00Z" w16du:dateUtc="2025-10-01T19:22:00Z"/>
          <w:i/>
          <w:iCs/>
          <w:color w:val="000000" w:themeColor="text1"/>
          <w:sz w:val="14"/>
          <w:szCs w:val="18"/>
        </w:rPr>
      </w:pPr>
    </w:p>
    <w:p w14:paraId="2DA191D0" w14:textId="235727CB" w:rsidR="002358F9" w:rsidDel="00A353C2" w:rsidRDefault="002358F9" w:rsidP="00EB648E">
      <w:pPr>
        <w:pStyle w:val="BB2023Body"/>
        <w:ind w:left="0"/>
        <w:jc w:val="left"/>
        <w:rPr>
          <w:del w:id="2206" w:author="WTORKY" w:date="2025-10-01T22:22:00Z" w16du:dateUtc="2025-10-01T19:22:00Z"/>
          <w:i/>
          <w:iCs/>
          <w:color w:val="000000" w:themeColor="text1"/>
          <w:sz w:val="14"/>
          <w:szCs w:val="18"/>
        </w:rPr>
      </w:pPr>
    </w:p>
    <w:p w14:paraId="2D508EFA" w14:textId="16C1991E" w:rsidR="002358F9" w:rsidRDefault="002358F9" w:rsidP="00A353C2">
      <w:pPr>
        <w:pStyle w:val="BB2023Body"/>
        <w:ind w:left="0"/>
        <w:jc w:val="left"/>
        <w:rPr>
          <w:i/>
          <w:iCs/>
          <w:color w:val="000000" w:themeColor="text1"/>
          <w:sz w:val="14"/>
          <w:szCs w:val="18"/>
        </w:rPr>
      </w:pPr>
    </w:p>
    <w:p w14:paraId="7199A7A0" w14:textId="75D82C23" w:rsidR="002358F9" w:rsidRDefault="002358F9" w:rsidP="00EB648E">
      <w:pPr>
        <w:pStyle w:val="BB2023Body"/>
        <w:ind w:left="0"/>
        <w:jc w:val="left"/>
        <w:rPr>
          <w:i/>
          <w:iCs/>
          <w:color w:val="000000" w:themeColor="text1"/>
          <w:sz w:val="14"/>
          <w:szCs w:val="18"/>
        </w:rPr>
      </w:pPr>
    </w:p>
    <w:p w14:paraId="2FF7F4D0" w14:textId="646A4002" w:rsidR="002358F9" w:rsidRDefault="002358F9" w:rsidP="00EB648E">
      <w:pPr>
        <w:pStyle w:val="BB2023Body"/>
        <w:ind w:left="0"/>
        <w:jc w:val="left"/>
        <w:rPr>
          <w:i/>
          <w:iCs/>
          <w:color w:val="000000" w:themeColor="text1"/>
          <w:sz w:val="14"/>
          <w:szCs w:val="18"/>
        </w:rPr>
      </w:pPr>
    </w:p>
    <w:p w14:paraId="4551E11E" w14:textId="18FF30AA" w:rsidR="002358F9" w:rsidRDefault="002358F9" w:rsidP="00EB648E">
      <w:pPr>
        <w:pStyle w:val="BB2023Body"/>
        <w:ind w:left="0"/>
        <w:jc w:val="left"/>
        <w:rPr>
          <w:i/>
          <w:iCs/>
          <w:color w:val="000000" w:themeColor="text1"/>
          <w:sz w:val="14"/>
          <w:szCs w:val="18"/>
        </w:rPr>
      </w:pPr>
    </w:p>
    <w:p w14:paraId="4573883C" w14:textId="115DF7C4" w:rsidR="002358F9" w:rsidRDefault="002358F9" w:rsidP="00EB648E">
      <w:pPr>
        <w:pStyle w:val="BB2023Body"/>
        <w:ind w:left="0"/>
        <w:jc w:val="left"/>
        <w:rPr>
          <w:i/>
          <w:iCs/>
          <w:color w:val="000000" w:themeColor="text1"/>
          <w:sz w:val="14"/>
          <w:szCs w:val="18"/>
        </w:rPr>
      </w:pPr>
    </w:p>
    <w:p w14:paraId="7A13ADC8" w14:textId="7C211771" w:rsidR="002358F9" w:rsidRDefault="002358F9" w:rsidP="00EB648E">
      <w:pPr>
        <w:pStyle w:val="BB2023Body"/>
        <w:ind w:left="0"/>
        <w:jc w:val="left"/>
        <w:rPr>
          <w:i/>
          <w:iCs/>
          <w:color w:val="000000" w:themeColor="text1"/>
          <w:sz w:val="14"/>
          <w:szCs w:val="18"/>
        </w:rPr>
      </w:pPr>
    </w:p>
    <w:p w14:paraId="44FE16AC" w14:textId="0EAA9EE0" w:rsidR="002358F9" w:rsidRDefault="002358F9" w:rsidP="00EB648E">
      <w:pPr>
        <w:pStyle w:val="BB2023Body"/>
        <w:ind w:left="0"/>
        <w:jc w:val="left"/>
        <w:rPr>
          <w:i/>
          <w:iCs/>
          <w:color w:val="000000" w:themeColor="text1"/>
          <w:sz w:val="14"/>
          <w:szCs w:val="18"/>
        </w:rPr>
      </w:pPr>
    </w:p>
    <w:p w14:paraId="75521D1E" w14:textId="04437320" w:rsidR="0016052D" w:rsidRDefault="0016052D" w:rsidP="00EB648E">
      <w:pPr>
        <w:pStyle w:val="BB2023Body"/>
        <w:ind w:left="0"/>
        <w:jc w:val="left"/>
        <w:rPr>
          <w:i/>
          <w:iCs/>
          <w:color w:val="000000" w:themeColor="text1"/>
          <w:sz w:val="14"/>
          <w:szCs w:val="18"/>
        </w:rPr>
      </w:pPr>
    </w:p>
    <w:p w14:paraId="6CE73CDD" w14:textId="77777777" w:rsidR="00A353C2" w:rsidRDefault="00A353C2" w:rsidP="00EB648E">
      <w:pPr>
        <w:pStyle w:val="BB2023Body"/>
        <w:ind w:left="0"/>
        <w:jc w:val="left"/>
        <w:rPr>
          <w:ins w:id="2207" w:author="WTORKY" w:date="2025-10-01T22:24:00Z" w16du:dateUtc="2025-10-01T19:24:00Z"/>
          <w:i/>
          <w:iCs/>
          <w:color w:val="000000" w:themeColor="text1"/>
          <w:sz w:val="14"/>
          <w:szCs w:val="18"/>
        </w:rPr>
      </w:pPr>
    </w:p>
    <w:p w14:paraId="3740AF09" w14:textId="249010A7" w:rsidR="00A353C2" w:rsidRDefault="00A353C2" w:rsidP="00EB648E">
      <w:pPr>
        <w:pStyle w:val="BB2023Body"/>
        <w:ind w:left="0"/>
        <w:jc w:val="left"/>
        <w:rPr>
          <w:ins w:id="2208" w:author="WTORKY" w:date="2025-10-01T22:24:00Z" w16du:dateUtc="2025-10-01T19:24:00Z"/>
          <w:i/>
          <w:iCs/>
          <w:color w:val="000000" w:themeColor="text1"/>
          <w:sz w:val="14"/>
          <w:szCs w:val="18"/>
        </w:rPr>
      </w:pPr>
    </w:p>
    <w:p w14:paraId="5B9DECE5" w14:textId="77777777" w:rsidR="00A353C2" w:rsidRDefault="00A353C2" w:rsidP="00EB648E">
      <w:pPr>
        <w:pStyle w:val="BB2023Body"/>
        <w:ind w:left="0"/>
        <w:jc w:val="left"/>
        <w:rPr>
          <w:ins w:id="2209" w:author="WTORKY" w:date="2025-10-01T22:24:00Z" w16du:dateUtc="2025-10-01T19:24:00Z"/>
          <w:i/>
          <w:iCs/>
          <w:color w:val="000000" w:themeColor="text1"/>
          <w:sz w:val="14"/>
          <w:szCs w:val="18"/>
        </w:rPr>
      </w:pPr>
    </w:p>
    <w:p w14:paraId="48214465" w14:textId="77777777" w:rsidR="00A353C2" w:rsidRDefault="00A353C2" w:rsidP="00EB648E">
      <w:pPr>
        <w:pStyle w:val="BB2023Body"/>
        <w:ind w:left="0"/>
        <w:jc w:val="left"/>
        <w:rPr>
          <w:ins w:id="2210" w:author="WTORKY" w:date="2025-10-01T22:24:00Z" w16du:dateUtc="2025-10-01T19:24:00Z"/>
          <w:i/>
          <w:iCs/>
          <w:color w:val="000000" w:themeColor="text1"/>
          <w:sz w:val="14"/>
          <w:szCs w:val="18"/>
        </w:rPr>
      </w:pPr>
    </w:p>
    <w:p w14:paraId="5B450E79" w14:textId="361879B3" w:rsidR="00A353C2" w:rsidRDefault="00A353C2" w:rsidP="00EB648E">
      <w:pPr>
        <w:pStyle w:val="BB2023Body"/>
        <w:ind w:left="0"/>
        <w:jc w:val="left"/>
        <w:rPr>
          <w:ins w:id="2211" w:author="WTORKY" w:date="2025-10-01T22:24:00Z" w16du:dateUtc="2025-10-01T19:24:00Z"/>
          <w:i/>
          <w:iCs/>
          <w:color w:val="000000" w:themeColor="text1"/>
          <w:sz w:val="14"/>
          <w:szCs w:val="18"/>
        </w:rPr>
      </w:pPr>
    </w:p>
    <w:p w14:paraId="5C0289F0" w14:textId="77777777" w:rsidR="00A353C2" w:rsidRDefault="00A353C2" w:rsidP="00EB648E">
      <w:pPr>
        <w:pStyle w:val="BB2023Body"/>
        <w:ind w:left="0"/>
        <w:jc w:val="left"/>
        <w:rPr>
          <w:ins w:id="2212" w:author="WTORKY" w:date="2025-10-01T22:24:00Z" w16du:dateUtc="2025-10-01T19:24:00Z"/>
          <w:i/>
          <w:iCs/>
          <w:color w:val="000000" w:themeColor="text1"/>
          <w:sz w:val="14"/>
          <w:szCs w:val="18"/>
        </w:rPr>
      </w:pPr>
    </w:p>
    <w:p w14:paraId="584EAEC8" w14:textId="77777777" w:rsidR="00A353C2" w:rsidRDefault="00A353C2" w:rsidP="00EB648E">
      <w:pPr>
        <w:pStyle w:val="BB2023Body"/>
        <w:ind w:left="0"/>
        <w:jc w:val="left"/>
        <w:rPr>
          <w:ins w:id="2213" w:author="WTORKY" w:date="2025-10-01T22:24:00Z" w16du:dateUtc="2025-10-01T19:24:00Z"/>
          <w:i/>
          <w:iCs/>
          <w:color w:val="000000" w:themeColor="text1"/>
          <w:sz w:val="14"/>
          <w:szCs w:val="18"/>
        </w:rPr>
      </w:pPr>
    </w:p>
    <w:p w14:paraId="14DCCD27" w14:textId="15A53363" w:rsidR="00EB648E" w:rsidRPr="002358F9" w:rsidRDefault="00EB648E" w:rsidP="00EB648E">
      <w:pPr>
        <w:pStyle w:val="BB2023Body"/>
        <w:ind w:left="0"/>
        <w:jc w:val="left"/>
        <w:rPr>
          <w:i/>
          <w:iCs/>
          <w:color w:val="000000" w:themeColor="text1"/>
          <w:sz w:val="14"/>
          <w:szCs w:val="18"/>
        </w:rPr>
      </w:pPr>
      <w:r w:rsidRPr="002358F9">
        <w:rPr>
          <w:i/>
          <w:iCs/>
          <w:color w:val="000000" w:themeColor="text1"/>
          <w:sz w:val="14"/>
          <w:szCs w:val="18"/>
        </w:rPr>
        <w:t>Source: Survey Results.</w:t>
      </w:r>
      <w:ins w:id="2214" w:author="WTORKY" w:date="2025-10-01T22:36:00Z" w16du:dateUtc="2025-10-01T19:36:00Z">
        <w:r w:rsidR="000A6155" w:rsidRPr="000A6155">
          <w:rPr>
            <w:i/>
            <w:iCs/>
            <w:color w:val="000000" w:themeColor="text1"/>
            <w:sz w:val="14"/>
            <w:szCs w:val="18"/>
          </w:rPr>
          <w:t xml:space="preserve"> </w:t>
        </w:r>
      </w:ins>
      <w:r w:rsidRPr="002358F9">
        <w:rPr>
          <w:i/>
          <w:iCs/>
          <w:color w:val="000000" w:themeColor="text1"/>
          <w:sz w:val="14"/>
          <w:szCs w:val="18"/>
        </w:rPr>
        <w:br/>
        <w:t>Note: Some indicators were newly introduced starting from the study quarter.</w:t>
      </w:r>
    </w:p>
    <w:p w14:paraId="6B811A07" w14:textId="1A9091F3" w:rsidR="00257076" w:rsidRDefault="00257076" w:rsidP="00EB648E">
      <w:pPr>
        <w:pStyle w:val="BB2023Body"/>
        <w:ind w:left="0"/>
        <w:jc w:val="left"/>
        <w:rPr>
          <w:ins w:id="2215" w:author="WTORKY" w:date="2025-10-01T22:38:00Z" w16du:dateUtc="2025-10-01T19:38:00Z"/>
          <w:color w:val="9C9213" w:themeColor="accent4" w:themeShade="BF"/>
        </w:rPr>
      </w:pPr>
    </w:p>
    <w:p w14:paraId="1167DA58" w14:textId="77777777" w:rsidR="000A6155" w:rsidRDefault="000A6155" w:rsidP="00EB648E">
      <w:pPr>
        <w:pStyle w:val="BB2023Body"/>
        <w:ind w:left="0"/>
        <w:jc w:val="left"/>
        <w:rPr>
          <w:ins w:id="2216" w:author="WTORKY" w:date="2025-10-01T22:38:00Z" w16du:dateUtc="2025-10-01T19:38:00Z"/>
          <w:color w:val="9C9213" w:themeColor="accent4" w:themeShade="BF"/>
        </w:rPr>
      </w:pPr>
    </w:p>
    <w:p w14:paraId="373EBF3D" w14:textId="77777777" w:rsidR="000A6155" w:rsidRDefault="000A6155" w:rsidP="00EB648E">
      <w:pPr>
        <w:pStyle w:val="BB2023Body"/>
        <w:ind w:left="0"/>
        <w:jc w:val="left"/>
        <w:rPr>
          <w:ins w:id="2217" w:author="WTORKY" w:date="2025-10-01T22:38:00Z" w16du:dateUtc="2025-10-01T19:38:00Z"/>
          <w:color w:val="9C9213" w:themeColor="accent4" w:themeShade="BF"/>
        </w:rPr>
      </w:pPr>
    </w:p>
    <w:p w14:paraId="30D9F059" w14:textId="77777777" w:rsidR="000A6155" w:rsidRDefault="000A6155" w:rsidP="00EB648E">
      <w:pPr>
        <w:pStyle w:val="BB2023Body"/>
        <w:ind w:left="0"/>
        <w:jc w:val="left"/>
        <w:rPr>
          <w:ins w:id="2218" w:author="WTORKY" w:date="2025-10-01T22:38:00Z" w16du:dateUtc="2025-10-01T19:38:00Z"/>
          <w:color w:val="9C9213" w:themeColor="accent4" w:themeShade="BF"/>
        </w:rPr>
      </w:pPr>
    </w:p>
    <w:p w14:paraId="5FE523D7" w14:textId="77777777" w:rsidR="000A6155" w:rsidRDefault="000A6155" w:rsidP="00EB648E">
      <w:pPr>
        <w:pStyle w:val="BB2023Body"/>
        <w:ind w:left="0"/>
        <w:jc w:val="left"/>
        <w:rPr>
          <w:color w:val="9C9213" w:themeColor="accent4" w:themeShade="BF"/>
        </w:rPr>
      </w:pPr>
    </w:p>
    <w:p w14:paraId="095FDB19" w14:textId="77777777" w:rsidR="00186950" w:rsidRDefault="00186950" w:rsidP="00EB648E">
      <w:pPr>
        <w:pStyle w:val="BB2023Body"/>
        <w:ind w:left="0"/>
        <w:jc w:val="left"/>
        <w:rPr>
          <w:color w:val="9C9213" w:themeColor="accent4" w:themeShade="BF"/>
        </w:rPr>
      </w:pPr>
    </w:p>
    <w:p w14:paraId="56B0AA28" w14:textId="77777777" w:rsidR="00186950" w:rsidRPr="00A71BE7" w:rsidRDefault="00186950" w:rsidP="00EB648E">
      <w:pPr>
        <w:pStyle w:val="BB2023Body"/>
        <w:ind w:left="0"/>
        <w:jc w:val="left"/>
        <w:rPr>
          <w:color w:val="9C9213" w:themeColor="accent4" w:themeShade="BF"/>
        </w:rPr>
      </w:pPr>
    </w:p>
    <w:p w14:paraId="0DC7106E" w14:textId="77777777" w:rsidR="00E63096" w:rsidRDefault="00E63096" w:rsidP="00F514D1">
      <w:pPr>
        <w:pStyle w:val="BB2023Body"/>
        <w:tabs>
          <w:tab w:val="left" w:pos="640"/>
        </w:tabs>
        <w:spacing w:before="240"/>
        <w:ind w:left="0"/>
        <w:rPr>
          <w:color w:val="9C9213" w:themeColor="accent4" w:themeShade="BF"/>
        </w:rPr>
      </w:pPr>
      <w:bookmarkStart w:id="2219" w:name="_Toc113942162"/>
      <w:bookmarkStart w:id="2220" w:name="_Toc113942161"/>
      <w:bookmarkStart w:id="2221" w:name="_Toc130304392"/>
      <w:bookmarkStart w:id="2222" w:name="_Toc130304677"/>
    </w:p>
    <w:p w14:paraId="008E2BB8" w14:textId="77777777" w:rsidR="00E63096" w:rsidRDefault="00E63096" w:rsidP="00F514D1">
      <w:pPr>
        <w:pStyle w:val="BB2023Body"/>
        <w:tabs>
          <w:tab w:val="left" w:pos="640"/>
        </w:tabs>
        <w:spacing w:before="240"/>
        <w:ind w:left="0"/>
        <w:rPr>
          <w:color w:val="9C9213" w:themeColor="accent4" w:themeShade="BF"/>
        </w:rPr>
      </w:pPr>
    </w:p>
    <w:bookmarkEnd w:id="2219"/>
    <w:bookmarkEnd w:id="2220"/>
    <w:bookmarkEnd w:id="2221"/>
    <w:bookmarkEnd w:id="2222"/>
    <w:p w14:paraId="0A9D8CA0" w14:textId="77777777" w:rsidR="00E63096" w:rsidRDefault="00E63096" w:rsidP="0013384F">
      <w:pPr>
        <w:pStyle w:val="BB2023Body"/>
        <w:rPr>
          <w:highlight w:val="yellow"/>
        </w:rPr>
      </w:pPr>
    </w:p>
    <w:p w14:paraId="023995DF" w14:textId="1B4DF78B" w:rsidR="00E63096" w:rsidRDefault="00E63096" w:rsidP="0013384F">
      <w:pPr>
        <w:pStyle w:val="BB2023Body"/>
        <w:rPr>
          <w:highlight w:val="yellow"/>
        </w:rPr>
      </w:pPr>
    </w:p>
    <w:p w14:paraId="35C1316B" w14:textId="15448439" w:rsidR="00252C2E" w:rsidRDefault="00582CF6" w:rsidP="00582CF6">
      <w:pPr>
        <w:pStyle w:val="BB2023Title1"/>
        <w:spacing w:line="240" w:lineRule="auto"/>
        <w:ind w:left="0" w:right="1106"/>
        <w:jc w:val="both"/>
        <w:pPrChange w:id="2223" w:author="WTORKY" w:date="2025-10-01T22:49:00Z" w16du:dateUtc="2025-10-01T19:49:00Z">
          <w:pPr>
            <w:pStyle w:val="BB2023Title1"/>
            <w:spacing w:line="240" w:lineRule="auto"/>
            <w:ind w:left="0" w:right="1106"/>
          </w:pPr>
        </w:pPrChange>
      </w:pPr>
      <w:bookmarkStart w:id="2224" w:name="_Toc202719025"/>
      <w:ins w:id="2225" w:author="WTORKY" w:date="2025-10-01T22:23:00Z" w16du:dateUtc="2025-10-01T19:23:00Z">
        <w:r w:rsidRPr="00F9570F">
          <w:rPr>
            <w:rFonts w:asciiTheme="majorBidi" w:hAnsiTheme="majorBidi"/>
            <w:rtl/>
          </w:rPr>
          <w:lastRenderedPageBreak/>
          <w:drawing>
            <wp:anchor distT="0" distB="0" distL="114300" distR="114300" simplePos="0" relativeHeight="252104856" behindDoc="0" locked="0" layoutInCell="1" allowOverlap="1" wp14:anchorId="4B6998B9" wp14:editId="5D2807C7">
              <wp:simplePos x="0" y="0"/>
              <wp:positionH relativeFrom="page">
                <wp:posOffset>6449712</wp:posOffset>
              </wp:positionH>
              <wp:positionV relativeFrom="margin">
                <wp:posOffset>4959</wp:posOffset>
              </wp:positionV>
              <wp:extent cx="755650" cy="1386443"/>
              <wp:effectExtent l="0" t="0" r="6350" b="4445"/>
              <wp:wrapNone/>
              <wp:docPr id="853055817" name="Picture 85305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55650" cy="1386443"/>
                      </a:xfrm>
                      <a:prstGeom prst="rect">
                        <a:avLst/>
                      </a:prstGeom>
                      <a:noFill/>
                    </pic:spPr>
                  </pic:pic>
                </a:graphicData>
              </a:graphic>
              <wp14:sizeRelH relativeFrom="page">
                <wp14:pctWidth>0</wp14:pctWidth>
              </wp14:sizeRelH>
              <wp14:sizeRelV relativeFrom="page">
                <wp14:pctHeight>0</wp14:pctHeight>
              </wp14:sizeRelV>
            </wp:anchor>
          </w:drawing>
        </w:r>
      </w:ins>
      <w:r w:rsidR="00186950" w:rsidRPr="00B72CAE">
        <w:rPr>
          <w:i/>
          <w:iCs/>
          <w:spacing w:val="-10"/>
          <w:sz w:val="16"/>
        </w:rPr>
        <w:drawing>
          <wp:anchor distT="0" distB="0" distL="114300" distR="114300" simplePos="0" relativeHeight="251688088" behindDoc="1" locked="0" layoutInCell="1" allowOverlap="1" wp14:anchorId="7C2AE320" wp14:editId="337AB790">
            <wp:simplePos x="0" y="0"/>
            <wp:positionH relativeFrom="page">
              <wp:align>left</wp:align>
            </wp:positionH>
            <wp:positionV relativeFrom="page">
              <wp:align>center</wp:align>
            </wp:positionV>
            <wp:extent cx="7205980" cy="10027285"/>
            <wp:effectExtent l="0" t="0" r="0" b="0"/>
            <wp:wrapNone/>
            <wp:docPr id="1060198703" name="Picture 106019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205980" cy="10027285"/>
                    </a:xfrm>
                    <a:prstGeom prst="rect">
                      <a:avLst/>
                    </a:prstGeom>
                    <a:noFill/>
                  </pic:spPr>
                </pic:pic>
              </a:graphicData>
            </a:graphic>
            <wp14:sizeRelH relativeFrom="margin">
              <wp14:pctWidth>0</wp14:pctWidth>
            </wp14:sizeRelH>
            <wp14:sizeRelV relativeFrom="margin">
              <wp14:pctHeight>0</wp14:pctHeight>
            </wp14:sizeRelV>
          </wp:anchor>
        </w:drawing>
      </w:r>
      <w:bookmarkStart w:id="2226" w:name="_Toc185274949"/>
      <w:del w:id="2227" w:author="WTORKY" w:date="2025-10-01T22:23:00Z" w16du:dateUtc="2025-10-01T19:23:00Z">
        <w:r w:rsidR="00E63096" w:rsidRPr="00F9570F" w:rsidDel="00A353C2">
          <w:rPr>
            <w:rFonts w:asciiTheme="majorBidi" w:hAnsiTheme="majorBidi"/>
            <w:rtl/>
          </w:rPr>
          <w:drawing>
            <wp:anchor distT="0" distB="0" distL="114300" distR="114300" simplePos="0" relativeHeight="251656207" behindDoc="0" locked="0" layoutInCell="1" allowOverlap="1" wp14:anchorId="5BAE20C2" wp14:editId="6BBA46B4">
              <wp:simplePos x="0" y="0"/>
              <wp:positionH relativeFrom="page">
                <wp:posOffset>6452235</wp:posOffset>
              </wp:positionH>
              <wp:positionV relativeFrom="margin">
                <wp:posOffset>-216809</wp:posOffset>
              </wp:positionV>
              <wp:extent cx="755650" cy="1386443"/>
              <wp:effectExtent l="0" t="0" r="6350" b="4445"/>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55650" cy="1386443"/>
                      </a:xfrm>
                      <a:prstGeom prst="rect">
                        <a:avLst/>
                      </a:prstGeom>
                      <a:noFill/>
                    </pic:spPr>
                  </pic:pic>
                </a:graphicData>
              </a:graphic>
              <wp14:sizeRelH relativeFrom="page">
                <wp14:pctWidth>0</wp14:pctWidth>
              </wp14:sizeRelH>
              <wp14:sizeRelV relativeFrom="page">
                <wp14:pctHeight>0</wp14:pctHeight>
              </wp14:sizeRelV>
            </wp:anchor>
          </w:drawing>
        </w:r>
      </w:del>
      <w:bookmarkEnd w:id="2226"/>
      <w:r w:rsidR="00484476" w:rsidRPr="00484476">
        <w:rPr>
          <w:rFonts w:cs="Almarai Bold"/>
          <w:rtl/>
        </w:rPr>
        <w:t xml:space="preserve"> 2-2</w:t>
      </w:r>
      <w:r w:rsidR="00484476" w:rsidRPr="00484476">
        <w:t xml:space="preserve"> Priorities for improving the business climate in Egypt (according to the views of the sample of firms)</w:t>
      </w:r>
      <w:bookmarkEnd w:id="2224"/>
    </w:p>
    <w:p w14:paraId="4CB61F80" w14:textId="6B05929D" w:rsidR="00043213" w:rsidRPr="00157526" w:rsidRDefault="00484476" w:rsidP="0061375E">
      <w:pPr>
        <w:pStyle w:val="BB2023Body"/>
        <w:spacing w:before="120"/>
        <w:ind w:left="0" w:right="990"/>
        <w:rPr>
          <w:rFonts w:asciiTheme="majorHAnsi" w:hAnsiTheme="majorHAnsi"/>
          <w:color w:val="000000" w:themeColor="text1"/>
        </w:rPr>
      </w:pPr>
      <w:r w:rsidRPr="00484476">
        <w:rPr>
          <w:rFonts w:asciiTheme="majorHAnsi" w:hAnsiTheme="majorHAnsi"/>
          <w:color w:val="000000" w:themeColor="text1"/>
        </w:rPr>
        <w:t>The most important priorities to focus on from a corporate perspective: Controlling inflation, revisiting energy and water prices, disclosing the directions of future economic policies, and continuing efforts to solve tax system problems, with the need to facilitate government procedures.</w:t>
      </w:r>
    </w:p>
    <w:p w14:paraId="5C02C248" w14:textId="1BB4BFB7" w:rsidR="00BC4252" w:rsidRDefault="00582CF6" w:rsidP="00093D65">
      <w:pPr>
        <w:pStyle w:val="BB2023Body"/>
        <w:ind w:left="0"/>
      </w:pPr>
      <w:ins w:id="2228" w:author="WTORKY" w:date="2025-10-01T22:50:00Z" w16du:dateUtc="2025-10-01T19:50:00Z">
        <w:r w:rsidRPr="00582CF6">
          <w:rPr>
            <w:rFonts w:asciiTheme="majorHAnsi" w:hAnsiTheme="majorHAnsi"/>
            <w:noProof/>
            <w:rPrChange w:id="2229" w:author="WTORKY" w:date="2025-10-01T22:52:00Z" w16du:dateUtc="2025-10-01T19:52:00Z">
              <w:rPr>
                <w:noProof/>
              </w:rPr>
            </w:rPrChange>
          </w:rPr>
          <w:drawing>
            <wp:anchor distT="0" distB="0" distL="114300" distR="114300" simplePos="0" relativeHeight="252114072" behindDoc="0" locked="0" layoutInCell="1" allowOverlap="1" wp14:anchorId="2D616D13" wp14:editId="00FD087C">
              <wp:simplePos x="0" y="0"/>
              <wp:positionH relativeFrom="column">
                <wp:posOffset>678788</wp:posOffset>
              </wp:positionH>
              <wp:positionV relativeFrom="paragraph">
                <wp:posOffset>1448910</wp:posOffset>
              </wp:positionV>
              <wp:extent cx="5581650" cy="4124947"/>
              <wp:effectExtent l="0" t="0" r="0" b="0"/>
              <wp:wrapNone/>
              <wp:docPr id="954564934" name="Chart 1">
                <a:extLst xmlns:a="http://schemas.openxmlformats.org/drawingml/2006/main">
                  <a:ext uri="{FF2B5EF4-FFF2-40B4-BE49-F238E27FC236}">
                    <a16:creationId xmlns:a16="http://schemas.microsoft.com/office/drawing/2014/main" id="{00000000-0008-0000-0300-00001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14:sizeRelH relativeFrom="margin">
                <wp14:pctWidth>0</wp14:pctWidth>
              </wp14:sizeRelH>
              <wp14:sizeRelV relativeFrom="margin">
                <wp14:pctHeight>0</wp14:pctHeight>
              </wp14:sizeRelV>
            </wp:anchor>
          </w:drawing>
        </w:r>
      </w:ins>
      <w:del w:id="2230" w:author="WTORKY" w:date="2025-10-01T22:49:00Z" w16du:dateUtc="2025-10-01T19:49:00Z">
        <w:r w:rsidR="00AD7550" w:rsidRPr="00AD7550" w:rsidDel="00582CF6">
          <w:rPr>
            <w:noProof/>
          </w:rPr>
          <w:drawing>
            <wp:anchor distT="0" distB="0" distL="114300" distR="114300" simplePos="0" relativeHeight="251972760" behindDoc="0" locked="0" layoutInCell="1" allowOverlap="1" wp14:anchorId="02B66494" wp14:editId="2533F547">
              <wp:simplePos x="0" y="0"/>
              <wp:positionH relativeFrom="column">
                <wp:posOffset>670956</wp:posOffset>
              </wp:positionH>
              <wp:positionV relativeFrom="paragraph">
                <wp:posOffset>1427637</wp:posOffset>
              </wp:positionV>
              <wp:extent cx="5593278" cy="4108862"/>
              <wp:effectExtent l="0" t="0" r="7620" b="0"/>
              <wp:wrapNone/>
              <wp:docPr id="522274514" name="Chart 1">
                <a:extLst xmlns:a="http://schemas.openxmlformats.org/drawingml/2006/main">
                  <a:ext uri="{FF2B5EF4-FFF2-40B4-BE49-F238E27FC236}">
                    <a16:creationId xmlns:a16="http://schemas.microsoft.com/office/drawing/2014/main" id="{00000000-0008-0000-0300-00001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14:sizeRelH relativeFrom="margin">
                <wp14:pctWidth>0</wp14:pctWidth>
              </wp14:sizeRelH>
              <wp14:sizeRelV relativeFrom="margin">
                <wp14:pctHeight>0</wp14:pctHeight>
              </wp14:sizeRelV>
            </wp:anchor>
          </w:drawing>
        </w:r>
      </w:del>
      <w:r w:rsidR="00484476">
        <w:rPr>
          <w:noProof/>
        </w:rPr>
        <mc:AlternateContent>
          <mc:Choice Requires="wpg">
            <w:drawing>
              <wp:anchor distT="0" distB="0" distL="114300" distR="114300" simplePos="0" relativeHeight="251657273" behindDoc="0" locked="0" layoutInCell="1" allowOverlap="1" wp14:anchorId="27E5A374" wp14:editId="7B7791C5">
                <wp:simplePos x="0" y="0"/>
                <wp:positionH relativeFrom="page">
                  <wp:posOffset>563245</wp:posOffset>
                </wp:positionH>
                <wp:positionV relativeFrom="page">
                  <wp:posOffset>4075047</wp:posOffset>
                </wp:positionV>
                <wp:extent cx="6997065" cy="4175125"/>
                <wp:effectExtent l="0" t="0" r="0" b="0"/>
                <wp:wrapTopAndBottom/>
                <wp:docPr id="208" name="Group 208"/>
                <wp:cNvGraphicFramePr/>
                <a:graphic xmlns:a="http://schemas.openxmlformats.org/drawingml/2006/main">
                  <a:graphicData uri="http://schemas.microsoft.com/office/word/2010/wordprocessingGroup">
                    <wpg:wgp>
                      <wpg:cNvGrpSpPr/>
                      <wpg:grpSpPr>
                        <a:xfrm>
                          <a:off x="0" y="0"/>
                          <a:ext cx="6997065" cy="4175125"/>
                          <a:chOff x="75081" y="0"/>
                          <a:chExt cx="6999665" cy="3984476"/>
                        </a:xfrm>
                      </wpg:grpSpPr>
                      <wpg:grpSp>
                        <wpg:cNvPr id="196" name="Group 3"/>
                        <wpg:cNvGrpSpPr/>
                        <wpg:grpSpPr>
                          <a:xfrm>
                            <a:off x="75081" y="0"/>
                            <a:ext cx="6999665" cy="3984476"/>
                            <a:chOff x="75081" y="0"/>
                            <a:chExt cx="6999665" cy="3457822"/>
                          </a:xfrm>
                        </wpg:grpSpPr>
                        <wps:wsp>
                          <wps:cNvPr id="198" name="Snip Diagonal Corner Rectangle 38"/>
                          <wps:cNvSpPr/>
                          <wps:spPr>
                            <a:xfrm flipH="1">
                              <a:off x="143967" y="0"/>
                              <a:ext cx="6930779" cy="3457822"/>
                            </a:xfrm>
                            <a:prstGeom prst="snip2DiagRect">
                              <a:avLst>
                                <a:gd name="adj1" fmla="val 0"/>
                                <a:gd name="adj2" fmla="val 9053"/>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g:grpSp>
                          <wpg:cNvPr id="199" name="Group 199"/>
                          <wpg:cNvGrpSpPr/>
                          <wpg:grpSpPr>
                            <a:xfrm flipH="1">
                              <a:off x="75081" y="0"/>
                              <a:ext cx="1023812" cy="3444141"/>
                              <a:chOff x="-85319" y="0"/>
                              <a:chExt cx="1023812" cy="3503619"/>
                            </a:xfrm>
                          </wpg:grpSpPr>
                          <wps:wsp>
                            <wps:cNvPr id="200" name="Snip Single Corner Rectangle 20"/>
                            <wps:cNvSpPr/>
                            <wps:spPr>
                              <a:xfrm>
                                <a:off x="-85319" y="0"/>
                                <a:ext cx="954924" cy="3503619"/>
                              </a:xfrm>
                              <a:prstGeom prst="snip1Rect">
                                <a:avLst>
                                  <a:gd name="adj" fmla="val 35980"/>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08000" tIns="0" rIns="0" bIns="0" numCol="1" spcCol="0" rtlCol="0" fromWordArt="0" anchor="t" anchorCtr="0" forceAA="0" compatLnSpc="1">
                              <a:prstTxWarp prst="textNoShape">
                                <a:avLst/>
                              </a:prstTxWarp>
                              <a:noAutofit/>
                            </wps:bodyPr>
                          </wps:wsp>
                          <wps:wsp>
                            <wps:cNvPr id="201" name="Rectangle 201"/>
                            <wps:cNvSpPr/>
                            <wps:spPr>
                              <a:xfrm>
                                <a:off x="-75202" y="39542"/>
                                <a:ext cx="1013695" cy="1596994"/>
                              </a:xfrm>
                              <a:prstGeom prst="rect">
                                <a:avLst/>
                              </a:prstGeom>
                            </wps:spPr>
                            <wps:txbx>
                              <w:txbxContent>
                                <w:p w14:paraId="5954C26D" w14:textId="77777777" w:rsidR="00574037" w:rsidRPr="00F76C6A" w:rsidRDefault="00574037" w:rsidP="00157526">
                                  <w:pPr>
                                    <w:ind w:right="68"/>
                                    <w:jc w:val="right"/>
                                    <w:rPr>
                                      <w:rFonts w:asciiTheme="majorHAnsi" w:hAnsiTheme="majorHAnsi"/>
                                      <w:b/>
                                      <w:bCs/>
                                      <w:color w:val="FFFFFF" w:themeColor="background1"/>
                                      <w:sz w:val="14"/>
                                      <w:szCs w:val="14"/>
                                    </w:rPr>
                                  </w:pPr>
                                  <w:r w:rsidRPr="00634E97">
                                    <w:rPr>
                                      <w:rFonts w:asciiTheme="majorHAnsi" w:hAnsiTheme="majorHAnsi"/>
                                      <w:b/>
                                      <w:bCs/>
                                      <w:color w:val="FFFFFF" w:themeColor="background1"/>
                                      <w:sz w:val="14"/>
                                      <w:szCs w:val="14"/>
                                    </w:rPr>
                                    <w:t>Figure 2.4</w:t>
                                  </w:r>
                                  <w:r w:rsidRPr="00F76C6A">
                                    <w:rPr>
                                      <w:rFonts w:asciiTheme="majorHAnsi" w:hAnsiTheme="majorHAnsi"/>
                                      <w:b/>
                                      <w:bCs/>
                                      <w:color w:val="FFFFFF" w:themeColor="background1"/>
                                      <w:sz w:val="14"/>
                                      <w:szCs w:val="14"/>
                                    </w:rPr>
                                    <w:t xml:space="preserve">. Priorities to Improve the Business Environment in Egypt </w:t>
                                  </w:r>
                                </w:p>
                                <w:p w14:paraId="23B3B20F" w14:textId="77777777" w:rsidR="00574037" w:rsidRPr="00634E97" w:rsidRDefault="00574037" w:rsidP="00157526">
                                  <w:pPr>
                                    <w:ind w:right="68"/>
                                    <w:jc w:val="right"/>
                                    <w:rPr>
                                      <w:rFonts w:asciiTheme="majorHAnsi" w:hAnsiTheme="majorHAnsi"/>
                                      <w:b/>
                                      <w:bCs/>
                                      <w:color w:val="FFFFFF" w:themeColor="background1"/>
                                      <w:sz w:val="14"/>
                                      <w:szCs w:val="14"/>
                                    </w:rPr>
                                  </w:pPr>
                                  <w:r w:rsidRPr="00F76C6A">
                                    <w:rPr>
                                      <w:rFonts w:asciiTheme="majorHAnsi" w:hAnsiTheme="majorHAnsi"/>
                                      <w:b/>
                                      <w:bCs/>
                                      <w:color w:val="FFFFFF" w:themeColor="background1"/>
                                      <w:sz w:val="14"/>
                                      <w:szCs w:val="14"/>
                                    </w:rPr>
                                    <w:t>(A Normalized Index based on Significance of Priorities)</w:t>
                                  </w:r>
                                </w:p>
                              </w:txbxContent>
                            </wps:txbx>
                            <wps:bodyPr wrap="square" lIns="0" rIns="0">
                              <a:noAutofit/>
                            </wps:bodyPr>
                          </wps:wsp>
                        </wpg:grpSp>
                      </wpg:grpSp>
                      <pic:pic xmlns:pic="http://schemas.openxmlformats.org/drawingml/2006/picture">
                        <pic:nvPicPr>
                          <pic:cNvPr id="206" name="Picture 206"/>
                          <pic:cNvPicPr>
                            <a:picLocks noChangeAspect="1"/>
                          </pic:cNvPicPr>
                        </pic:nvPicPr>
                        <pic:blipFill rotWithShape="1">
                          <a:blip r:embed="rId121">
                            <a:extLst>
                              <a:ext uri="{28A0092B-C50C-407E-A947-70E740481C1C}">
                                <a14:useLocalDpi xmlns:a14="http://schemas.microsoft.com/office/drawing/2010/main" val="0"/>
                              </a:ext>
                            </a:extLst>
                          </a:blip>
                          <a:srcRect l="13881" t="14599" r="13195" b="52929"/>
                          <a:stretch/>
                        </pic:blipFill>
                        <pic:spPr bwMode="auto">
                          <a:xfrm>
                            <a:off x="296426" y="3356150"/>
                            <a:ext cx="549910" cy="44894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7E5A374" id="Group 208" o:spid="_x0000_s1101" style="position:absolute;left:0;text-align:left;margin-left:44.35pt;margin-top:320.85pt;width:550.95pt;height:328.75pt;z-index:251657273;mso-position-horizontal-relative:page;mso-position-vertical-relative:page;mso-width-relative:margin;mso-height-relative:margin" coordorigin="750" coordsize="69996,39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">
                <v:group id="_x0000_s1102" style="position:absolute;left:750;width:69997;height:39844" coordorigin="750" coordsize="69996,34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Snip Diagonal Corner Rectangle 38" o:spid="_x0000_s1103" style="position:absolute;left:1439;width:69308;height:34578;flip:x;visibility:visible;mso-wrap-style:square;v-text-anchor:middle" coordsize="6930779,3457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" path="m,l6617742,r313037,313037l6930779,3457822r,l313037,3457822,,3144785,,xe" fillcolor="white [3212]" stroked="f" strokeweight=".85pt">
                    <v:path arrowok="t" o:connecttype="custom" o:connectlocs="0,0;6617742,0;6930779,313037;6930779,3457822;6930779,3457822;313037,3457822;0,3144785;0,0" o:connectangles="0,0,0,0,0,0,0,0"/>
                  </v:shape>
                  <v:group id="Group 199" o:spid="_x0000_s1104" style="position:absolute;left:750;width:10238;height:34441;flip:x" coordorigin="-853" coordsize="10238,3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">
                    <v:shape id="Snip Single Corner Rectangle 20" o:spid="_x0000_s1105" style="position:absolute;left:-853;width:9549;height:35036;visibility:visible;mso-wrap-style:square;v-text-anchor:top" coordsize="954924,350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" path="m,l611342,,954924,343582r,3160037l,3503619,,xe" fillcolor="#0f5c66 [1604]" stroked="f" strokeweight=".85pt">
                      <v:path arrowok="t" o:connecttype="custom" o:connectlocs="0,0;611342,0;954924,343582;954924,3503619;0,3503619;0,0" o:connectangles="0,0,0,0,0,0"/>
                    </v:shape>
                    <v:rect id="Rectangle 201" o:spid="_x0000_s1106" style="position:absolute;left:-752;top:395;width:10136;height:15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" filled="f" stroked="f">
                      <v:textbox inset="0,,0">
                        <w:txbxContent>
                          <w:p w14:paraId="5954C26D" w14:textId="77777777" w:rsidR="00574037" w:rsidRPr="00F76C6A" w:rsidRDefault="00574037" w:rsidP="00157526">
                            <w:pPr>
                              <w:ind w:right="68"/>
                              <w:jc w:val="right"/>
                              <w:rPr>
                                <w:rFonts w:asciiTheme="majorHAnsi" w:hAnsiTheme="majorHAnsi"/>
                                <w:b/>
                                <w:bCs/>
                                <w:color w:val="FFFFFF" w:themeColor="background1"/>
                                <w:sz w:val="14"/>
                                <w:szCs w:val="14"/>
                              </w:rPr>
                            </w:pPr>
                            <w:r w:rsidRPr="00634E97">
                              <w:rPr>
                                <w:rFonts w:asciiTheme="majorHAnsi" w:hAnsiTheme="majorHAnsi"/>
                                <w:b/>
                                <w:bCs/>
                                <w:color w:val="FFFFFF" w:themeColor="background1"/>
                                <w:sz w:val="14"/>
                                <w:szCs w:val="14"/>
                              </w:rPr>
                              <w:t>Figure 2.4</w:t>
                            </w:r>
                            <w:r w:rsidRPr="00F76C6A">
                              <w:rPr>
                                <w:rFonts w:asciiTheme="majorHAnsi" w:hAnsiTheme="majorHAnsi"/>
                                <w:b/>
                                <w:bCs/>
                                <w:color w:val="FFFFFF" w:themeColor="background1"/>
                                <w:sz w:val="14"/>
                                <w:szCs w:val="14"/>
                              </w:rPr>
                              <w:t xml:space="preserve">. Priorities to Improve the Business Environment in Egypt </w:t>
                            </w:r>
                          </w:p>
                          <w:p w14:paraId="23B3B20F" w14:textId="77777777" w:rsidR="00574037" w:rsidRPr="00634E97" w:rsidRDefault="00574037" w:rsidP="00157526">
                            <w:pPr>
                              <w:ind w:right="68"/>
                              <w:jc w:val="right"/>
                              <w:rPr>
                                <w:rFonts w:asciiTheme="majorHAnsi" w:hAnsiTheme="majorHAnsi"/>
                                <w:b/>
                                <w:bCs/>
                                <w:color w:val="FFFFFF" w:themeColor="background1"/>
                                <w:sz w:val="14"/>
                                <w:szCs w:val="14"/>
                              </w:rPr>
                            </w:pPr>
                            <w:r w:rsidRPr="00F76C6A">
                              <w:rPr>
                                <w:rFonts w:asciiTheme="majorHAnsi" w:hAnsiTheme="majorHAnsi"/>
                                <w:b/>
                                <w:bCs/>
                                <w:color w:val="FFFFFF" w:themeColor="background1"/>
                                <w:sz w:val="14"/>
                                <w:szCs w:val="14"/>
                              </w:rPr>
                              <w:t>(A Normalized Index based on Significance of Priorities)</w:t>
                            </w:r>
                          </w:p>
                        </w:txbxContent>
                      </v:textbox>
                    </v:rect>
                  </v:group>
                </v:group>
                <v:shape id="Picture 206" o:spid="_x0000_s1107" type="#_x0000_t75" style="position:absolute;left:2964;top:33561;width:5499;height:4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">
                  <v:imagedata r:id="rId124" o:title="" croptop="9568f" cropbottom="34688f" cropleft="9097f" cropright="8647f"/>
                </v:shape>
                <w10:wrap type="topAndBottom" anchorx="page" anchory="page"/>
              </v:group>
            </w:pict>
          </mc:Fallback>
        </mc:AlternateContent>
      </w:r>
      <w:del w:id="2231" w:author="Andre Michel" w:date="2025-07-09T23:27:00Z">
        <w:r w:rsidR="00484476" w:rsidRPr="00484476" w:rsidDel="003D79E5">
          <w:delText xml:space="preserve"> </w:delText>
        </w:r>
      </w:del>
      <w:ins w:id="2232" w:author="Mohamed Abdel-Hakam" w:date="2025-09-29T19:35:00Z">
        <w:r w:rsidR="00B14CAB" w:rsidRPr="00B14CAB">
          <w:t>Revisiting energy and water tariffs led the priorities that the sample of firms see as necessary, because they are increased at close intervals, up to at least twice a year, which increases cost and decreases business volume. This is followed by addressing high inflation due to its negative impact on all sectors, the need to disclose future economic policy directions so firms can build future plans for projects, then continuing to solve the problems related to the tax system and preventing double taxation. Then comes ceasing the retroactive inspection of previous years, and facilitating government procedures with the aim of promoting economic growth (Figure 2-4).</w:t>
        </w:r>
      </w:ins>
      <w:ins w:id="2233" w:author="WTORKY" w:date="2025-10-01T22:50:00Z" w16du:dateUtc="2025-10-01T19:50:00Z">
        <w:r w:rsidRPr="00582CF6">
          <w:rPr>
            <w:noProof/>
          </w:rPr>
          <w:t xml:space="preserve"> </w:t>
        </w:r>
      </w:ins>
      <w:del w:id="2234" w:author="Mohamed Abdel-Hakam" w:date="2025-09-29T19:35:00Z">
        <w:r w:rsidR="00484476" w:rsidRPr="00484476" w:rsidDel="00B14CAB">
          <w:delText xml:space="preserve">High inflation continued to top the list of priorities the sample of firms see </w:delText>
        </w:r>
      </w:del>
      <w:ins w:id="2235" w:author="Andre Michel" w:date="2025-07-09T23:30:00Z">
        <w:del w:id="2236" w:author="Mohamed Abdel-Hakam" w:date="2025-09-29T19:35:00Z">
          <w:r w:rsidR="008D10EC" w:rsidDel="00B14CAB">
            <w:delText>deem</w:delText>
          </w:r>
          <w:r w:rsidR="008D10EC" w:rsidRPr="00484476" w:rsidDel="00B14CAB">
            <w:delText xml:space="preserve"> </w:delText>
          </w:r>
        </w:del>
      </w:ins>
      <w:del w:id="2237" w:author="Mohamed Abdel-Hakam" w:date="2025-09-29T19:35:00Z">
        <w:r w:rsidR="00484476" w:rsidRPr="00484476" w:rsidDel="00B14CAB">
          <w:delText xml:space="preserve">necessary to address due to its negative impact on all sectors, followed by revisiting </w:delText>
        </w:r>
        <w:r w:rsidR="00484476" w:rsidRPr="00484476" w:rsidDel="00B14CAB">
          <w:rPr>
            <w:b/>
            <w:bCs/>
          </w:rPr>
          <w:delText>energy and water prices</w:delText>
        </w:r>
        <w:r w:rsidR="00484476" w:rsidRPr="00484476" w:rsidDel="00B14CAB">
          <w:delText xml:space="preserve">, because of their increase at close intervals, up to at least twice a year, which causes an increase in costs and a decline in business volume, along with the need to </w:delText>
        </w:r>
        <w:r w:rsidR="00484476" w:rsidRPr="00484476" w:rsidDel="00B14CAB">
          <w:rPr>
            <w:b/>
            <w:bCs/>
          </w:rPr>
          <w:delText>disclose future economic policy directions</w:delText>
        </w:r>
        <w:r w:rsidR="00484476" w:rsidRPr="00484476" w:rsidDel="00B14CAB">
          <w:delText xml:space="preserve"> to allow firms to build future plans for projects. This is followed by continuing to address </w:delText>
        </w:r>
        <w:r w:rsidR="00484476" w:rsidRPr="00484476" w:rsidDel="00B14CAB">
          <w:rPr>
            <w:b/>
            <w:bCs/>
          </w:rPr>
          <w:delText>tax system</w:delText>
        </w:r>
        <w:r w:rsidR="00484476" w:rsidRPr="00484476" w:rsidDel="00B14CAB">
          <w:delText xml:space="preserve"> problems, preventing double taxation, stopping retroactive tax audits, and </w:delText>
        </w:r>
        <w:r w:rsidR="00484476" w:rsidRPr="00484476" w:rsidDel="00B14CAB">
          <w:rPr>
            <w:b/>
            <w:bCs/>
          </w:rPr>
          <w:delText>facilitating government procedures</w:delText>
        </w:r>
        <w:r w:rsidR="00484476" w:rsidRPr="00484476" w:rsidDel="00B14CAB">
          <w:delText xml:space="preserve"> with the aim of economic growth (see Figure 2-4). </w:delText>
        </w:r>
        <w:r w:rsidR="00D50FC0" w:rsidRPr="00D50FC0" w:rsidDel="00B14CAB">
          <w:rPr>
            <w:noProof/>
          </w:rPr>
          <w:delText xml:space="preserve"> </w:delText>
        </w:r>
      </w:del>
    </w:p>
    <w:p w14:paraId="2CC8A229" w14:textId="62622A81" w:rsidR="00043213" w:rsidRDefault="00043213" w:rsidP="00157526">
      <w:pPr>
        <w:pStyle w:val="BB2023Body"/>
        <w:ind w:left="0"/>
        <w:rPr>
          <w:color w:val="000000" w:themeColor="text1"/>
        </w:rPr>
      </w:pPr>
    </w:p>
    <w:p w14:paraId="7EE8DD0F" w14:textId="63B98781" w:rsidR="00BC4252" w:rsidRPr="00E63096" w:rsidRDefault="00952B7A" w:rsidP="00157526">
      <w:pPr>
        <w:pStyle w:val="BB2023Body"/>
        <w:ind w:left="-450"/>
        <w:jc w:val="left"/>
        <w:rPr>
          <w:sz w:val="14"/>
          <w:szCs w:val="18"/>
        </w:rPr>
      </w:pPr>
      <w:r w:rsidRPr="00E63096">
        <w:rPr>
          <w:i/>
          <w:iCs/>
          <w:sz w:val="14"/>
          <w:szCs w:val="18"/>
        </w:rPr>
        <w:t xml:space="preserve">Source: </w:t>
      </w:r>
      <w:r w:rsidRPr="00E63096">
        <w:rPr>
          <w:sz w:val="14"/>
          <w:szCs w:val="18"/>
        </w:rPr>
        <w:t>Survey Results.</w:t>
      </w:r>
      <w:r w:rsidR="00AD7550" w:rsidRPr="00AD7550">
        <w:rPr>
          <w:noProof/>
        </w:rPr>
        <w:t xml:space="preserve"> </w:t>
      </w:r>
      <w:r w:rsidRPr="00E63096">
        <w:rPr>
          <w:sz w:val="14"/>
          <w:szCs w:val="18"/>
        </w:rPr>
        <w:br/>
        <w:t>Note: Some indicators were newly introduced starting from the study quarter.</w:t>
      </w:r>
    </w:p>
    <w:p w14:paraId="21A3E291" w14:textId="77777777" w:rsidR="00952B7A" w:rsidRPr="00952B7A" w:rsidRDefault="00952B7A" w:rsidP="00157526">
      <w:pPr>
        <w:pStyle w:val="BB2023Body"/>
        <w:ind w:left="-450"/>
        <w:jc w:val="left"/>
        <w:rPr>
          <w:rFonts w:asciiTheme="majorHAnsi" w:hAnsiTheme="majorHAnsi"/>
        </w:rPr>
      </w:pPr>
    </w:p>
    <w:p w14:paraId="135216B4" w14:textId="69155E6A" w:rsidR="0070052E" w:rsidRDefault="0070052E" w:rsidP="00F514D1">
      <w:pPr>
        <w:pStyle w:val="BB2023Body"/>
        <w:ind w:left="0"/>
        <w:rPr>
          <w:i/>
          <w:iCs/>
          <w:sz w:val="14"/>
          <w:szCs w:val="18"/>
        </w:rPr>
      </w:pPr>
    </w:p>
    <w:p w14:paraId="3CD573B5" w14:textId="77777777" w:rsidR="00186950" w:rsidRDefault="00186950" w:rsidP="00F514D1">
      <w:pPr>
        <w:pStyle w:val="BB2023Body"/>
        <w:ind w:left="0"/>
        <w:rPr>
          <w:i/>
          <w:iCs/>
          <w:sz w:val="14"/>
          <w:szCs w:val="18"/>
        </w:rPr>
      </w:pPr>
    </w:p>
    <w:p w14:paraId="649F0E41" w14:textId="596E3092" w:rsidR="002D697B" w:rsidRPr="00B72CAE" w:rsidRDefault="00161FDB" w:rsidP="00E63096">
      <w:pPr>
        <w:pStyle w:val="BB2023Body"/>
        <w:ind w:left="0"/>
        <w:rPr>
          <w:rFonts w:asciiTheme="majorHAnsi" w:hAnsiTheme="majorHAnsi"/>
          <w:i/>
          <w:iCs/>
          <w:color w:val="1FBACF" w:themeColor="accent1"/>
        </w:rPr>
      </w:pPr>
      <w:r w:rsidRPr="00B72CAE">
        <w:rPr>
          <w:i/>
          <w:iCs/>
          <w:noProof/>
          <w:color w:val="1FBACF" w:themeColor="accent1"/>
          <w:spacing w:val="-10"/>
        </w:rPr>
        <w:lastRenderedPageBreak/>
        <w:drawing>
          <wp:anchor distT="0" distB="0" distL="114300" distR="114300" simplePos="0" relativeHeight="251657274" behindDoc="1" locked="0" layoutInCell="1" allowOverlap="1" wp14:anchorId="1927898C" wp14:editId="0121A7A8">
            <wp:simplePos x="0" y="0"/>
            <wp:positionH relativeFrom="page">
              <wp:align>left</wp:align>
            </wp:positionH>
            <wp:positionV relativeFrom="margin">
              <wp:align>center</wp:align>
            </wp:positionV>
            <wp:extent cx="7205980" cy="1002728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205980" cy="10027285"/>
                    </a:xfrm>
                    <a:prstGeom prst="rect">
                      <a:avLst/>
                    </a:prstGeom>
                    <a:noFill/>
                  </pic:spPr>
                </pic:pic>
              </a:graphicData>
            </a:graphic>
            <wp14:sizeRelH relativeFrom="margin">
              <wp14:pctWidth>0</wp14:pctWidth>
            </wp14:sizeRelH>
            <wp14:sizeRelV relativeFrom="margin">
              <wp14:pctHeight>0</wp14:pctHeight>
            </wp14:sizeRelV>
          </wp:anchor>
        </w:drawing>
      </w:r>
      <w:r w:rsidR="00484476" w:rsidRPr="00484476">
        <w:rPr>
          <w:rFonts w:asciiTheme="majorHAnsi" w:hAnsiTheme="majorHAnsi"/>
          <w:i/>
          <w:iCs/>
          <w:color w:val="1FBACF" w:themeColor="accent1"/>
        </w:rPr>
        <w:t>2-2-1 Priorities according to firm sizes</w:t>
      </w:r>
    </w:p>
    <w:p w14:paraId="4E13940B" w14:textId="602F0CF4" w:rsidR="00043213" w:rsidDel="00B14CAB" w:rsidRDefault="00B14CAB" w:rsidP="00484476">
      <w:pPr>
        <w:pStyle w:val="BB2023Body"/>
        <w:tabs>
          <w:tab w:val="left" w:pos="900"/>
        </w:tabs>
        <w:ind w:left="0"/>
        <w:rPr>
          <w:del w:id="2238" w:author="Mohamed Abdel-Hakam" w:date="2025-09-29T19:36:00Z"/>
          <w:b/>
          <w:bCs/>
        </w:rPr>
      </w:pPr>
      <w:ins w:id="2239" w:author="Mohamed Abdel-Hakam" w:date="2025-09-29T19:36:00Z">
        <w:r w:rsidRPr="00B14CAB">
          <w:rPr>
            <w:b/>
            <w:bCs/>
          </w:rPr>
          <w:t xml:space="preserve">Comparing priorities according to firm sizes reveals the following: </w:t>
        </w:r>
      </w:ins>
      <w:del w:id="2240" w:author="Mohamed Abdel-Hakam" w:date="2025-09-29T19:36:00Z">
        <w:r w:rsidR="00484476" w:rsidRPr="00484476" w:rsidDel="00B14CAB">
          <w:rPr>
            <w:b/>
            <w:bCs/>
          </w:rPr>
          <w:delText>Comparing priorities according to firm sizes reveals the following:</w:delText>
        </w:r>
      </w:del>
    </w:p>
    <w:p w14:paraId="719C5633" w14:textId="77777777" w:rsidR="00B14CAB" w:rsidRDefault="00B14CAB" w:rsidP="00DD7360">
      <w:pPr>
        <w:pStyle w:val="BB2023Body"/>
        <w:tabs>
          <w:tab w:val="left" w:pos="900"/>
        </w:tabs>
        <w:ind w:left="0"/>
        <w:rPr>
          <w:ins w:id="2241" w:author="Mohamed Abdel-Hakam" w:date="2025-09-29T19:36:00Z"/>
          <w:b/>
          <w:bCs/>
        </w:rPr>
      </w:pPr>
    </w:p>
    <w:p w14:paraId="7B273A88" w14:textId="76719B25" w:rsidR="00252C2E" w:rsidRPr="004A057B" w:rsidRDefault="00B14CAB" w:rsidP="00484476">
      <w:pPr>
        <w:pStyle w:val="BB2023Body"/>
        <w:tabs>
          <w:tab w:val="left" w:pos="900"/>
        </w:tabs>
        <w:ind w:left="0"/>
      </w:pPr>
      <w:ins w:id="2242" w:author="Mohamed Abdel-Hakam" w:date="2025-09-29T19:36:00Z">
        <w:r w:rsidRPr="00B14CAB">
          <w:t xml:space="preserve"> Priorities varied depending on the size of the firms. For large firms, addressing high inflation rates should come first, followed by a tariff revisit of energy and water, then facilitation of government procedures in third place, solving the problems of the tax system in fourth place, and finally reforming the customs system in fifth place. Small and medium enterprises see revisiting the tariffs of energy and water as a top priority, followed by addressing high inflation, then disclosure of future economic policy directions in third place. Then comes solving the problems of the tax system in fourth place, and facilitation of government procedures in fifth place (Figure 2-5). </w:t>
        </w:r>
      </w:ins>
      <w:del w:id="2243" w:author="Mohamed Abdel-Hakam" w:date="2025-09-29T19:36:00Z">
        <w:r w:rsidR="00484476" w:rsidRPr="00484476" w:rsidDel="00B14CAB">
          <w:delText xml:space="preserve">Addressing </w:delText>
        </w:r>
        <w:r w:rsidR="00484476" w:rsidRPr="00752CFB" w:rsidDel="00B14CAB">
          <w:rPr>
            <w:b/>
            <w:bCs/>
          </w:rPr>
          <w:delText>inflation</w:delText>
        </w:r>
        <w:r w:rsidR="00484476" w:rsidRPr="00484476" w:rsidDel="00B14CAB">
          <w:delText xml:space="preserve"> and </w:delText>
        </w:r>
        <w:r w:rsidR="00484476" w:rsidRPr="00752CFB" w:rsidDel="00B14CAB">
          <w:rPr>
            <w:b/>
            <w:bCs/>
          </w:rPr>
          <w:delText>revisiting prices of energy and water, along with disclosure of future economic policy</w:delText>
        </w:r>
        <w:r w:rsidR="00484476" w:rsidRPr="00484476" w:rsidDel="00B14CAB">
          <w:delText xml:space="preserve"> directions represent priorities for </w:delText>
        </w:r>
        <w:r w:rsidR="00484476" w:rsidRPr="00752CFB" w:rsidDel="00B14CAB">
          <w:rPr>
            <w:b/>
            <w:bCs/>
          </w:rPr>
          <w:delText>all firms</w:delText>
        </w:r>
        <w:r w:rsidR="00484476" w:rsidRPr="00484476" w:rsidDel="00B14CAB">
          <w:delText xml:space="preserve">. The rest of the priorities varied, with </w:delText>
        </w:r>
        <w:r w:rsidR="00484476" w:rsidRPr="00752CFB" w:rsidDel="00B14CAB">
          <w:rPr>
            <w:b/>
            <w:bCs/>
          </w:rPr>
          <w:delText>economic policy consistency</w:delText>
        </w:r>
        <w:r w:rsidR="00484476" w:rsidRPr="00484476" w:rsidDel="00B14CAB">
          <w:delText xml:space="preserve"> coming at fourth place for </w:delText>
        </w:r>
        <w:r w:rsidR="00484476" w:rsidRPr="00752CFB" w:rsidDel="00B14CAB">
          <w:rPr>
            <w:b/>
            <w:bCs/>
          </w:rPr>
          <w:delText>large firms</w:delText>
        </w:r>
        <w:r w:rsidR="00484476" w:rsidRPr="00484476" w:rsidDel="00B14CAB">
          <w:delText xml:space="preserve">, while improving the </w:delText>
        </w:r>
        <w:r w:rsidR="00484476" w:rsidRPr="00752CFB" w:rsidDel="00B14CAB">
          <w:rPr>
            <w:b/>
            <w:bCs/>
          </w:rPr>
          <w:delText>tax system</w:delText>
        </w:r>
        <w:r w:rsidR="00484476" w:rsidRPr="00484476" w:rsidDel="00B14CAB">
          <w:delText xml:space="preserve"> ranking fourth for </w:delText>
        </w:r>
        <w:r w:rsidR="00484476" w:rsidRPr="00752CFB" w:rsidDel="00B14CAB">
          <w:rPr>
            <w:b/>
            <w:bCs/>
          </w:rPr>
          <w:delText>small and medium-sized enterprises</w:delText>
        </w:r>
        <w:r w:rsidR="00484476" w:rsidRPr="00484476" w:rsidDel="00B14CAB">
          <w:delText xml:space="preserve"> (Figure 2-5).</w:delText>
        </w:r>
        <w:r w:rsidR="00D50FC0" w:rsidDel="00B14CAB">
          <w:rPr>
            <w:noProof/>
          </w:rPr>
          <mc:AlternateContent>
            <mc:Choice Requires="wpg">
              <w:drawing>
                <wp:anchor distT="0" distB="0" distL="114300" distR="114300" simplePos="0" relativeHeight="251657275" behindDoc="1" locked="0" layoutInCell="1" allowOverlap="1" wp14:anchorId="63F1579E" wp14:editId="43B04583">
                  <wp:simplePos x="0" y="0"/>
                  <wp:positionH relativeFrom="margin">
                    <wp:align>left</wp:align>
                  </wp:positionH>
                  <wp:positionV relativeFrom="page">
                    <wp:posOffset>7090689</wp:posOffset>
                  </wp:positionV>
                  <wp:extent cx="6196965" cy="685165"/>
                  <wp:effectExtent l="57150" t="19050" r="32385" b="635"/>
                  <wp:wrapNone/>
                  <wp:docPr id="211" name="Group 211"/>
                  <wp:cNvGraphicFramePr/>
                  <a:graphic xmlns:a="http://schemas.openxmlformats.org/drawingml/2006/main">
                    <a:graphicData uri="http://schemas.microsoft.com/office/word/2010/wordprocessingGroup">
                      <wpg:wgp>
                        <wpg:cNvGrpSpPr/>
                        <wpg:grpSpPr>
                          <a:xfrm>
                            <a:off x="0" y="0"/>
                            <a:ext cx="6196965" cy="685165"/>
                            <a:chOff x="0" y="0"/>
                            <a:chExt cx="6707050" cy="661111"/>
                          </a:xfrm>
                        </wpg:grpSpPr>
                        <wpg:grpSp>
                          <wpg:cNvPr id="212" name="Group 436"/>
                          <wpg:cNvGrpSpPr/>
                          <wpg:grpSpPr>
                            <a:xfrm>
                              <a:off x="0" y="0"/>
                              <a:ext cx="477520" cy="649605"/>
                              <a:chOff x="0" y="0"/>
                              <a:chExt cx="752834" cy="1024488"/>
                            </a:xfrm>
                            <a:solidFill>
                              <a:schemeClr val="accent1">
                                <a:lumMod val="20000"/>
                                <a:lumOff val="80000"/>
                              </a:schemeClr>
                            </a:solidFill>
                          </wpg:grpSpPr>
                          <wpg:grpSp>
                            <wpg:cNvPr id="213" name="Group 213"/>
                            <wpg:cNvGrpSpPr/>
                            <wpg:grpSpPr>
                              <a:xfrm>
                                <a:off x="0" y="0"/>
                                <a:ext cx="752834" cy="1024487"/>
                                <a:chOff x="0" y="0"/>
                                <a:chExt cx="615119" cy="1024487"/>
                              </a:xfrm>
                              <a:grpFill/>
                            </wpg:grpSpPr>
                            <wps:wsp>
                              <wps:cNvPr id="214" name="Rectangle 214"/>
                              <wps:cNvSpPr/>
                              <wps:spPr>
                                <a:xfrm>
                                  <a:off x="0" y="362143"/>
                                  <a:ext cx="264892" cy="6623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5" name="Snip Single Corner Rectangle 469"/>
                              <wps:cNvSpPr/>
                              <wps:spPr>
                                <a:xfrm>
                                  <a:off x="264892" y="0"/>
                                  <a:ext cx="350227" cy="1024487"/>
                                </a:xfrm>
                                <a:prstGeom prst="snip1Rect">
                                  <a:avLst>
                                    <a:gd name="adj" fmla="val 19315"/>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16" name="Rectangle 216"/>
                            <wps:cNvSpPr/>
                            <wps:spPr>
                              <a:xfrm>
                                <a:off x="1599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8" name="Rectangle 218"/>
                            <wps:cNvSpPr/>
                            <wps:spPr>
                              <a:xfrm>
                                <a:off x="456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9" name="Rectangle 219"/>
                            <wps:cNvSpPr/>
                            <wps:spPr>
                              <a:xfrm>
                                <a:off x="1599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0" name="Rectangle 220"/>
                            <wps:cNvSpPr/>
                            <wps:spPr>
                              <a:xfrm>
                                <a:off x="456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1" name="Rectangle 221"/>
                            <wps:cNvSpPr/>
                            <wps:spPr>
                              <a:xfrm>
                                <a:off x="1599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2" name="Rectangle 222"/>
                            <wps:cNvSpPr/>
                            <wps:spPr>
                              <a:xfrm>
                                <a:off x="456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3" name="Rectangle 223"/>
                            <wps:cNvSpPr/>
                            <wps:spPr>
                              <a:xfrm>
                                <a:off x="1599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4" name="Rectangle 224"/>
                            <wps:cNvSpPr/>
                            <wps:spPr>
                              <a:xfrm>
                                <a:off x="456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5" name="Rectangle 225"/>
                            <wps:cNvSpPr/>
                            <wps:spPr>
                              <a:xfrm>
                                <a:off x="48138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6" name="Rectangle 226"/>
                            <wps:cNvSpPr/>
                            <wps:spPr>
                              <a:xfrm>
                                <a:off x="369468"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7" name="Rectangle 227"/>
                            <wps:cNvSpPr/>
                            <wps:spPr>
                              <a:xfrm>
                                <a:off x="593306"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8" name="Rectangle 228"/>
                            <wps:cNvSpPr/>
                            <wps:spPr>
                              <a:xfrm>
                                <a:off x="48138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9" name="Rectangle 229"/>
                            <wps:cNvSpPr/>
                            <wps:spPr>
                              <a:xfrm>
                                <a:off x="369468"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0" name="Rectangle 230"/>
                            <wps:cNvSpPr/>
                            <wps:spPr>
                              <a:xfrm>
                                <a:off x="593306"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1" name="Rectangle 231"/>
                            <wps:cNvSpPr/>
                            <wps:spPr>
                              <a:xfrm>
                                <a:off x="48138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2" name="Rectangle 232"/>
                            <wps:cNvSpPr/>
                            <wps:spPr>
                              <a:xfrm>
                                <a:off x="369468"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3" name="Rectangle 233"/>
                            <wps:cNvSpPr/>
                            <wps:spPr>
                              <a:xfrm>
                                <a:off x="593306"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4" name="Rectangle 234"/>
                            <wps:cNvSpPr/>
                            <wps:spPr>
                              <a:xfrm>
                                <a:off x="48138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5" name="Rectangle 235"/>
                            <wps:cNvSpPr/>
                            <wps:spPr>
                              <a:xfrm>
                                <a:off x="369468"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6" name="Rectangle 236"/>
                            <wps:cNvSpPr/>
                            <wps:spPr>
                              <a:xfrm>
                                <a:off x="593306"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7" name="Rectangle 237"/>
                            <wps:cNvSpPr/>
                            <wps:spPr>
                              <a:xfrm>
                                <a:off x="481387"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8" name="Rectangle 238"/>
                            <wps:cNvSpPr/>
                            <wps:spPr>
                              <a:xfrm>
                                <a:off x="369468"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9" name="Rectangle 239"/>
                            <wps:cNvSpPr/>
                            <wps:spPr>
                              <a:xfrm>
                                <a:off x="593306"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0" name="Rectangle 240"/>
                            <wps:cNvSpPr/>
                            <wps:spPr>
                              <a:xfrm>
                                <a:off x="481387"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1" name="Rectangle 241"/>
                            <wps:cNvSpPr/>
                            <wps:spPr>
                              <a:xfrm>
                                <a:off x="369468"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2" name="Rectangle 242"/>
                            <wps:cNvSpPr/>
                            <wps:spPr>
                              <a:xfrm>
                                <a:off x="593306"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3" name="Rectangle 243"/>
                            <wps:cNvSpPr/>
                            <wps:spPr>
                              <a:xfrm>
                                <a:off x="481387"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4" name="Rectangle 244"/>
                            <wps:cNvSpPr/>
                            <wps:spPr>
                              <a:xfrm>
                                <a:off x="369468"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5" name="Rectangle 245"/>
                            <wps:cNvSpPr/>
                            <wps:spPr>
                              <a:xfrm>
                                <a:off x="593306"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6" name="Rectangle 246"/>
                            <wps:cNvSpPr/>
                            <wps:spPr>
                              <a:xfrm>
                                <a:off x="481387" y="886602"/>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247" name="Group 470"/>
                          <wpg:cNvGrpSpPr/>
                          <wpg:grpSpPr>
                            <a:xfrm>
                              <a:off x="6339385" y="238836"/>
                              <a:ext cx="367665" cy="422275"/>
                              <a:chOff x="5976300" y="227332"/>
                              <a:chExt cx="580238" cy="666119"/>
                            </a:xfrm>
                            <a:solidFill>
                              <a:schemeClr val="accent1">
                                <a:lumMod val="20000"/>
                                <a:lumOff val="80000"/>
                              </a:schemeClr>
                            </a:solidFill>
                          </wpg:grpSpPr>
                          <wpg:grpSp>
                            <wpg:cNvPr id="248" name="Group 248"/>
                            <wpg:cNvGrpSpPr/>
                            <wpg:grpSpPr>
                              <a:xfrm>
                                <a:off x="5976300" y="227332"/>
                                <a:ext cx="580238" cy="652181"/>
                                <a:chOff x="5976300" y="227332"/>
                                <a:chExt cx="474095" cy="652181"/>
                              </a:xfrm>
                              <a:grpFill/>
                            </wpg:grpSpPr>
                            <wps:wsp>
                              <wps:cNvPr id="249" name="Rectangle 249"/>
                              <wps:cNvSpPr/>
                              <wps:spPr>
                                <a:xfrm>
                                  <a:off x="5976300" y="476769"/>
                                  <a:ext cx="237144" cy="4027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0" name="Snip Single Corner Rectangle 486"/>
                              <wps:cNvSpPr/>
                              <wps:spPr>
                                <a:xfrm>
                                  <a:off x="6213379" y="227332"/>
                                  <a:ext cx="237016" cy="652180"/>
                                </a:xfrm>
                                <a:prstGeom prst="snip1Rect">
                                  <a:avLst>
                                    <a:gd name="adj" fmla="val 20579"/>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51" name="Rectangle 251"/>
                            <wps:cNvSpPr/>
                            <wps:spPr>
                              <a:xfrm>
                                <a:off x="6126493"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2" name="Rectangle 252"/>
                            <wps:cNvSpPr/>
                            <wps:spPr>
                              <a:xfrm>
                                <a:off x="6022339"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3" name="Rectangle 253"/>
                            <wps:cNvSpPr/>
                            <wps:spPr>
                              <a:xfrm>
                                <a:off x="6126493"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4" name="Rectangle 254"/>
                            <wps:cNvSpPr/>
                            <wps:spPr>
                              <a:xfrm>
                                <a:off x="6022339"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5" name="Rectangle 255"/>
                            <wps:cNvSpPr/>
                            <wps:spPr>
                              <a:xfrm>
                                <a:off x="6410564" y="639877"/>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2" name="Rectangle 512"/>
                            <wps:cNvSpPr/>
                            <wps:spPr>
                              <a:xfrm>
                                <a:off x="6311726"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3" name="Rectangle 513"/>
                            <wps:cNvSpPr/>
                            <wps:spPr>
                              <a:xfrm>
                                <a:off x="6410564" y="518433"/>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4" name="Rectangle 514"/>
                            <wps:cNvSpPr/>
                            <wps:spPr>
                              <a:xfrm>
                                <a:off x="6311726"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5" name="Rectangle 515"/>
                            <wps:cNvSpPr/>
                            <wps:spPr>
                              <a:xfrm>
                                <a:off x="6410564" y="401518"/>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6" name="Rectangle 516"/>
                            <wps:cNvSpPr/>
                            <wps:spPr>
                              <a:xfrm>
                                <a:off x="6311726" y="401518"/>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7" name="Rectangle 517"/>
                            <wps:cNvSpPr/>
                            <wps:spPr>
                              <a:xfrm>
                                <a:off x="6410564" y="280074"/>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8" name="Rectangle 518"/>
                            <wps:cNvSpPr/>
                            <wps:spPr>
                              <a:xfrm>
                                <a:off x="6311726" y="280074"/>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9" name="Rectangle 519"/>
                            <wps:cNvSpPr/>
                            <wps:spPr>
                              <a:xfrm>
                                <a:off x="6311726" y="755565"/>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wgp>
                    </a:graphicData>
                  </a:graphic>
                  <wp14:sizeRelH relativeFrom="margin">
                    <wp14:pctWidth>0</wp14:pctWidth>
                  </wp14:sizeRelH>
                  <wp14:sizeRelV relativeFrom="margin">
                    <wp14:pctHeight>0</wp14:pctHeight>
                  </wp14:sizeRelV>
                </wp:anchor>
              </w:drawing>
            </mc:Choice>
            <mc:Fallback>
              <w:pict>
                <v:group w14:anchorId="4AB5F00D" id="Group 211" o:spid="_x0000_s1026" style="position:absolute;margin-left:0;margin-top:558.3pt;width:487.95pt;height:53.95pt;z-index:-251659205;mso-position-horizontal:left;mso-position-horizontal-relative:margin;mso-position-vertical-relative:page;mso-width-relative:margin;mso-height-relative:margin" coordsize="67070,6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">
                  <v:group id="Group 436" o:spid="_x0000_s1027" style="position:absolute;width:4775;height:6496" coordsize="7528,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group id="Group 213" o:spid="_x0000_s1028" style="position:absolute;width:7528;height:10244" coordsize="6151,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rect id="Rectangle 214" o:spid="_x0000_s1029" style="position:absolute;top:3621;width:2648;height:6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" filled="f" strokecolor="#cff3f8 [660]" strokeweight="3pt"/>
                      <v:shape id="Snip Single Corner Rectangle 469" o:spid="_x0000_s1030" style="position:absolute;left:2648;width:3503;height:10244;visibility:visible;mso-wrap-style:square;v-text-anchor:middle" coordsize="350227,102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" path="m,l282581,r67646,67646l350227,1024487,,1024487,,xe" filled="f" strokecolor="#cff3f8 [660]" strokeweight="3pt">
                        <v:path arrowok="t" o:connecttype="custom" o:connectlocs="0,0;282581,0;350227,67646;350227,1024487;0,1024487;0,0" o:connectangles="0,0,0,0,0,0"/>
                      </v:shape>
                    </v:group>
                    <v:rect id="Rectangle 216" o:spid="_x0000_s1031" style="position:absolute;left:1599;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" filled="f" stroked="f" strokeweight="3pt"/>
                    <v:rect id="Rectangle 218" o:spid="_x0000_s1032" style="position:absolute;left:456;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" filled="f" stroked="f" strokeweight="3pt"/>
                    <v:rect id="Rectangle 219" o:spid="_x0000_s1033" style="position:absolute;left:1599;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" filled="f" stroked="f" strokeweight="3pt"/>
                    <v:rect id="Rectangle 220" o:spid="_x0000_s1034" style="position:absolute;left:456;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" filled="f" stroked="f" strokeweight="3pt"/>
                    <v:rect id="Rectangle 221" o:spid="_x0000_s1035" style="position:absolute;left:1599;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" filled="f" stroked="f" strokeweight="3pt"/>
                    <v:rect id="Rectangle 222" o:spid="_x0000_s1036" style="position:absolute;left:456;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" filled="f" stroked="f" strokeweight="3pt"/>
                    <v:rect id="Rectangle 223" o:spid="_x0000_s1037" style="position:absolute;left:1599;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" filled="f" stroked="f" strokeweight="3pt"/>
                    <v:rect id="Rectangle 224" o:spid="_x0000_s1038" style="position:absolute;left:456;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" filled="f" stroked="f" strokeweight="3pt"/>
                    <v:rect id="Rectangle 225" o:spid="_x0000_s1039" style="position:absolute;left:4813;top:7651;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" filled="f" stroked="f" strokeweight="3pt"/>
                    <v:rect id="Rectangle 226" o:spid="_x0000_s1040" style="position:absolute;left:3694;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" filled="f" stroked="f" strokeweight="3pt"/>
                    <v:rect id="Rectangle 227" o:spid="_x0000_s1041" style="position:absolute;left:5933;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" filled="f" stroked="f" strokeweight="3pt"/>
                    <v:rect id="Rectangle 228" o:spid="_x0000_s1042" style="position:absolute;left:4813;top:6437;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" filled="f" stroked="f" strokeweight="3pt"/>
                    <v:rect id="Rectangle 229" o:spid="_x0000_s1043" style="position:absolute;left:3694;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" filled="f" stroked="f" strokeweight="3pt"/>
                    <v:rect id="Rectangle 230" o:spid="_x0000_s1044" style="position:absolute;left:5933;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" filled="f" stroked="f" strokeweight="3pt"/>
                    <v:rect id="Rectangle 231" o:spid="_x0000_s1045" style="position:absolute;left:4813;top:5222;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" filled="f" stroked="f" strokeweight="3pt"/>
                    <v:rect id="Rectangle 232" o:spid="_x0000_s1046" style="position:absolute;left:3694;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" filled="f" stroked="f" strokeweight="3pt"/>
                    <v:rect id="Rectangle 233" o:spid="_x0000_s1047" style="position:absolute;left:5933;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" filled="f" stroked="f" strokeweight="3pt"/>
                    <v:rect id="Rectangle 234" o:spid="_x0000_s1048" style="position:absolute;left:4813;top:400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" filled="f" stroked="f" strokeweight="3pt"/>
                    <v:rect id="Rectangle 235" o:spid="_x0000_s1049" style="position:absolute;left:3694;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" filled="f" stroked="f" strokeweight="3pt"/>
                    <v:rect id="Rectangle 236" o:spid="_x0000_s1050" style="position:absolute;left:5933;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" filled="f" stroked="f" strokeweight="3pt"/>
                    <v:rect id="Rectangle 237" o:spid="_x0000_s1051" style="position:absolute;left:4813;top:2839;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" filled="f" stroked="f" strokeweight="3pt"/>
                    <v:rect id="Rectangle 238" o:spid="_x0000_s1052" style="position:absolute;left:3694;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" filled="f" stroked="f" strokeweight="3pt"/>
                    <v:rect id="Rectangle 239" o:spid="_x0000_s1053" style="position:absolute;left:5933;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" filled="f" stroked="f" strokeweight="3pt"/>
                    <v:rect id="Rectangle 240" o:spid="_x0000_s1054" style="position:absolute;left:4813;top:162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" filled="f" stroked="f" strokeweight="3pt"/>
                    <v:rect id="Rectangle 241" o:spid="_x0000_s1055" style="position:absolute;left:3694;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" filled="f" stroked="f" strokeweight="3pt"/>
                    <v:rect id="Rectangle 242" o:spid="_x0000_s1056" style="position:absolute;left:5933;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" filled="f" stroked="f" strokeweight="3pt"/>
                    <v:rect id="Rectangle 243" o:spid="_x0000_s1057" style="position:absolute;left:4813;top:410;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" filled="f" stroked="f" strokeweight="3pt"/>
                    <v:rect id="Rectangle 244" o:spid="_x0000_s1058" style="position:absolute;left:3694;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" filled="f" stroked="f" strokeweight="3pt"/>
                    <v:rect id="Rectangle 245" o:spid="_x0000_s1059" style="position:absolute;left:5933;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" filled="f" stroked="f" strokeweight="3pt"/>
                    <v:rect id="Rectangle 246" o:spid="_x0000_s1060" style="position:absolute;left:4813;top:8866;width:667;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" filled="f" stroked="f" strokeweight="3pt"/>
                  </v:group>
                  <v:group id="Group 470" o:spid="_x0000_s1061" style="position:absolute;left:63393;top:2388;width:3677;height:4223" coordorigin="59763,2273" coordsize="5802,6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group id="Group 248" o:spid="_x0000_s1062" style="position:absolute;left:59763;top:2273;width:5802;height:6522" coordorigin="59763,2273" coordsize="4740,6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rect id="Rectangle 249" o:spid="_x0000_s1063" style="position:absolute;left:59763;top:4767;width:2371;height:4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" filled="f" strokecolor="#cff3f8 [660]" strokeweight="3pt"/>
                      <v:shape id="Snip Single Corner Rectangle 486" o:spid="_x0000_s1064" style="position:absolute;left:62133;top:2273;width:2370;height:6522;visibility:visible;mso-wrap-style:square;v-text-anchor:middle" coordsize="237016,65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" path="m,l188240,r48776,48776l237016,652180,,652180,,xe" filled="f" strokecolor="#cff3f8 [660]" strokeweight="3pt">
                        <v:path arrowok="t" o:connecttype="custom" o:connectlocs="0,0;188240,0;237016,48776;237016,652180;0,652180;0,0" o:connectangles="0,0,0,0,0,0"/>
                      </v:shape>
                    </v:group>
                    <v:rect id="Rectangle 251" o:spid="_x0000_s1065" style="position:absolute;left:61264;top:518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" filled="f" stroked="f" strokeweight="3pt"/>
                    <v:rect id="Rectangle 252" o:spid="_x0000_s1066" style="position:absolute;left:60223;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" filled="f" stroked="f" strokeweight="3pt"/>
                    <v:rect id="Rectangle 253" o:spid="_x0000_s1067" style="position:absolute;left:61264;top:639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" filled="f" stroked="f" strokeweight="3pt"/>
                    <v:rect id="Rectangle 254" o:spid="_x0000_s1068" style="position:absolute;left:60223;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" filled="f" stroked="f" strokeweight="3pt"/>
                    <v:rect id="Rectangle 255" o:spid="_x0000_s1069" style="position:absolute;left:64105;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" filled="f" stroked="f" strokeweight="3pt"/>
                    <v:rect id="Rectangle 512" o:spid="_x0000_s1070" style="position:absolute;left:63117;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" filled="f" stroked="f" strokeweight="3pt"/>
                    <v:rect id="Rectangle 513" o:spid="_x0000_s1071" style="position:absolute;left:64105;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" filled="f" stroked="f" strokeweight="3pt"/>
                    <v:rect id="Rectangle 514" o:spid="_x0000_s1072" style="position:absolute;left:63117;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" filled="f" stroked="f" strokeweight="3pt"/>
                    <v:rect id="Rectangle 515" o:spid="_x0000_s1073" style="position:absolute;left:64105;top:401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" filled="f" stroked="f" strokeweight="3pt"/>
                    <v:rect id="Rectangle 516" o:spid="_x0000_s1074" style="position:absolute;left:63117;top:401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" filled="f" stroked="f" strokeweight="3pt"/>
                    <v:rect id="Rectangle 517" o:spid="_x0000_s1075" style="position:absolute;left:64105;top:280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" filled="f" stroked="f" strokeweight="3pt"/>
                    <v:rect id="Rectangle 518" o:spid="_x0000_s1076" style="position:absolute;left:63117;top:280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" filled="f" stroked="f" strokeweight="3pt"/>
                    <v:rect id="Rectangle 519" o:spid="_x0000_s1077" style="position:absolute;left:63117;top:7555;width:666;height:1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" filled="f" stroked="f" strokeweight="3pt"/>
                  </v:group>
                  <w10:wrap anchorx="margin" anchory="page"/>
                </v:group>
              </w:pict>
            </mc:Fallback>
          </mc:AlternateContent>
        </w:r>
        <w:r w:rsidR="00BB4873" w:rsidRPr="00BB4873" w:rsidDel="00B14CAB">
          <w:rPr>
            <w:noProof/>
          </w:rPr>
          <w:delText xml:space="preserve"> </w:delText>
        </w:r>
        <w:r w:rsidR="00D50FC0" w:rsidRPr="00D50FC0" w:rsidDel="00B14CAB">
          <w:rPr>
            <w:rFonts w:ascii="Almarai Bold" w:hAnsi="Almarai Bold" w:cs="Almarai Bold"/>
            <w:noProof/>
          </w:rPr>
          <w:delText xml:space="preserve"> </w:delText>
        </w:r>
      </w:del>
      <w:r w:rsidR="00D50FC0" w:rsidRPr="00D50FC0">
        <w:rPr>
          <w:rFonts w:ascii="Almarai Bold" w:hAnsi="Almarai Bold" w:cs="Almarai Bold"/>
          <w:noProof/>
        </w:rPr>
        <w:t xml:space="preserve"> </w:t>
      </w:r>
    </w:p>
    <w:tbl>
      <w:tblPr>
        <w:tblW w:w="993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420" w:firstRow="1" w:lastRow="0" w:firstColumn="0" w:lastColumn="0" w:noHBand="0" w:noVBand="1"/>
      </w:tblPr>
      <w:tblGrid>
        <w:gridCol w:w="3312"/>
        <w:gridCol w:w="3312"/>
        <w:gridCol w:w="3312"/>
      </w:tblGrid>
      <w:tr w:rsidR="00252C2E" w:rsidRPr="00252C2E" w14:paraId="153C6E5C" w14:textId="77777777" w:rsidTr="00161FDB">
        <w:trPr>
          <w:trHeight w:val="1296"/>
        </w:trPr>
        <w:tc>
          <w:tcPr>
            <w:tcW w:w="3312" w:type="dxa"/>
            <w:tcBorders>
              <w:top w:val="nil"/>
              <w:left w:val="nil"/>
              <w:bottom w:val="nil"/>
              <w:right w:val="nil"/>
            </w:tcBorders>
            <w:shd w:val="clear" w:color="auto" w:fill="016273"/>
            <w:tcMar>
              <w:top w:w="15" w:type="dxa"/>
              <w:left w:w="15" w:type="dxa"/>
              <w:bottom w:w="0" w:type="dxa"/>
              <w:right w:w="15" w:type="dxa"/>
            </w:tcMar>
            <w:vAlign w:val="center"/>
            <w:hideMark/>
          </w:tcPr>
          <w:p w14:paraId="2AFD5E7B" w14:textId="1A701729" w:rsidR="00252C2E" w:rsidRPr="00252C2E" w:rsidRDefault="00252C2E" w:rsidP="00252C2E">
            <w:pPr>
              <w:pStyle w:val="BB2023Body"/>
              <w:spacing w:after="0" w:line="240" w:lineRule="auto"/>
              <w:ind w:left="0"/>
              <w:jc w:val="center"/>
              <w:rPr>
                <w:rFonts w:asciiTheme="majorHAnsi" w:hAnsiTheme="majorHAnsi"/>
                <w:color w:val="FFFFFF" w:themeColor="background1"/>
                <w:sz w:val="14"/>
                <w:szCs w:val="18"/>
              </w:rPr>
            </w:pPr>
            <w:r w:rsidRPr="00252C2E">
              <w:rPr>
                <w:rFonts w:asciiTheme="majorHAnsi" w:hAnsiTheme="majorHAnsi"/>
                <w:b/>
                <w:bCs/>
                <w:color w:val="FFFFFF" w:themeColor="background1"/>
                <w:sz w:val="14"/>
                <w:szCs w:val="18"/>
              </w:rPr>
              <w:t>Large Firms</w:t>
            </w:r>
          </w:p>
        </w:tc>
        <w:tc>
          <w:tcPr>
            <w:tcW w:w="3312" w:type="dxa"/>
            <w:tcBorders>
              <w:top w:val="nil"/>
              <w:left w:val="nil"/>
              <w:bottom w:val="nil"/>
              <w:right w:val="nil"/>
            </w:tcBorders>
            <w:shd w:val="clear" w:color="auto" w:fill="016273"/>
            <w:tcMar>
              <w:top w:w="15" w:type="dxa"/>
              <w:left w:w="15" w:type="dxa"/>
              <w:bottom w:w="0" w:type="dxa"/>
              <w:right w:w="15" w:type="dxa"/>
            </w:tcMar>
            <w:vAlign w:val="center"/>
            <w:hideMark/>
          </w:tcPr>
          <w:p w14:paraId="0EF47AA8" w14:textId="468CA3D8" w:rsidR="00060CCB" w:rsidRDefault="00252C2E" w:rsidP="00252C2E">
            <w:pPr>
              <w:pStyle w:val="BB2023Body"/>
              <w:spacing w:after="0" w:line="240" w:lineRule="auto"/>
              <w:ind w:left="0"/>
              <w:jc w:val="center"/>
              <w:rPr>
                <w:rFonts w:asciiTheme="majorHAnsi" w:hAnsiTheme="majorHAnsi"/>
                <w:b/>
                <w:bCs/>
                <w:color w:val="FFFFFF" w:themeColor="background1"/>
                <w:sz w:val="14"/>
                <w:szCs w:val="18"/>
              </w:rPr>
            </w:pPr>
            <w:r w:rsidRPr="00252C2E">
              <w:rPr>
                <w:rFonts w:asciiTheme="majorHAnsi" w:hAnsiTheme="majorHAnsi"/>
                <w:b/>
                <w:bCs/>
                <w:color w:val="FFFFFF" w:themeColor="background1"/>
                <w:sz w:val="14"/>
                <w:szCs w:val="18"/>
              </w:rPr>
              <w:t>Figure 2.5</w:t>
            </w:r>
            <w:bookmarkStart w:id="2244" w:name="_Hlk139973843"/>
            <w:r w:rsidRPr="00252C2E">
              <w:rPr>
                <w:rFonts w:asciiTheme="majorHAnsi" w:hAnsiTheme="majorHAnsi"/>
                <w:b/>
                <w:bCs/>
                <w:color w:val="FFFFFF" w:themeColor="background1"/>
                <w:sz w:val="14"/>
                <w:szCs w:val="18"/>
              </w:rPr>
              <w:t>. Priorities to Improve the Business Environment in Egypt</w:t>
            </w:r>
            <w:r w:rsidR="00060CCB">
              <w:rPr>
                <w:rFonts w:asciiTheme="majorHAnsi" w:hAnsiTheme="majorHAnsi"/>
                <w:b/>
                <w:bCs/>
                <w:color w:val="FFFFFF" w:themeColor="background1"/>
                <w:sz w:val="14"/>
                <w:szCs w:val="18"/>
              </w:rPr>
              <w:t xml:space="preserve"> </w:t>
            </w:r>
            <w:r w:rsidRPr="00252C2E">
              <w:rPr>
                <w:rFonts w:asciiTheme="majorHAnsi" w:hAnsiTheme="majorHAnsi"/>
                <w:b/>
                <w:bCs/>
                <w:color w:val="FFFFFF" w:themeColor="background1"/>
                <w:sz w:val="14"/>
                <w:szCs w:val="18"/>
              </w:rPr>
              <w:t xml:space="preserve">According to </w:t>
            </w:r>
            <w:r w:rsidR="00060CCB">
              <w:rPr>
                <w:rFonts w:asciiTheme="majorHAnsi" w:hAnsiTheme="majorHAnsi"/>
                <w:b/>
                <w:bCs/>
                <w:color w:val="FFFFFF" w:themeColor="background1"/>
                <w:sz w:val="14"/>
                <w:szCs w:val="18"/>
              </w:rPr>
              <w:t>Firm Size</w:t>
            </w:r>
            <w:r w:rsidR="00060CCB" w:rsidRPr="00252C2E">
              <w:rPr>
                <w:rFonts w:asciiTheme="majorHAnsi" w:hAnsiTheme="majorHAnsi"/>
                <w:b/>
                <w:bCs/>
                <w:color w:val="FFFFFF" w:themeColor="background1"/>
                <w:sz w:val="14"/>
                <w:szCs w:val="18"/>
              </w:rPr>
              <w:t xml:space="preserve"> </w:t>
            </w:r>
          </w:p>
          <w:p w14:paraId="551E5DE3" w14:textId="574473DA" w:rsidR="00252C2E" w:rsidRPr="00252C2E" w:rsidRDefault="00060CCB" w:rsidP="00252C2E">
            <w:pPr>
              <w:pStyle w:val="BB2023Body"/>
              <w:spacing w:after="0" w:line="240" w:lineRule="auto"/>
              <w:ind w:left="0"/>
              <w:jc w:val="center"/>
              <w:rPr>
                <w:rFonts w:asciiTheme="majorHAnsi" w:hAnsiTheme="majorHAnsi"/>
                <w:color w:val="FFFFFF" w:themeColor="background1"/>
                <w:sz w:val="14"/>
                <w:szCs w:val="18"/>
              </w:rPr>
            </w:pPr>
            <w:r>
              <w:rPr>
                <w:rFonts w:asciiTheme="majorHAnsi" w:hAnsiTheme="majorHAnsi"/>
                <w:b/>
                <w:bCs/>
                <w:color w:val="FFFFFF" w:themeColor="background1"/>
                <w:sz w:val="14"/>
                <w:szCs w:val="18"/>
              </w:rPr>
              <w:t>(A</w:t>
            </w:r>
            <w:r w:rsidR="00252C2E" w:rsidRPr="00252C2E">
              <w:rPr>
                <w:rFonts w:asciiTheme="majorHAnsi" w:hAnsiTheme="majorHAnsi"/>
                <w:b/>
                <w:bCs/>
                <w:color w:val="FFFFFF" w:themeColor="background1"/>
                <w:sz w:val="14"/>
                <w:szCs w:val="18"/>
              </w:rPr>
              <w:t xml:space="preserve"> Normalized Index based on Significance of Priorities)</w:t>
            </w:r>
            <w:bookmarkEnd w:id="2244"/>
          </w:p>
        </w:tc>
        <w:tc>
          <w:tcPr>
            <w:tcW w:w="3312" w:type="dxa"/>
            <w:tcBorders>
              <w:top w:val="nil"/>
              <w:left w:val="nil"/>
              <w:bottom w:val="nil"/>
              <w:right w:val="nil"/>
            </w:tcBorders>
            <w:shd w:val="clear" w:color="auto" w:fill="016273"/>
            <w:tcMar>
              <w:top w:w="15" w:type="dxa"/>
              <w:left w:w="15" w:type="dxa"/>
              <w:bottom w:w="0" w:type="dxa"/>
              <w:right w:w="15" w:type="dxa"/>
            </w:tcMar>
            <w:vAlign w:val="center"/>
            <w:hideMark/>
          </w:tcPr>
          <w:p w14:paraId="0904B911" w14:textId="58D8948B" w:rsidR="00252C2E" w:rsidRPr="00252C2E" w:rsidRDefault="00252C2E" w:rsidP="00252C2E">
            <w:pPr>
              <w:pStyle w:val="BB2023Body"/>
              <w:spacing w:after="0" w:line="240" w:lineRule="auto"/>
              <w:ind w:left="0"/>
              <w:jc w:val="center"/>
              <w:rPr>
                <w:rFonts w:asciiTheme="majorHAnsi" w:hAnsiTheme="majorHAnsi"/>
                <w:color w:val="FFFFFF" w:themeColor="background1"/>
                <w:sz w:val="14"/>
                <w:szCs w:val="18"/>
              </w:rPr>
            </w:pPr>
            <w:r w:rsidRPr="00252C2E">
              <w:rPr>
                <w:rFonts w:asciiTheme="majorHAnsi" w:hAnsiTheme="majorHAnsi"/>
                <w:b/>
                <w:bCs/>
                <w:color w:val="FFFFFF" w:themeColor="background1"/>
                <w:sz w:val="14"/>
                <w:szCs w:val="18"/>
              </w:rPr>
              <w:t>SMEs</w:t>
            </w:r>
          </w:p>
        </w:tc>
      </w:tr>
      <w:tr w:rsidR="0063239D" w:rsidRPr="00252C2E" w14:paraId="2D38110B" w14:textId="77777777" w:rsidTr="00161FDB">
        <w:tblPrEx>
          <w:tblCellMar>
            <w:left w:w="108" w:type="dxa"/>
            <w:right w:w="108" w:type="dxa"/>
          </w:tblCellMar>
        </w:tblPrEx>
        <w:trPr>
          <w:trHeight w:val="346"/>
        </w:trPr>
        <w:tc>
          <w:tcPr>
            <w:tcW w:w="3312" w:type="dxa"/>
            <w:vMerge w:val="restart"/>
            <w:tcBorders>
              <w:top w:val="nil"/>
              <w:left w:val="nil"/>
            </w:tcBorders>
            <w:vAlign w:val="center"/>
            <w:hideMark/>
          </w:tcPr>
          <w:p w14:paraId="4A628734" w14:textId="3A7C0848" w:rsidR="0063239D" w:rsidRPr="00252C2E" w:rsidRDefault="000814DA" w:rsidP="0063239D">
            <w:pPr>
              <w:pStyle w:val="BB2023Body"/>
              <w:spacing w:after="0" w:line="240" w:lineRule="auto"/>
              <w:ind w:left="0"/>
              <w:jc w:val="center"/>
              <w:rPr>
                <w:sz w:val="12"/>
                <w:szCs w:val="16"/>
              </w:rPr>
            </w:pPr>
            <w:ins w:id="2245" w:author="WTORKY" w:date="2025-10-01T23:02:00Z" w16du:dateUtc="2025-10-01T20:02:00Z">
              <w:r>
                <w:rPr>
                  <w:noProof/>
                </w:rPr>
                <w:drawing>
                  <wp:anchor distT="0" distB="0" distL="114300" distR="114300" simplePos="0" relativeHeight="252115096" behindDoc="0" locked="0" layoutInCell="1" allowOverlap="1" wp14:anchorId="447D9C11" wp14:editId="5FF61022">
                    <wp:simplePos x="0" y="0"/>
                    <wp:positionH relativeFrom="column">
                      <wp:posOffset>-68580</wp:posOffset>
                    </wp:positionH>
                    <wp:positionV relativeFrom="paragraph">
                      <wp:posOffset>-4445</wp:posOffset>
                    </wp:positionV>
                    <wp:extent cx="2108200" cy="4279900"/>
                    <wp:effectExtent l="0" t="0" r="6350" b="0"/>
                    <wp:wrapNone/>
                    <wp:docPr id="402671001" name="Chart 1">
                      <a:extLst xmlns:a="http://schemas.openxmlformats.org/drawingml/2006/main">
                        <a:ext uri="{FF2B5EF4-FFF2-40B4-BE49-F238E27FC236}">
                          <a16:creationId xmlns:a16="http://schemas.microsoft.com/office/drawing/2014/main" id="{00000000-0008-0000-0300-00001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14:sizeRelH relativeFrom="margin">
                      <wp14:pctWidth>0</wp14:pctWidth>
                    </wp14:sizeRelH>
                    <wp14:sizeRelV relativeFrom="margin">
                      <wp14:pctHeight>0</wp14:pctHeight>
                    </wp14:sizeRelV>
                  </wp:anchor>
                </w:drawing>
              </w:r>
            </w:ins>
            <w:del w:id="2246" w:author="WTORKY" w:date="2025-10-01T23:01:00Z" w16du:dateUtc="2025-10-01T20:01:00Z">
              <w:r w:rsidR="00BB4873" w:rsidDel="000814DA">
                <w:rPr>
                  <w:noProof/>
                </w:rPr>
                <w:drawing>
                  <wp:anchor distT="0" distB="0" distL="114300" distR="114300" simplePos="0" relativeHeight="251973784" behindDoc="0" locked="0" layoutInCell="1" allowOverlap="1" wp14:anchorId="04349CAE" wp14:editId="1C8EC8E8">
                    <wp:simplePos x="0" y="0"/>
                    <wp:positionH relativeFrom="column">
                      <wp:posOffset>-62865</wp:posOffset>
                    </wp:positionH>
                    <wp:positionV relativeFrom="paragraph">
                      <wp:posOffset>1270</wp:posOffset>
                    </wp:positionV>
                    <wp:extent cx="2097405" cy="4274820"/>
                    <wp:effectExtent l="0" t="0" r="0" b="0"/>
                    <wp:wrapNone/>
                    <wp:docPr id="137728640" name="Chart 1">
                      <a:extLst xmlns:a="http://schemas.openxmlformats.org/drawingml/2006/main">
                        <a:ext uri="{FF2B5EF4-FFF2-40B4-BE49-F238E27FC236}">
                          <a16:creationId xmlns:a16="http://schemas.microsoft.com/office/drawing/2014/main" id="{00000000-0008-0000-0300-00001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14:sizeRelH relativeFrom="margin">
                      <wp14:pctWidth>0</wp14:pctWidth>
                    </wp14:sizeRelH>
                    <wp14:sizeRelV relativeFrom="margin">
                      <wp14:pctHeight>0</wp14:pctHeight>
                    </wp14:sizeRelV>
                  </wp:anchor>
                </w:drawing>
              </w:r>
            </w:del>
          </w:p>
        </w:tc>
        <w:tc>
          <w:tcPr>
            <w:tcW w:w="3312" w:type="dxa"/>
            <w:tcBorders>
              <w:top w:val="nil"/>
            </w:tcBorders>
            <w:vAlign w:val="center"/>
            <w:hideMark/>
          </w:tcPr>
          <w:p w14:paraId="40E9B02E" w14:textId="29FF625B" w:rsidR="0063239D" w:rsidRPr="009B7780" w:rsidRDefault="0063239D" w:rsidP="00F63B2F">
            <w:pPr>
              <w:pStyle w:val="BB2023Body"/>
              <w:spacing w:after="0" w:line="240" w:lineRule="auto"/>
              <w:ind w:left="0"/>
              <w:jc w:val="center"/>
              <w:rPr>
                <w:sz w:val="14"/>
                <w:szCs w:val="14"/>
              </w:rPr>
            </w:pPr>
            <w:r w:rsidRPr="0063239D">
              <w:rPr>
                <w:rFonts w:cs="Calibri"/>
                <w:color w:val="000000"/>
                <w:sz w:val="14"/>
                <w:szCs w:val="14"/>
              </w:rPr>
              <w:t>Economic policy consistency</w:t>
            </w:r>
          </w:p>
        </w:tc>
        <w:tc>
          <w:tcPr>
            <w:tcW w:w="3312" w:type="dxa"/>
            <w:vMerge w:val="restart"/>
            <w:tcBorders>
              <w:top w:val="nil"/>
              <w:right w:val="nil"/>
            </w:tcBorders>
            <w:vAlign w:val="center"/>
            <w:hideMark/>
          </w:tcPr>
          <w:p w14:paraId="6018A9D4" w14:textId="781D6009" w:rsidR="0063239D" w:rsidRPr="00252C2E" w:rsidRDefault="000814DA" w:rsidP="0063239D">
            <w:pPr>
              <w:pStyle w:val="BB2023Body"/>
              <w:spacing w:after="0" w:line="240" w:lineRule="auto"/>
              <w:ind w:left="0"/>
              <w:jc w:val="center"/>
              <w:rPr>
                <w:sz w:val="12"/>
                <w:szCs w:val="16"/>
              </w:rPr>
            </w:pPr>
            <w:ins w:id="2247" w:author="WTORKY" w:date="2025-10-01T23:04:00Z" w16du:dateUtc="2025-10-01T20:04:00Z">
              <w:r>
                <w:rPr>
                  <w:noProof/>
                </w:rPr>
                <w:drawing>
                  <wp:anchor distT="0" distB="0" distL="114300" distR="114300" simplePos="0" relativeHeight="252116120" behindDoc="0" locked="0" layoutInCell="1" allowOverlap="1" wp14:anchorId="2B456F8A" wp14:editId="7950A429">
                    <wp:simplePos x="0" y="0"/>
                    <wp:positionH relativeFrom="column">
                      <wp:posOffset>-78105</wp:posOffset>
                    </wp:positionH>
                    <wp:positionV relativeFrom="paragraph">
                      <wp:posOffset>-3175</wp:posOffset>
                    </wp:positionV>
                    <wp:extent cx="2064385" cy="4279900"/>
                    <wp:effectExtent l="0" t="0" r="0" b="0"/>
                    <wp:wrapNone/>
                    <wp:docPr id="164747885" name="Chart 1">
                      <a:extLst xmlns:a="http://schemas.openxmlformats.org/drawingml/2006/main">
                        <a:ext uri="{FF2B5EF4-FFF2-40B4-BE49-F238E27FC236}">
                          <a16:creationId xmlns:a16="http://schemas.microsoft.com/office/drawing/2014/main" id="{00000000-0008-0000-0300-00001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7"/>
                      </a:graphicData>
                    </a:graphic>
                    <wp14:sizeRelH relativeFrom="margin">
                      <wp14:pctWidth>0</wp14:pctWidth>
                    </wp14:sizeRelH>
                    <wp14:sizeRelV relativeFrom="margin">
                      <wp14:pctHeight>0</wp14:pctHeight>
                    </wp14:sizeRelV>
                  </wp:anchor>
                </w:drawing>
              </w:r>
            </w:ins>
            <w:del w:id="2248" w:author="WTORKY" w:date="2025-10-01T23:01:00Z" w16du:dateUtc="2025-10-01T20:01:00Z">
              <w:r w:rsidR="00B14CAB" w:rsidDel="000814DA">
                <w:rPr>
                  <w:noProof/>
                </w:rPr>
                <w:drawing>
                  <wp:anchor distT="0" distB="0" distL="114300" distR="114300" simplePos="0" relativeHeight="251974808" behindDoc="0" locked="0" layoutInCell="1" allowOverlap="1" wp14:anchorId="0C4CED20" wp14:editId="304639C9">
                    <wp:simplePos x="0" y="0"/>
                    <wp:positionH relativeFrom="column">
                      <wp:posOffset>-85725</wp:posOffset>
                    </wp:positionH>
                    <wp:positionV relativeFrom="paragraph">
                      <wp:posOffset>-4445</wp:posOffset>
                    </wp:positionV>
                    <wp:extent cx="2083435" cy="4286250"/>
                    <wp:effectExtent l="0" t="0" r="0" b="0"/>
                    <wp:wrapNone/>
                    <wp:docPr id="1712988349" name="Chart 1">
                      <a:extLst xmlns:a="http://schemas.openxmlformats.org/drawingml/2006/main">
                        <a:ext uri="{FF2B5EF4-FFF2-40B4-BE49-F238E27FC236}">
                          <a16:creationId xmlns:a16="http://schemas.microsoft.com/office/drawing/2014/main" id="{00000000-0008-0000-0300-00001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8"/>
                      </a:graphicData>
                    </a:graphic>
                    <wp14:sizeRelH relativeFrom="margin">
                      <wp14:pctWidth>0</wp14:pctWidth>
                    </wp14:sizeRelH>
                    <wp14:sizeRelV relativeFrom="margin">
                      <wp14:pctHeight>0</wp14:pctHeight>
                    </wp14:sizeRelV>
                  </wp:anchor>
                </w:drawing>
              </w:r>
            </w:del>
          </w:p>
        </w:tc>
      </w:tr>
      <w:tr w:rsidR="0063239D" w:rsidRPr="00252C2E" w14:paraId="1410A270" w14:textId="77777777" w:rsidTr="00161FDB">
        <w:trPr>
          <w:trHeight w:val="346"/>
        </w:trPr>
        <w:tc>
          <w:tcPr>
            <w:tcW w:w="3312" w:type="dxa"/>
            <w:vMerge/>
            <w:tcBorders>
              <w:left w:val="nil"/>
            </w:tcBorders>
            <w:vAlign w:val="center"/>
            <w:hideMark/>
          </w:tcPr>
          <w:p w14:paraId="5AF2A378"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hideMark/>
          </w:tcPr>
          <w:p w14:paraId="29760F95" w14:textId="22ECE0FE" w:rsidR="0063239D" w:rsidRPr="009B7780" w:rsidRDefault="0063239D" w:rsidP="00F63B2F">
            <w:pPr>
              <w:pStyle w:val="BB2023Body"/>
              <w:spacing w:after="0" w:line="240" w:lineRule="auto"/>
              <w:ind w:left="0"/>
              <w:jc w:val="center"/>
              <w:rPr>
                <w:sz w:val="14"/>
                <w:szCs w:val="14"/>
              </w:rPr>
            </w:pPr>
            <w:r w:rsidRPr="0063239D">
              <w:rPr>
                <w:rFonts w:cs="Calibri"/>
                <w:color w:val="000000"/>
                <w:sz w:val="14"/>
                <w:szCs w:val="14"/>
              </w:rPr>
              <w:t>Facilitating government procedures</w:t>
            </w:r>
          </w:p>
        </w:tc>
        <w:tc>
          <w:tcPr>
            <w:tcW w:w="3312" w:type="dxa"/>
            <w:vMerge/>
            <w:tcBorders>
              <w:right w:val="nil"/>
            </w:tcBorders>
            <w:vAlign w:val="center"/>
            <w:hideMark/>
          </w:tcPr>
          <w:p w14:paraId="31408A91" w14:textId="77777777" w:rsidR="0063239D" w:rsidRPr="00252C2E" w:rsidRDefault="0063239D" w:rsidP="0063239D">
            <w:pPr>
              <w:pStyle w:val="BB2023Body"/>
              <w:spacing w:after="0" w:line="240" w:lineRule="auto"/>
              <w:ind w:left="0"/>
              <w:jc w:val="center"/>
              <w:rPr>
                <w:sz w:val="12"/>
                <w:szCs w:val="16"/>
              </w:rPr>
            </w:pPr>
          </w:p>
        </w:tc>
      </w:tr>
      <w:tr w:rsidR="0063239D" w:rsidRPr="00252C2E" w14:paraId="3D86F593" w14:textId="77777777" w:rsidTr="00161FDB">
        <w:trPr>
          <w:trHeight w:val="346"/>
        </w:trPr>
        <w:tc>
          <w:tcPr>
            <w:tcW w:w="3312" w:type="dxa"/>
            <w:vMerge/>
            <w:tcBorders>
              <w:left w:val="nil"/>
            </w:tcBorders>
            <w:vAlign w:val="center"/>
            <w:hideMark/>
          </w:tcPr>
          <w:p w14:paraId="5D345A48"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hideMark/>
          </w:tcPr>
          <w:p w14:paraId="3C7873D1" w14:textId="110EEF09" w:rsidR="0063239D" w:rsidRPr="009B7780" w:rsidRDefault="0063239D" w:rsidP="00F63B2F">
            <w:pPr>
              <w:pStyle w:val="BB2023Body"/>
              <w:spacing w:after="0" w:line="240" w:lineRule="auto"/>
              <w:ind w:left="0"/>
              <w:jc w:val="center"/>
              <w:rPr>
                <w:sz w:val="14"/>
                <w:szCs w:val="14"/>
              </w:rPr>
            </w:pPr>
            <w:r w:rsidRPr="0063239D">
              <w:rPr>
                <w:rFonts w:cs="Calibri"/>
                <w:color w:val="000000"/>
                <w:sz w:val="14"/>
                <w:szCs w:val="14"/>
              </w:rPr>
              <w:t>Transportation and logistics</w:t>
            </w:r>
          </w:p>
        </w:tc>
        <w:tc>
          <w:tcPr>
            <w:tcW w:w="3312" w:type="dxa"/>
            <w:vMerge/>
            <w:tcBorders>
              <w:right w:val="nil"/>
            </w:tcBorders>
            <w:vAlign w:val="center"/>
            <w:hideMark/>
          </w:tcPr>
          <w:p w14:paraId="73FFF5D6" w14:textId="77777777" w:rsidR="0063239D" w:rsidRPr="00252C2E" w:rsidRDefault="0063239D" w:rsidP="0063239D">
            <w:pPr>
              <w:pStyle w:val="BB2023Body"/>
              <w:spacing w:after="0" w:line="240" w:lineRule="auto"/>
              <w:ind w:left="0"/>
              <w:jc w:val="center"/>
              <w:rPr>
                <w:sz w:val="12"/>
                <w:szCs w:val="16"/>
              </w:rPr>
            </w:pPr>
          </w:p>
        </w:tc>
      </w:tr>
      <w:tr w:rsidR="0063239D" w:rsidRPr="00252C2E" w14:paraId="18826B92" w14:textId="77777777" w:rsidTr="00161FDB">
        <w:trPr>
          <w:trHeight w:val="346"/>
        </w:trPr>
        <w:tc>
          <w:tcPr>
            <w:tcW w:w="3312" w:type="dxa"/>
            <w:vMerge/>
            <w:tcBorders>
              <w:left w:val="nil"/>
            </w:tcBorders>
            <w:vAlign w:val="center"/>
            <w:hideMark/>
          </w:tcPr>
          <w:p w14:paraId="7D87D25A"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hideMark/>
          </w:tcPr>
          <w:p w14:paraId="5E9DD19C" w14:textId="0718C95D" w:rsidR="0063239D" w:rsidRPr="009B7780" w:rsidRDefault="0063239D" w:rsidP="00F63B2F">
            <w:pPr>
              <w:pStyle w:val="BB2023Body"/>
              <w:spacing w:after="0" w:line="240" w:lineRule="auto"/>
              <w:ind w:left="0"/>
              <w:jc w:val="center"/>
              <w:rPr>
                <w:sz w:val="14"/>
                <w:szCs w:val="14"/>
              </w:rPr>
            </w:pPr>
            <w:r w:rsidRPr="0063239D">
              <w:rPr>
                <w:rFonts w:cs="Calibri"/>
                <w:color w:val="000000"/>
                <w:sz w:val="14"/>
                <w:szCs w:val="14"/>
              </w:rPr>
              <w:t>Taxation system</w:t>
            </w:r>
          </w:p>
        </w:tc>
        <w:tc>
          <w:tcPr>
            <w:tcW w:w="3312" w:type="dxa"/>
            <w:vMerge/>
            <w:tcBorders>
              <w:right w:val="nil"/>
            </w:tcBorders>
            <w:vAlign w:val="center"/>
            <w:hideMark/>
          </w:tcPr>
          <w:p w14:paraId="677F44E1" w14:textId="77777777" w:rsidR="0063239D" w:rsidRPr="00252C2E" w:rsidRDefault="0063239D" w:rsidP="0063239D">
            <w:pPr>
              <w:pStyle w:val="BB2023Body"/>
              <w:spacing w:after="0" w:line="240" w:lineRule="auto"/>
              <w:ind w:left="0"/>
              <w:jc w:val="center"/>
              <w:rPr>
                <w:sz w:val="12"/>
                <w:szCs w:val="16"/>
              </w:rPr>
            </w:pPr>
          </w:p>
        </w:tc>
      </w:tr>
      <w:tr w:rsidR="0063239D" w:rsidRPr="00252C2E" w14:paraId="09B830AF" w14:textId="77777777" w:rsidTr="00161FDB">
        <w:trPr>
          <w:trHeight w:val="346"/>
        </w:trPr>
        <w:tc>
          <w:tcPr>
            <w:tcW w:w="3312" w:type="dxa"/>
            <w:vMerge/>
            <w:tcBorders>
              <w:left w:val="nil"/>
            </w:tcBorders>
            <w:vAlign w:val="center"/>
            <w:hideMark/>
          </w:tcPr>
          <w:p w14:paraId="5E656EDE"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hideMark/>
          </w:tcPr>
          <w:p w14:paraId="745B28A4" w14:textId="4A27843E" w:rsidR="0063239D" w:rsidRPr="009B7780" w:rsidRDefault="0063239D" w:rsidP="00F63B2F">
            <w:pPr>
              <w:pStyle w:val="BB2023Body"/>
              <w:spacing w:after="0" w:line="240" w:lineRule="auto"/>
              <w:ind w:left="0"/>
              <w:jc w:val="center"/>
              <w:rPr>
                <w:sz w:val="14"/>
                <w:szCs w:val="14"/>
              </w:rPr>
            </w:pPr>
            <w:r w:rsidRPr="0063239D">
              <w:rPr>
                <w:rFonts w:cs="Calibri"/>
                <w:color w:val="000000"/>
                <w:sz w:val="14"/>
                <w:szCs w:val="14"/>
              </w:rPr>
              <w:t>Reducing government service fees</w:t>
            </w:r>
          </w:p>
        </w:tc>
        <w:tc>
          <w:tcPr>
            <w:tcW w:w="3312" w:type="dxa"/>
            <w:vMerge/>
            <w:tcBorders>
              <w:right w:val="nil"/>
            </w:tcBorders>
            <w:vAlign w:val="center"/>
            <w:hideMark/>
          </w:tcPr>
          <w:p w14:paraId="68330E4B" w14:textId="77777777" w:rsidR="0063239D" w:rsidRPr="00252C2E" w:rsidRDefault="0063239D" w:rsidP="0063239D">
            <w:pPr>
              <w:pStyle w:val="BB2023Body"/>
              <w:spacing w:after="0" w:line="240" w:lineRule="auto"/>
              <w:ind w:left="0"/>
              <w:jc w:val="center"/>
              <w:rPr>
                <w:sz w:val="12"/>
                <w:szCs w:val="16"/>
              </w:rPr>
            </w:pPr>
          </w:p>
        </w:tc>
      </w:tr>
      <w:tr w:rsidR="0063239D" w:rsidRPr="00252C2E" w14:paraId="25C0393E" w14:textId="77777777" w:rsidTr="00161FDB">
        <w:trPr>
          <w:trHeight w:val="346"/>
        </w:trPr>
        <w:tc>
          <w:tcPr>
            <w:tcW w:w="3312" w:type="dxa"/>
            <w:vMerge/>
            <w:tcBorders>
              <w:left w:val="nil"/>
            </w:tcBorders>
            <w:vAlign w:val="center"/>
            <w:hideMark/>
          </w:tcPr>
          <w:p w14:paraId="7A307074"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hideMark/>
          </w:tcPr>
          <w:p w14:paraId="2F570BE7" w14:textId="690426A3" w:rsidR="0063239D" w:rsidRPr="009B7780" w:rsidRDefault="0063239D" w:rsidP="00F63B2F">
            <w:pPr>
              <w:pStyle w:val="BB2023Body"/>
              <w:spacing w:after="0" w:line="240" w:lineRule="auto"/>
              <w:ind w:left="0"/>
              <w:jc w:val="center"/>
              <w:rPr>
                <w:sz w:val="14"/>
                <w:szCs w:val="14"/>
              </w:rPr>
            </w:pPr>
            <w:r w:rsidRPr="0063239D">
              <w:rPr>
                <w:rFonts w:cs="Calibri"/>
                <w:color w:val="000000"/>
                <w:sz w:val="14"/>
                <w:szCs w:val="14"/>
              </w:rPr>
              <w:t xml:space="preserve">Inflation </w:t>
            </w:r>
          </w:p>
        </w:tc>
        <w:tc>
          <w:tcPr>
            <w:tcW w:w="3312" w:type="dxa"/>
            <w:vMerge/>
            <w:tcBorders>
              <w:right w:val="nil"/>
            </w:tcBorders>
            <w:vAlign w:val="center"/>
            <w:hideMark/>
          </w:tcPr>
          <w:p w14:paraId="397056D7" w14:textId="77777777" w:rsidR="0063239D" w:rsidRPr="00252C2E" w:rsidRDefault="0063239D" w:rsidP="0063239D">
            <w:pPr>
              <w:pStyle w:val="BB2023Body"/>
              <w:spacing w:after="0" w:line="240" w:lineRule="auto"/>
              <w:ind w:left="0"/>
              <w:jc w:val="center"/>
              <w:rPr>
                <w:sz w:val="12"/>
                <w:szCs w:val="16"/>
              </w:rPr>
            </w:pPr>
          </w:p>
        </w:tc>
      </w:tr>
      <w:tr w:rsidR="0063239D" w:rsidRPr="00252C2E" w14:paraId="21610877" w14:textId="77777777" w:rsidTr="00161FDB">
        <w:trPr>
          <w:trHeight w:val="346"/>
        </w:trPr>
        <w:tc>
          <w:tcPr>
            <w:tcW w:w="3312" w:type="dxa"/>
            <w:vMerge/>
            <w:tcBorders>
              <w:left w:val="nil"/>
            </w:tcBorders>
            <w:vAlign w:val="center"/>
            <w:hideMark/>
          </w:tcPr>
          <w:p w14:paraId="5A60CFC5"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hideMark/>
          </w:tcPr>
          <w:p w14:paraId="4F0FA703" w14:textId="3F32FA70" w:rsidR="0063239D" w:rsidRPr="009B7780" w:rsidRDefault="0063239D" w:rsidP="00F63B2F">
            <w:pPr>
              <w:pStyle w:val="BB2023Body"/>
              <w:spacing w:after="0" w:line="240" w:lineRule="auto"/>
              <w:ind w:left="0"/>
              <w:jc w:val="center"/>
              <w:rPr>
                <w:sz w:val="14"/>
                <w:szCs w:val="14"/>
              </w:rPr>
            </w:pPr>
            <w:r w:rsidRPr="0063239D">
              <w:rPr>
                <w:rFonts w:cs="Calibri"/>
                <w:color w:val="000000"/>
                <w:sz w:val="14"/>
                <w:szCs w:val="14"/>
              </w:rPr>
              <w:t>Exchange rate</w:t>
            </w:r>
          </w:p>
        </w:tc>
        <w:tc>
          <w:tcPr>
            <w:tcW w:w="3312" w:type="dxa"/>
            <w:vMerge/>
            <w:tcBorders>
              <w:right w:val="nil"/>
            </w:tcBorders>
            <w:vAlign w:val="center"/>
            <w:hideMark/>
          </w:tcPr>
          <w:p w14:paraId="2686EDE4" w14:textId="77777777" w:rsidR="0063239D" w:rsidRPr="00252C2E" w:rsidRDefault="0063239D" w:rsidP="0063239D">
            <w:pPr>
              <w:pStyle w:val="BB2023Body"/>
              <w:spacing w:after="0" w:line="240" w:lineRule="auto"/>
              <w:ind w:left="0"/>
              <w:jc w:val="center"/>
              <w:rPr>
                <w:sz w:val="12"/>
                <w:szCs w:val="16"/>
              </w:rPr>
            </w:pPr>
          </w:p>
        </w:tc>
      </w:tr>
      <w:tr w:rsidR="0063239D" w:rsidRPr="00252C2E" w14:paraId="329F3EE1" w14:textId="77777777" w:rsidTr="00161FDB">
        <w:trPr>
          <w:trHeight w:val="346"/>
        </w:trPr>
        <w:tc>
          <w:tcPr>
            <w:tcW w:w="3312" w:type="dxa"/>
            <w:vMerge/>
            <w:tcBorders>
              <w:left w:val="nil"/>
            </w:tcBorders>
            <w:vAlign w:val="center"/>
            <w:hideMark/>
          </w:tcPr>
          <w:p w14:paraId="228E7F65"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hideMark/>
          </w:tcPr>
          <w:p w14:paraId="4FBA0814" w14:textId="21CE5920" w:rsidR="0063239D" w:rsidRPr="009B7780" w:rsidRDefault="0063239D" w:rsidP="00F63B2F">
            <w:pPr>
              <w:pStyle w:val="BB2023Body"/>
              <w:spacing w:after="0" w:line="240" w:lineRule="auto"/>
              <w:ind w:left="0"/>
              <w:jc w:val="center"/>
              <w:rPr>
                <w:sz w:val="14"/>
                <w:szCs w:val="14"/>
              </w:rPr>
            </w:pPr>
            <w:r w:rsidRPr="0063239D">
              <w:rPr>
                <w:rFonts w:cs="Calibri"/>
                <w:color w:val="000000"/>
                <w:sz w:val="14"/>
                <w:szCs w:val="14"/>
              </w:rPr>
              <w:t>Reducing energy and water costs</w:t>
            </w:r>
          </w:p>
        </w:tc>
        <w:tc>
          <w:tcPr>
            <w:tcW w:w="3312" w:type="dxa"/>
            <w:vMerge/>
            <w:tcBorders>
              <w:right w:val="nil"/>
            </w:tcBorders>
            <w:vAlign w:val="center"/>
            <w:hideMark/>
          </w:tcPr>
          <w:p w14:paraId="2ED4BE8F" w14:textId="77777777" w:rsidR="0063239D" w:rsidRPr="00252C2E" w:rsidRDefault="0063239D" w:rsidP="0063239D">
            <w:pPr>
              <w:pStyle w:val="BB2023Body"/>
              <w:spacing w:after="0" w:line="240" w:lineRule="auto"/>
              <w:ind w:left="0"/>
              <w:jc w:val="center"/>
              <w:rPr>
                <w:sz w:val="12"/>
                <w:szCs w:val="16"/>
              </w:rPr>
            </w:pPr>
          </w:p>
        </w:tc>
      </w:tr>
      <w:tr w:rsidR="0063239D" w:rsidRPr="00252C2E" w14:paraId="73E7AC41" w14:textId="77777777" w:rsidTr="00161FDB">
        <w:trPr>
          <w:trHeight w:val="346"/>
        </w:trPr>
        <w:tc>
          <w:tcPr>
            <w:tcW w:w="3312" w:type="dxa"/>
            <w:vMerge/>
            <w:tcBorders>
              <w:left w:val="nil"/>
            </w:tcBorders>
            <w:vAlign w:val="center"/>
            <w:hideMark/>
          </w:tcPr>
          <w:p w14:paraId="223C09CB"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hideMark/>
          </w:tcPr>
          <w:p w14:paraId="7450723B" w14:textId="52D39D0E" w:rsidR="0063239D" w:rsidRPr="009B7780" w:rsidRDefault="0063239D" w:rsidP="00F63B2F">
            <w:pPr>
              <w:pStyle w:val="BB2023Body"/>
              <w:spacing w:after="0" w:line="240" w:lineRule="auto"/>
              <w:ind w:left="0"/>
              <w:jc w:val="center"/>
              <w:rPr>
                <w:sz w:val="14"/>
                <w:szCs w:val="14"/>
              </w:rPr>
            </w:pPr>
            <w:r w:rsidRPr="0063239D">
              <w:rPr>
                <w:rFonts w:cs="Calibri"/>
                <w:color w:val="000000"/>
                <w:sz w:val="14"/>
                <w:szCs w:val="14"/>
              </w:rPr>
              <w:t>Customs</w:t>
            </w:r>
          </w:p>
        </w:tc>
        <w:tc>
          <w:tcPr>
            <w:tcW w:w="3312" w:type="dxa"/>
            <w:vMerge/>
            <w:tcBorders>
              <w:right w:val="nil"/>
            </w:tcBorders>
            <w:vAlign w:val="center"/>
            <w:hideMark/>
          </w:tcPr>
          <w:p w14:paraId="4D3B3832" w14:textId="77777777" w:rsidR="0063239D" w:rsidRPr="00252C2E" w:rsidRDefault="0063239D" w:rsidP="0063239D">
            <w:pPr>
              <w:pStyle w:val="BB2023Body"/>
              <w:spacing w:after="0" w:line="240" w:lineRule="auto"/>
              <w:ind w:left="0"/>
              <w:jc w:val="center"/>
              <w:rPr>
                <w:sz w:val="12"/>
                <w:szCs w:val="16"/>
              </w:rPr>
            </w:pPr>
          </w:p>
        </w:tc>
      </w:tr>
      <w:tr w:rsidR="0063239D" w:rsidRPr="00252C2E" w14:paraId="45815610" w14:textId="77777777" w:rsidTr="00161FDB">
        <w:trPr>
          <w:trHeight w:val="346"/>
        </w:trPr>
        <w:tc>
          <w:tcPr>
            <w:tcW w:w="3312" w:type="dxa"/>
            <w:vMerge/>
            <w:tcBorders>
              <w:left w:val="nil"/>
            </w:tcBorders>
            <w:vAlign w:val="center"/>
            <w:hideMark/>
          </w:tcPr>
          <w:p w14:paraId="19C82E81"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hideMark/>
          </w:tcPr>
          <w:p w14:paraId="2FACCC21" w14:textId="110BFD12" w:rsidR="0063239D" w:rsidRPr="009B7780" w:rsidRDefault="0063239D" w:rsidP="00F63B2F">
            <w:pPr>
              <w:pStyle w:val="BB2023Body"/>
              <w:spacing w:after="0" w:line="240" w:lineRule="auto"/>
              <w:ind w:left="0"/>
              <w:jc w:val="center"/>
              <w:rPr>
                <w:sz w:val="14"/>
                <w:szCs w:val="14"/>
              </w:rPr>
            </w:pPr>
            <w:r w:rsidRPr="0063239D">
              <w:rPr>
                <w:rFonts w:cs="Calibri"/>
                <w:color w:val="000000"/>
                <w:sz w:val="14"/>
                <w:szCs w:val="14"/>
              </w:rPr>
              <w:t>Providing qualified labor</w:t>
            </w:r>
          </w:p>
        </w:tc>
        <w:tc>
          <w:tcPr>
            <w:tcW w:w="3312" w:type="dxa"/>
            <w:vMerge/>
            <w:tcBorders>
              <w:right w:val="nil"/>
            </w:tcBorders>
            <w:vAlign w:val="center"/>
            <w:hideMark/>
          </w:tcPr>
          <w:p w14:paraId="131FC97C" w14:textId="77777777" w:rsidR="0063239D" w:rsidRPr="00252C2E" w:rsidRDefault="0063239D" w:rsidP="0063239D">
            <w:pPr>
              <w:pStyle w:val="BB2023Body"/>
              <w:spacing w:after="0" w:line="240" w:lineRule="auto"/>
              <w:ind w:left="0"/>
              <w:jc w:val="center"/>
              <w:rPr>
                <w:sz w:val="12"/>
                <w:szCs w:val="16"/>
              </w:rPr>
            </w:pPr>
          </w:p>
        </w:tc>
      </w:tr>
      <w:tr w:rsidR="0063239D" w:rsidRPr="00252C2E" w14:paraId="5C756B4F" w14:textId="77777777" w:rsidTr="00161FDB">
        <w:trPr>
          <w:trHeight w:val="346"/>
        </w:trPr>
        <w:tc>
          <w:tcPr>
            <w:tcW w:w="3312" w:type="dxa"/>
            <w:vMerge/>
            <w:tcBorders>
              <w:left w:val="nil"/>
            </w:tcBorders>
            <w:vAlign w:val="center"/>
            <w:hideMark/>
          </w:tcPr>
          <w:p w14:paraId="0DCF909D"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hideMark/>
          </w:tcPr>
          <w:p w14:paraId="6EEB809E" w14:textId="380A7D7B" w:rsidR="0063239D" w:rsidRPr="009B7780" w:rsidRDefault="0063239D" w:rsidP="00F63B2F">
            <w:pPr>
              <w:pStyle w:val="BB2023Body"/>
              <w:spacing w:after="0" w:line="240" w:lineRule="auto"/>
              <w:ind w:left="0"/>
              <w:jc w:val="center"/>
              <w:rPr>
                <w:sz w:val="14"/>
                <w:szCs w:val="14"/>
              </w:rPr>
            </w:pPr>
            <w:r w:rsidRPr="0063239D">
              <w:rPr>
                <w:rFonts w:cs="Calibri"/>
                <w:color w:val="000000"/>
                <w:sz w:val="14"/>
                <w:szCs w:val="14"/>
              </w:rPr>
              <w:t>Facilitating export procedures</w:t>
            </w:r>
          </w:p>
        </w:tc>
        <w:tc>
          <w:tcPr>
            <w:tcW w:w="3312" w:type="dxa"/>
            <w:vMerge/>
            <w:tcBorders>
              <w:right w:val="nil"/>
            </w:tcBorders>
            <w:vAlign w:val="center"/>
            <w:hideMark/>
          </w:tcPr>
          <w:p w14:paraId="5BB22655" w14:textId="77777777" w:rsidR="0063239D" w:rsidRPr="00252C2E" w:rsidRDefault="0063239D" w:rsidP="0063239D">
            <w:pPr>
              <w:pStyle w:val="BB2023Body"/>
              <w:spacing w:after="0" w:line="240" w:lineRule="auto"/>
              <w:ind w:left="0"/>
              <w:jc w:val="center"/>
              <w:rPr>
                <w:sz w:val="12"/>
                <w:szCs w:val="16"/>
              </w:rPr>
            </w:pPr>
          </w:p>
        </w:tc>
      </w:tr>
      <w:tr w:rsidR="0063239D" w:rsidRPr="00252C2E" w14:paraId="51FB9963" w14:textId="77777777" w:rsidTr="00161FDB">
        <w:trPr>
          <w:trHeight w:val="346"/>
        </w:trPr>
        <w:tc>
          <w:tcPr>
            <w:tcW w:w="3312" w:type="dxa"/>
            <w:vMerge/>
            <w:tcBorders>
              <w:left w:val="nil"/>
            </w:tcBorders>
            <w:vAlign w:val="center"/>
            <w:hideMark/>
          </w:tcPr>
          <w:p w14:paraId="1FA2AD23"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hideMark/>
          </w:tcPr>
          <w:p w14:paraId="3ED8DFB9" w14:textId="188B77B2" w:rsidR="0063239D" w:rsidRPr="009B7780" w:rsidRDefault="0063239D" w:rsidP="00F63B2F">
            <w:pPr>
              <w:pStyle w:val="BB2023Body"/>
              <w:spacing w:after="0" w:line="240" w:lineRule="auto"/>
              <w:ind w:left="0"/>
              <w:jc w:val="center"/>
              <w:rPr>
                <w:sz w:val="14"/>
                <w:szCs w:val="14"/>
              </w:rPr>
            </w:pPr>
            <w:r w:rsidRPr="0063239D">
              <w:rPr>
                <w:rFonts w:cs="Calibri"/>
                <w:color w:val="000000"/>
                <w:sz w:val="14"/>
                <w:szCs w:val="14"/>
              </w:rPr>
              <w:t>Reducing power outages</w:t>
            </w:r>
          </w:p>
        </w:tc>
        <w:tc>
          <w:tcPr>
            <w:tcW w:w="3312" w:type="dxa"/>
            <w:vMerge/>
            <w:tcBorders>
              <w:right w:val="nil"/>
            </w:tcBorders>
            <w:vAlign w:val="center"/>
            <w:hideMark/>
          </w:tcPr>
          <w:p w14:paraId="210B850A" w14:textId="77777777" w:rsidR="0063239D" w:rsidRPr="00252C2E" w:rsidRDefault="0063239D" w:rsidP="0063239D">
            <w:pPr>
              <w:pStyle w:val="BB2023Body"/>
              <w:spacing w:after="0" w:line="240" w:lineRule="auto"/>
              <w:ind w:left="0"/>
              <w:jc w:val="center"/>
              <w:rPr>
                <w:sz w:val="12"/>
                <w:szCs w:val="16"/>
              </w:rPr>
            </w:pPr>
          </w:p>
        </w:tc>
      </w:tr>
      <w:tr w:rsidR="0063239D" w:rsidRPr="00252C2E" w14:paraId="4CC15A5A" w14:textId="77777777" w:rsidTr="00161FDB">
        <w:trPr>
          <w:trHeight w:val="346"/>
        </w:trPr>
        <w:tc>
          <w:tcPr>
            <w:tcW w:w="3312" w:type="dxa"/>
            <w:vMerge/>
            <w:tcBorders>
              <w:left w:val="nil"/>
            </w:tcBorders>
            <w:vAlign w:val="center"/>
            <w:hideMark/>
          </w:tcPr>
          <w:p w14:paraId="3C38531E"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hideMark/>
          </w:tcPr>
          <w:p w14:paraId="57D96BCE" w14:textId="56FB5A3D" w:rsidR="0063239D" w:rsidRPr="009B7780" w:rsidRDefault="0063239D" w:rsidP="00F63B2F">
            <w:pPr>
              <w:pStyle w:val="BB2023Body"/>
              <w:spacing w:after="0" w:line="240" w:lineRule="auto"/>
              <w:ind w:left="0"/>
              <w:jc w:val="center"/>
              <w:rPr>
                <w:sz w:val="14"/>
                <w:szCs w:val="14"/>
              </w:rPr>
            </w:pPr>
            <w:r w:rsidRPr="0063239D">
              <w:rPr>
                <w:rFonts w:cs="Calibri"/>
                <w:color w:val="000000"/>
                <w:sz w:val="14"/>
                <w:szCs w:val="14"/>
              </w:rPr>
              <w:t>Providing funding services</w:t>
            </w:r>
          </w:p>
        </w:tc>
        <w:tc>
          <w:tcPr>
            <w:tcW w:w="3312" w:type="dxa"/>
            <w:vMerge/>
            <w:tcBorders>
              <w:right w:val="nil"/>
            </w:tcBorders>
            <w:vAlign w:val="center"/>
            <w:hideMark/>
          </w:tcPr>
          <w:p w14:paraId="4B09A9BB" w14:textId="77777777" w:rsidR="0063239D" w:rsidRPr="00252C2E" w:rsidRDefault="0063239D" w:rsidP="0063239D">
            <w:pPr>
              <w:pStyle w:val="BB2023Body"/>
              <w:spacing w:after="0" w:line="240" w:lineRule="auto"/>
              <w:ind w:left="0"/>
              <w:jc w:val="center"/>
              <w:rPr>
                <w:sz w:val="12"/>
                <w:szCs w:val="16"/>
              </w:rPr>
            </w:pPr>
          </w:p>
        </w:tc>
      </w:tr>
      <w:tr w:rsidR="0063239D" w:rsidRPr="00252C2E" w14:paraId="0D7B689F" w14:textId="77777777" w:rsidTr="00161FDB">
        <w:trPr>
          <w:trHeight w:val="346"/>
        </w:trPr>
        <w:tc>
          <w:tcPr>
            <w:tcW w:w="3312" w:type="dxa"/>
            <w:vMerge/>
            <w:tcBorders>
              <w:left w:val="nil"/>
            </w:tcBorders>
            <w:vAlign w:val="center"/>
            <w:hideMark/>
          </w:tcPr>
          <w:p w14:paraId="30B40C5B"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hideMark/>
          </w:tcPr>
          <w:p w14:paraId="064ADAD9" w14:textId="3AFF455A" w:rsidR="0063239D" w:rsidRPr="009B7780" w:rsidRDefault="0063239D" w:rsidP="00F63B2F">
            <w:pPr>
              <w:pStyle w:val="BB2023Body"/>
              <w:spacing w:after="0" w:line="240" w:lineRule="auto"/>
              <w:ind w:left="0"/>
              <w:jc w:val="center"/>
              <w:rPr>
                <w:sz w:val="14"/>
                <w:szCs w:val="14"/>
              </w:rPr>
            </w:pPr>
            <w:r w:rsidRPr="0063239D">
              <w:rPr>
                <w:rFonts w:cs="Calibri"/>
                <w:color w:val="000000"/>
                <w:sz w:val="14"/>
                <w:szCs w:val="14"/>
              </w:rPr>
              <w:t>Other</w:t>
            </w:r>
          </w:p>
        </w:tc>
        <w:tc>
          <w:tcPr>
            <w:tcW w:w="3312" w:type="dxa"/>
            <w:vMerge/>
            <w:tcBorders>
              <w:right w:val="nil"/>
            </w:tcBorders>
            <w:vAlign w:val="center"/>
            <w:hideMark/>
          </w:tcPr>
          <w:p w14:paraId="00BA7DDE" w14:textId="77777777" w:rsidR="0063239D" w:rsidRPr="00252C2E" w:rsidRDefault="0063239D" w:rsidP="0063239D">
            <w:pPr>
              <w:pStyle w:val="BB2023Body"/>
              <w:spacing w:after="0" w:line="240" w:lineRule="auto"/>
              <w:ind w:left="0"/>
              <w:jc w:val="center"/>
              <w:rPr>
                <w:sz w:val="12"/>
                <w:szCs w:val="16"/>
              </w:rPr>
            </w:pPr>
          </w:p>
        </w:tc>
      </w:tr>
      <w:tr w:rsidR="0063239D" w:rsidRPr="00252C2E" w14:paraId="05C7BFCA" w14:textId="77777777" w:rsidTr="00161FDB">
        <w:trPr>
          <w:trHeight w:val="346"/>
        </w:trPr>
        <w:tc>
          <w:tcPr>
            <w:tcW w:w="3312" w:type="dxa"/>
            <w:vMerge/>
            <w:tcBorders>
              <w:left w:val="nil"/>
            </w:tcBorders>
            <w:vAlign w:val="center"/>
          </w:tcPr>
          <w:p w14:paraId="77111D2D"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tcPr>
          <w:p w14:paraId="66994B85" w14:textId="6E1452ED" w:rsidR="0063239D" w:rsidRPr="0061375E" w:rsidRDefault="0063239D" w:rsidP="00F63B2F">
            <w:pPr>
              <w:pStyle w:val="BB2023Body"/>
              <w:spacing w:after="0" w:line="240" w:lineRule="auto"/>
              <w:ind w:left="0"/>
              <w:jc w:val="center"/>
              <w:rPr>
                <w:rFonts w:cs="Calibri"/>
                <w:color w:val="000000"/>
                <w:sz w:val="12"/>
                <w:szCs w:val="12"/>
              </w:rPr>
            </w:pPr>
            <w:r w:rsidRPr="0061375E">
              <w:rPr>
                <w:rFonts w:cs="Calibri"/>
                <w:color w:val="000000"/>
                <w:sz w:val="12"/>
                <w:szCs w:val="12"/>
              </w:rPr>
              <w:t>Providing information on domestic and foreign markets</w:t>
            </w:r>
          </w:p>
        </w:tc>
        <w:tc>
          <w:tcPr>
            <w:tcW w:w="3312" w:type="dxa"/>
            <w:vMerge/>
            <w:tcBorders>
              <w:right w:val="nil"/>
            </w:tcBorders>
            <w:vAlign w:val="center"/>
          </w:tcPr>
          <w:p w14:paraId="21F3170B" w14:textId="77777777" w:rsidR="0063239D" w:rsidRPr="00252C2E" w:rsidRDefault="0063239D" w:rsidP="0063239D">
            <w:pPr>
              <w:pStyle w:val="BB2023Body"/>
              <w:spacing w:after="0" w:line="240" w:lineRule="auto"/>
              <w:ind w:left="0"/>
              <w:jc w:val="center"/>
              <w:rPr>
                <w:sz w:val="12"/>
                <w:szCs w:val="16"/>
              </w:rPr>
            </w:pPr>
          </w:p>
        </w:tc>
      </w:tr>
      <w:tr w:rsidR="0063239D" w:rsidRPr="00252C2E" w14:paraId="57C251B8" w14:textId="77777777" w:rsidTr="00161FDB">
        <w:trPr>
          <w:trHeight w:val="346"/>
        </w:trPr>
        <w:tc>
          <w:tcPr>
            <w:tcW w:w="3312" w:type="dxa"/>
            <w:vMerge/>
            <w:tcBorders>
              <w:left w:val="nil"/>
            </w:tcBorders>
            <w:vAlign w:val="center"/>
          </w:tcPr>
          <w:p w14:paraId="3E7A5D34"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tcPr>
          <w:p w14:paraId="77565BE5" w14:textId="1CBE4802" w:rsidR="0063239D" w:rsidRPr="0061375E" w:rsidRDefault="0063239D" w:rsidP="00F63B2F">
            <w:pPr>
              <w:pStyle w:val="BB2023Body"/>
              <w:spacing w:after="0" w:line="240" w:lineRule="auto"/>
              <w:ind w:left="0"/>
              <w:jc w:val="center"/>
              <w:rPr>
                <w:rFonts w:cs="Calibri"/>
                <w:color w:val="000000"/>
                <w:sz w:val="12"/>
                <w:szCs w:val="12"/>
              </w:rPr>
            </w:pPr>
            <w:r w:rsidRPr="0061375E">
              <w:rPr>
                <w:rFonts w:cs="Calibri"/>
                <w:color w:val="000000"/>
                <w:sz w:val="12"/>
                <w:szCs w:val="12"/>
              </w:rPr>
              <w:t xml:space="preserve">Giving priority to locally-manufactured products in government contracts </w:t>
            </w:r>
          </w:p>
        </w:tc>
        <w:tc>
          <w:tcPr>
            <w:tcW w:w="3312" w:type="dxa"/>
            <w:vMerge/>
            <w:tcBorders>
              <w:right w:val="nil"/>
            </w:tcBorders>
            <w:vAlign w:val="center"/>
          </w:tcPr>
          <w:p w14:paraId="47104F63" w14:textId="77777777" w:rsidR="0063239D" w:rsidRPr="00252C2E" w:rsidRDefault="0063239D" w:rsidP="0063239D">
            <w:pPr>
              <w:pStyle w:val="BB2023Body"/>
              <w:spacing w:after="0" w:line="240" w:lineRule="auto"/>
              <w:ind w:left="0"/>
              <w:jc w:val="center"/>
              <w:rPr>
                <w:sz w:val="12"/>
                <w:szCs w:val="16"/>
              </w:rPr>
            </w:pPr>
          </w:p>
        </w:tc>
      </w:tr>
      <w:tr w:rsidR="0063239D" w:rsidRPr="00252C2E" w14:paraId="1469D7D7" w14:textId="77777777" w:rsidTr="00161FDB">
        <w:trPr>
          <w:trHeight w:val="346"/>
        </w:trPr>
        <w:tc>
          <w:tcPr>
            <w:tcW w:w="3312" w:type="dxa"/>
            <w:vMerge/>
            <w:tcBorders>
              <w:left w:val="nil"/>
            </w:tcBorders>
            <w:vAlign w:val="center"/>
          </w:tcPr>
          <w:p w14:paraId="25480AC0"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tcPr>
          <w:p w14:paraId="57D11F0C" w14:textId="4ADD3C95" w:rsidR="0063239D" w:rsidRPr="0063239D" w:rsidRDefault="0063239D" w:rsidP="00F63B2F">
            <w:pPr>
              <w:pStyle w:val="BB2023Body"/>
              <w:spacing w:after="0" w:line="240" w:lineRule="auto"/>
              <w:ind w:left="0"/>
              <w:jc w:val="center"/>
              <w:rPr>
                <w:rFonts w:cs="Calibri"/>
                <w:color w:val="000000"/>
                <w:sz w:val="14"/>
                <w:szCs w:val="14"/>
              </w:rPr>
            </w:pPr>
            <w:r w:rsidRPr="0063239D">
              <w:rPr>
                <w:rFonts w:cs="Calibri"/>
                <w:color w:val="000000"/>
                <w:sz w:val="14"/>
                <w:szCs w:val="14"/>
              </w:rPr>
              <w:t>Avoid unfair completion from the State</w:t>
            </w:r>
          </w:p>
        </w:tc>
        <w:tc>
          <w:tcPr>
            <w:tcW w:w="3312" w:type="dxa"/>
            <w:vMerge/>
            <w:tcBorders>
              <w:right w:val="nil"/>
            </w:tcBorders>
            <w:vAlign w:val="center"/>
          </w:tcPr>
          <w:p w14:paraId="0CA0EB26" w14:textId="77777777" w:rsidR="0063239D" w:rsidRPr="00252C2E" w:rsidRDefault="0063239D" w:rsidP="0063239D">
            <w:pPr>
              <w:pStyle w:val="BB2023Body"/>
              <w:spacing w:after="0" w:line="240" w:lineRule="auto"/>
              <w:ind w:left="0"/>
              <w:jc w:val="center"/>
              <w:rPr>
                <w:sz w:val="12"/>
                <w:szCs w:val="16"/>
              </w:rPr>
            </w:pPr>
          </w:p>
        </w:tc>
      </w:tr>
      <w:tr w:rsidR="0063239D" w:rsidRPr="00252C2E" w14:paraId="5D2ACC64" w14:textId="77777777" w:rsidTr="00161FDB">
        <w:trPr>
          <w:trHeight w:val="346"/>
        </w:trPr>
        <w:tc>
          <w:tcPr>
            <w:tcW w:w="3312" w:type="dxa"/>
            <w:vMerge/>
            <w:tcBorders>
              <w:left w:val="nil"/>
            </w:tcBorders>
            <w:vAlign w:val="center"/>
          </w:tcPr>
          <w:p w14:paraId="07A218CA" w14:textId="77777777" w:rsidR="0063239D" w:rsidRPr="00252C2E" w:rsidRDefault="0063239D" w:rsidP="0063239D">
            <w:pPr>
              <w:pStyle w:val="BB2023Body"/>
              <w:spacing w:after="0" w:line="240" w:lineRule="auto"/>
              <w:ind w:left="0"/>
              <w:jc w:val="center"/>
              <w:rPr>
                <w:sz w:val="12"/>
                <w:szCs w:val="16"/>
              </w:rPr>
            </w:pPr>
          </w:p>
        </w:tc>
        <w:tc>
          <w:tcPr>
            <w:tcW w:w="3312" w:type="dxa"/>
            <w:tcMar>
              <w:top w:w="15" w:type="dxa"/>
              <w:left w:w="15" w:type="dxa"/>
              <w:bottom w:w="0" w:type="dxa"/>
              <w:right w:w="15" w:type="dxa"/>
            </w:tcMar>
            <w:vAlign w:val="center"/>
          </w:tcPr>
          <w:p w14:paraId="709DC23D" w14:textId="2198032F" w:rsidR="0063239D" w:rsidRPr="0063239D" w:rsidRDefault="0063239D" w:rsidP="00F63B2F">
            <w:pPr>
              <w:pStyle w:val="BB2023Body"/>
              <w:spacing w:after="0" w:line="240" w:lineRule="auto"/>
              <w:ind w:left="0"/>
              <w:jc w:val="center"/>
              <w:rPr>
                <w:rFonts w:cs="Calibri"/>
                <w:color w:val="000000"/>
                <w:sz w:val="14"/>
                <w:szCs w:val="14"/>
              </w:rPr>
            </w:pPr>
            <w:r w:rsidRPr="0063239D">
              <w:rPr>
                <w:rFonts w:cs="Calibri"/>
                <w:color w:val="000000"/>
                <w:sz w:val="14"/>
                <w:szCs w:val="14"/>
              </w:rPr>
              <w:t> Disclosure of future economic policies</w:t>
            </w:r>
          </w:p>
        </w:tc>
        <w:tc>
          <w:tcPr>
            <w:tcW w:w="3312" w:type="dxa"/>
            <w:vMerge/>
            <w:tcBorders>
              <w:right w:val="nil"/>
            </w:tcBorders>
            <w:vAlign w:val="center"/>
          </w:tcPr>
          <w:p w14:paraId="6F319B96" w14:textId="77777777" w:rsidR="0063239D" w:rsidRPr="00252C2E" w:rsidRDefault="0063239D" w:rsidP="0063239D">
            <w:pPr>
              <w:pStyle w:val="BB2023Body"/>
              <w:spacing w:after="0" w:line="240" w:lineRule="auto"/>
              <w:ind w:left="0"/>
              <w:jc w:val="center"/>
              <w:rPr>
                <w:sz w:val="12"/>
                <w:szCs w:val="16"/>
              </w:rPr>
            </w:pPr>
          </w:p>
        </w:tc>
      </w:tr>
    </w:tbl>
    <w:p w14:paraId="61CABA4D" w14:textId="77777777" w:rsidR="00D50FC0" w:rsidRDefault="00D50FC0" w:rsidP="00E63096">
      <w:pPr>
        <w:pStyle w:val="BB2023Body"/>
        <w:ind w:left="0"/>
        <w:jc w:val="left"/>
        <w:rPr>
          <w:i/>
          <w:iCs/>
          <w:sz w:val="14"/>
          <w:szCs w:val="18"/>
        </w:rPr>
      </w:pPr>
    </w:p>
    <w:p w14:paraId="59FE3206" w14:textId="75F02C73" w:rsidR="00F77BA8" w:rsidRPr="0063239D" w:rsidRDefault="00F77BA8" w:rsidP="00E63096">
      <w:pPr>
        <w:pStyle w:val="BB2023Body"/>
        <w:ind w:left="0"/>
        <w:jc w:val="left"/>
        <w:rPr>
          <w:sz w:val="14"/>
          <w:szCs w:val="18"/>
        </w:rPr>
      </w:pPr>
      <w:r w:rsidRPr="00F77BA8">
        <w:rPr>
          <w:i/>
          <w:iCs/>
          <w:sz w:val="14"/>
          <w:szCs w:val="18"/>
        </w:rPr>
        <w:t xml:space="preserve">Source: </w:t>
      </w:r>
      <w:r w:rsidRPr="0063239D">
        <w:rPr>
          <w:sz w:val="14"/>
          <w:szCs w:val="18"/>
        </w:rPr>
        <w:t>Survey Results.</w:t>
      </w:r>
      <w:ins w:id="2249" w:author="WTORKY" w:date="2025-10-01T23:04:00Z" w16du:dateUtc="2025-10-01T20:04:00Z">
        <w:r w:rsidR="000814DA" w:rsidRPr="000814DA">
          <w:rPr>
            <w:noProof/>
          </w:rPr>
          <w:t xml:space="preserve"> </w:t>
        </w:r>
      </w:ins>
      <w:r w:rsidRPr="00F77BA8">
        <w:rPr>
          <w:i/>
          <w:iCs/>
          <w:sz w:val="14"/>
          <w:szCs w:val="18"/>
        </w:rPr>
        <w:br/>
      </w:r>
      <w:r w:rsidRPr="0063239D">
        <w:rPr>
          <w:b/>
          <w:bCs/>
          <w:sz w:val="14"/>
          <w:szCs w:val="18"/>
        </w:rPr>
        <w:t>Note</w:t>
      </w:r>
      <w:r w:rsidRPr="0063239D">
        <w:rPr>
          <w:sz w:val="14"/>
          <w:szCs w:val="18"/>
        </w:rPr>
        <w:t>: Some indicators were newly introduced starting from the study quarter.</w:t>
      </w:r>
    </w:p>
    <w:p w14:paraId="565FB1B0" w14:textId="72C6A79C" w:rsidR="00252C2E" w:rsidRDefault="00252C2E" w:rsidP="00E63096">
      <w:pPr>
        <w:pStyle w:val="BB2023Body"/>
        <w:ind w:left="0"/>
        <w:rPr>
          <w:rFonts w:asciiTheme="majorHAnsi" w:hAnsiTheme="majorHAnsi"/>
          <w:lang w:bidi="ar-EG"/>
        </w:rPr>
      </w:pPr>
    </w:p>
    <w:p w14:paraId="303088E0" w14:textId="25AEE8AA" w:rsidR="00252C2E" w:rsidRDefault="00252C2E" w:rsidP="00E63096">
      <w:pPr>
        <w:pStyle w:val="BB2023Body"/>
        <w:ind w:left="0"/>
        <w:rPr>
          <w:rFonts w:asciiTheme="majorHAnsi" w:hAnsiTheme="majorHAnsi"/>
        </w:rPr>
      </w:pPr>
    </w:p>
    <w:p w14:paraId="1F5966C0" w14:textId="77777777" w:rsidR="0013384F" w:rsidRDefault="0013384F" w:rsidP="00E63096">
      <w:pPr>
        <w:pStyle w:val="BB2023Body"/>
        <w:ind w:left="0"/>
        <w:rPr>
          <w:rFonts w:asciiTheme="majorHAnsi" w:hAnsiTheme="majorHAnsi"/>
          <w:i/>
          <w:iCs/>
        </w:rPr>
      </w:pPr>
    </w:p>
    <w:p w14:paraId="5B4D6EB4" w14:textId="77777777" w:rsidR="0013384F" w:rsidRDefault="0013384F" w:rsidP="00E63096">
      <w:pPr>
        <w:pStyle w:val="BB2023Body"/>
        <w:ind w:left="0"/>
        <w:rPr>
          <w:rFonts w:asciiTheme="majorHAnsi" w:hAnsiTheme="majorHAnsi"/>
          <w:i/>
          <w:iCs/>
        </w:rPr>
      </w:pPr>
    </w:p>
    <w:p w14:paraId="598E4EF9" w14:textId="15ACDBFD" w:rsidR="0013384F" w:rsidDel="00B14CAB" w:rsidRDefault="00D540E7" w:rsidP="00E63096">
      <w:pPr>
        <w:pStyle w:val="BB2023Body"/>
        <w:ind w:left="0"/>
        <w:rPr>
          <w:del w:id="2250" w:author="Mohamed Abdel-Hakam" w:date="2025-09-29T19:36:00Z"/>
          <w:rFonts w:asciiTheme="majorHAnsi" w:hAnsiTheme="majorHAnsi"/>
          <w:i/>
          <w:iCs/>
        </w:rPr>
      </w:pPr>
      <w:ins w:id="2251" w:author="WTORKY" w:date="2025-10-01T23:09:00Z" w16du:dateUtc="2025-10-01T20:09:00Z">
        <w:r w:rsidRPr="00B72CAE">
          <w:rPr>
            <w:i/>
            <w:iCs/>
            <w:noProof/>
            <w:color w:val="1FBACF" w:themeColor="accent1"/>
            <w:spacing w:val="-10"/>
          </w:rPr>
          <w:lastRenderedPageBreak/>
          <w:drawing>
            <wp:anchor distT="0" distB="0" distL="114300" distR="114300" simplePos="0" relativeHeight="252120216" behindDoc="1" locked="0" layoutInCell="1" allowOverlap="1" wp14:anchorId="0CCECDDC" wp14:editId="23802AE4">
              <wp:simplePos x="0" y="0"/>
              <wp:positionH relativeFrom="page">
                <wp:align>left</wp:align>
              </wp:positionH>
              <wp:positionV relativeFrom="margin">
                <wp:align>center</wp:align>
              </wp:positionV>
              <wp:extent cx="7205980" cy="10027285"/>
              <wp:effectExtent l="0" t="0" r="0" b="0"/>
              <wp:wrapNone/>
              <wp:docPr id="1479193201" name="Picture 147919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205980" cy="10027285"/>
                      </a:xfrm>
                      <a:prstGeom prst="rect">
                        <a:avLst/>
                      </a:prstGeom>
                      <a:noFill/>
                    </pic:spPr>
                  </pic:pic>
                </a:graphicData>
              </a:graphic>
              <wp14:sizeRelH relativeFrom="margin">
                <wp14:pctWidth>0</wp14:pctWidth>
              </wp14:sizeRelH>
              <wp14:sizeRelV relativeFrom="margin">
                <wp14:pctHeight>0</wp14:pctHeight>
              </wp14:sizeRelV>
            </wp:anchor>
          </w:drawing>
        </w:r>
      </w:ins>
      <w:del w:id="2252" w:author="WTORKY" w:date="2025-10-01T23:09:00Z" w16du:dateUtc="2025-10-01T20:09:00Z">
        <w:r w:rsidR="00B14CAB" w:rsidRPr="0063239D" w:rsidDel="00D540E7">
          <w:rPr>
            <w:noProof/>
            <w:color w:val="1FBACF" w:themeColor="accent1"/>
          </w:rPr>
          <w:drawing>
            <wp:anchor distT="0" distB="0" distL="114300" distR="114300" simplePos="0" relativeHeight="251656194" behindDoc="1" locked="0" layoutInCell="1" allowOverlap="1" wp14:anchorId="6AA0A3EE" wp14:editId="1D595499">
              <wp:simplePos x="0" y="0"/>
              <wp:positionH relativeFrom="page">
                <wp:posOffset>-1</wp:posOffset>
              </wp:positionH>
              <wp:positionV relativeFrom="paragraph">
                <wp:posOffset>-513853</wp:posOffset>
              </wp:positionV>
              <wp:extent cx="7193915" cy="10964931"/>
              <wp:effectExtent l="0" t="0" r="6985" b="8255"/>
              <wp:wrapNone/>
              <wp:docPr id="453463407" name="Picture 45346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4826" cy="10966319"/>
                      </a:xfrm>
                      <a:prstGeom prst="rect">
                        <a:avLst/>
                      </a:prstGeom>
                      <a:noFill/>
                    </pic:spPr>
                  </pic:pic>
                </a:graphicData>
              </a:graphic>
              <wp14:sizeRelH relativeFrom="margin">
                <wp14:pctWidth>0</wp14:pctWidth>
              </wp14:sizeRelH>
              <wp14:sizeRelV relativeFrom="margin">
                <wp14:pctHeight>0</wp14:pctHeight>
              </wp14:sizeRelV>
            </wp:anchor>
          </w:drawing>
        </w:r>
      </w:del>
    </w:p>
    <w:p w14:paraId="4CF4676B" w14:textId="705AB0B5" w:rsidR="00A56F68" w:rsidDel="00B14CAB" w:rsidRDefault="00A56F68">
      <w:pPr>
        <w:pStyle w:val="BB2023Body"/>
        <w:ind w:left="0"/>
        <w:rPr>
          <w:del w:id="2253" w:author="Mohamed Abdel-Hakam" w:date="2025-09-29T19:36:00Z"/>
          <w:rFonts w:asciiTheme="majorHAnsi" w:hAnsiTheme="majorHAnsi"/>
          <w:i/>
          <w:iCs/>
        </w:rPr>
      </w:pPr>
    </w:p>
    <w:p w14:paraId="76412CD5" w14:textId="5E64EE6A" w:rsidR="00A56F68" w:rsidDel="00B14CAB" w:rsidRDefault="00A56F68" w:rsidP="00E63096">
      <w:pPr>
        <w:pStyle w:val="BB2023Body"/>
        <w:ind w:left="0"/>
        <w:rPr>
          <w:del w:id="2254" w:author="Mohamed Abdel-Hakam" w:date="2025-09-29T19:36:00Z"/>
          <w:rFonts w:asciiTheme="majorHAnsi" w:hAnsiTheme="majorHAnsi"/>
          <w:i/>
          <w:iCs/>
        </w:rPr>
      </w:pPr>
    </w:p>
    <w:p w14:paraId="24100F5A" w14:textId="001FB92C" w:rsidR="002D697B" w:rsidRPr="00F76C6A" w:rsidRDefault="00A56F68" w:rsidP="00E63096">
      <w:pPr>
        <w:pStyle w:val="BB2023Body"/>
        <w:ind w:left="0"/>
        <w:rPr>
          <w:rFonts w:asciiTheme="majorHAnsi" w:hAnsiTheme="majorHAnsi"/>
          <w:i/>
          <w:iCs/>
        </w:rPr>
      </w:pPr>
      <w:r w:rsidRPr="00A56F68">
        <w:rPr>
          <w:rFonts w:asciiTheme="majorHAnsi" w:hAnsiTheme="majorHAnsi"/>
          <w:i/>
          <w:iCs/>
          <w:color w:val="1FBACF" w:themeColor="accent1"/>
        </w:rPr>
        <w:t>2-2-2 Priorities according to economic sectors</w:t>
      </w:r>
    </w:p>
    <w:p w14:paraId="6C0BDF88" w14:textId="1815C17F" w:rsidR="004835CF" w:rsidRPr="00B14CAB" w:rsidRDefault="00B14CAB" w:rsidP="0075342F">
      <w:pPr>
        <w:pStyle w:val="BB2023Body"/>
        <w:ind w:left="0"/>
        <w:rPr>
          <w:spacing w:val="-4"/>
        </w:rPr>
      </w:pPr>
      <w:ins w:id="2255" w:author="Mohamed Abdel-Hakam" w:date="2025-09-29T19:37:00Z">
        <w:r w:rsidRPr="00B14CAB">
          <w:rPr>
            <w:spacing w:val="-4"/>
            <w:rPrChange w:id="2256" w:author="Mohamed Abdel-Hakam" w:date="2025-09-29T19:37:00Z">
              <w:rPr>
                <w:b/>
                <w:bCs/>
                <w:spacing w:val="-4"/>
              </w:rPr>
            </w:rPrChange>
          </w:rPr>
          <w:t xml:space="preserve">The manufacturing and tourism sectors agree that their top priority is revisiting energy and water tariffs, while disclosure of future economic policy directions topped the priorities of the financial service sector.  The need to address inflation was one of the top priorities of the construction sector and represented an additional priority for the tourism sector. Solving tax system problems was a top priority for the telecommunications sector, while reducing fees of government services was a top priority for the transport sector (Figure 2-6). </w:t>
        </w:r>
      </w:ins>
      <w:del w:id="2257" w:author="Mohamed Abdel-Hakam" w:date="2025-09-29T19:37:00Z">
        <w:r w:rsidR="00A56F68" w:rsidRPr="00B14CAB" w:rsidDel="00B14CAB">
          <w:rPr>
            <w:spacing w:val="-4"/>
            <w:rPrChange w:id="2258" w:author="Mohamed Abdel-Hakam" w:date="2025-09-29T19:37:00Z">
              <w:rPr>
                <w:b/>
                <w:bCs/>
                <w:spacing w:val="-4"/>
              </w:rPr>
            </w:rPrChange>
          </w:rPr>
          <w:delText>The manufacturing, tourism, transportation</w:delText>
        </w:r>
      </w:del>
      <w:ins w:id="2259" w:author="Andre Michel" w:date="2025-07-09T23:34:00Z">
        <w:del w:id="2260" w:author="Mohamed Abdel-Hakam" w:date="2025-09-29T19:37:00Z">
          <w:r w:rsidR="007A50A0" w:rsidRPr="00B14CAB" w:rsidDel="00B14CAB">
            <w:rPr>
              <w:spacing w:val="-4"/>
              <w:rPrChange w:id="2261" w:author="Mohamed Abdel-Hakam" w:date="2025-09-29T19:37:00Z">
                <w:rPr>
                  <w:b/>
                  <w:bCs/>
                  <w:spacing w:val="-4"/>
                </w:rPr>
              </w:rPrChange>
            </w:rPr>
            <w:delText>transportation,</w:delText>
          </w:r>
        </w:del>
      </w:ins>
      <w:del w:id="2262" w:author="Mohamed Abdel-Hakam" w:date="2025-09-29T19:37:00Z">
        <w:r w:rsidR="00A56F68" w:rsidRPr="00B14CAB" w:rsidDel="00B14CAB">
          <w:rPr>
            <w:spacing w:val="-4"/>
            <w:rPrChange w:id="2263" w:author="Mohamed Abdel-Hakam" w:date="2025-09-29T19:37:00Z">
              <w:rPr>
                <w:b/>
                <w:bCs/>
                <w:spacing w:val="-4"/>
              </w:rPr>
            </w:rPrChange>
          </w:rPr>
          <w:delText xml:space="preserve"> and communications sectors</w:delText>
        </w:r>
        <w:r w:rsidR="00A56F68" w:rsidRPr="00B14CAB" w:rsidDel="00B14CAB">
          <w:rPr>
            <w:spacing w:val="-4"/>
          </w:rPr>
          <w:delText xml:space="preserve"> agreed that revisiting energy and water prices is a top priority. </w:delText>
        </w:r>
        <w:r w:rsidR="00A56F68" w:rsidRPr="00B14CAB" w:rsidDel="00B14CAB">
          <w:rPr>
            <w:spacing w:val="-4"/>
            <w:rPrChange w:id="2264" w:author="Mohamed Abdel-Hakam" w:date="2025-09-29T19:37:00Z">
              <w:rPr>
                <w:b/>
                <w:bCs/>
                <w:spacing w:val="-4"/>
              </w:rPr>
            </w:rPrChange>
          </w:rPr>
          <w:delText>Disclosure</w:delText>
        </w:r>
        <w:r w:rsidR="00A56F68" w:rsidRPr="00B14CAB" w:rsidDel="00B14CAB">
          <w:rPr>
            <w:spacing w:val="-4"/>
          </w:rPr>
          <w:delText xml:space="preserve"> of </w:delText>
        </w:r>
        <w:r w:rsidR="00A56F68" w:rsidRPr="00B14CAB" w:rsidDel="00B14CAB">
          <w:rPr>
            <w:spacing w:val="-4"/>
            <w:rPrChange w:id="2265" w:author="Mohamed Abdel-Hakam" w:date="2025-09-29T19:37:00Z">
              <w:rPr>
                <w:b/>
                <w:bCs/>
                <w:spacing w:val="-4"/>
              </w:rPr>
            </w:rPrChange>
          </w:rPr>
          <w:delText>future economic policy directions</w:delText>
        </w:r>
        <w:r w:rsidR="00A56F68" w:rsidRPr="00B14CAB" w:rsidDel="00B14CAB">
          <w:rPr>
            <w:spacing w:val="-4"/>
          </w:rPr>
          <w:delText xml:space="preserve"> represent priorities for the </w:delText>
        </w:r>
        <w:r w:rsidR="00A56F68" w:rsidRPr="00B14CAB" w:rsidDel="00B14CAB">
          <w:rPr>
            <w:spacing w:val="-4"/>
            <w:rPrChange w:id="2266" w:author="Mohamed Abdel-Hakam" w:date="2025-09-29T19:37:00Z">
              <w:rPr>
                <w:b/>
                <w:bCs/>
                <w:spacing w:val="-4"/>
              </w:rPr>
            </w:rPrChange>
          </w:rPr>
          <w:delText>financial services sector</w:delText>
        </w:r>
        <w:r w:rsidR="00A56F68" w:rsidRPr="00B14CAB" w:rsidDel="00B14CAB">
          <w:rPr>
            <w:spacing w:val="-4"/>
          </w:rPr>
          <w:delText xml:space="preserve">, while addressing </w:delText>
        </w:r>
        <w:r w:rsidR="00A56F68" w:rsidRPr="00B14CAB" w:rsidDel="00B14CAB">
          <w:rPr>
            <w:spacing w:val="-4"/>
            <w:rPrChange w:id="2267" w:author="Mohamed Abdel-Hakam" w:date="2025-09-29T19:37:00Z">
              <w:rPr>
                <w:b/>
                <w:bCs/>
                <w:spacing w:val="-4"/>
              </w:rPr>
            </w:rPrChange>
          </w:rPr>
          <w:delText>inflation</w:delText>
        </w:r>
        <w:r w:rsidR="00A56F68" w:rsidRPr="00B14CAB" w:rsidDel="00B14CAB">
          <w:rPr>
            <w:spacing w:val="-4"/>
          </w:rPr>
          <w:delText xml:space="preserve"> is a top priority for the </w:delText>
        </w:r>
        <w:r w:rsidR="00A56F68" w:rsidRPr="00B14CAB" w:rsidDel="00B14CAB">
          <w:rPr>
            <w:spacing w:val="-4"/>
            <w:rPrChange w:id="2268" w:author="Mohamed Abdel-Hakam" w:date="2025-09-29T19:37:00Z">
              <w:rPr>
                <w:b/>
                <w:bCs/>
                <w:spacing w:val="-4"/>
              </w:rPr>
            </w:rPrChange>
          </w:rPr>
          <w:delText xml:space="preserve">construction sector. Availing </w:delText>
        </w:r>
      </w:del>
      <w:ins w:id="2269" w:author="Andre Michel" w:date="2025-07-09T23:34:00Z">
        <w:del w:id="2270" w:author="Mohamed Abdel-Hakam" w:date="2025-09-29T19:37:00Z">
          <w:r w:rsidR="00EE5709" w:rsidRPr="00B14CAB" w:rsidDel="00B14CAB">
            <w:rPr>
              <w:spacing w:val="-4"/>
              <w:rPrChange w:id="2271" w:author="Mohamed Abdel-Hakam" w:date="2025-09-29T19:37:00Z">
                <w:rPr>
                  <w:b/>
                  <w:bCs/>
                  <w:spacing w:val="-4"/>
                </w:rPr>
              </w:rPrChange>
            </w:rPr>
            <w:delText xml:space="preserve">Increasing the pool of  </w:delText>
          </w:r>
        </w:del>
      </w:ins>
      <w:del w:id="2272" w:author="Mohamed Abdel-Hakam" w:date="2025-09-29T19:37:00Z">
        <w:r w:rsidR="00A56F68" w:rsidRPr="00B14CAB" w:rsidDel="00B14CAB">
          <w:rPr>
            <w:spacing w:val="-4"/>
            <w:rPrChange w:id="2273" w:author="Mohamed Abdel-Hakam" w:date="2025-09-29T19:37:00Z">
              <w:rPr>
                <w:b/>
                <w:bCs/>
                <w:spacing w:val="-4"/>
              </w:rPr>
            </w:rPrChange>
          </w:rPr>
          <w:delText>qualified labor</w:delText>
        </w:r>
        <w:r w:rsidR="00A56F68" w:rsidRPr="00B14CAB" w:rsidDel="00B14CAB">
          <w:rPr>
            <w:spacing w:val="-4"/>
          </w:rPr>
          <w:delText xml:space="preserve"> was a top priority for the </w:delText>
        </w:r>
        <w:r w:rsidR="00A56F68" w:rsidRPr="00B14CAB" w:rsidDel="00B14CAB">
          <w:rPr>
            <w:spacing w:val="-4"/>
            <w:rPrChange w:id="2274" w:author="Mohamed Abdel-Hakam" w:date="2025-09-29T19:37:00Z">
              <w:rPr>
                <w:b/>
                <w:bCs/>
                <w:spacing w:val="-4"/>
              </w:rPr>
            </w:rPrChange>
          </w:rPr>
          <w:delText>telecommunications sector</w:delText>
        </w:r>
        <w:r w:rsidR="00A56F68" w:rsidRPr="00B14CAB" w:rsidDel="00B14CAB">
          <w:rPr>
            <w:spacing w:val="-4"/>
          </w:rPr>
          <w:delText xml:space="preserve">, followed by addressing tax </w:delText>
        </w:r>
        <w:r w:rsidR="00A56F68" w:rsidRPr="00B14CAB" w:rsidDel="00B14CAB">
          <w:rPr>
            <w:spacing w:val="-4"/>
            <w:rPrChange w:id="2275" w:author="Mohamed Abdel-Hakam" w:date="2025-09-29T19:37:00Z">
              <w:rPr>
                <w:b/>
                <w:bCs/>
                <w:spacing w:val="-4"/>
              </w:rPr>
            </w:rPrChange>
          </w:rPr>
          <w:delText>system problems</w:delText>
        </w:r>
        <w:r w:rsidR="00A56F68" w:rsidRPr="00B14CAB" w:rsidDel="00B14CAB">
          <w:rPr>
            <w:spacing w:val="-4"/>
          </w:rPr>
          <w:delText xml:space="preserve"> and providing </w:delText>
        </w:r>
        <w:r w:rsidR="00A56F68" w:rsidRPr="00B14CAB" w:rsidDel="00B14CAB">
          <w:rPr>
            <w:spacing w:val="-4"/>
            <w:rPrChange w:id="2276" w:author="Mohamed Abdel-Hakam" w:date="2025-09-29T19:37:00Z">
              <w:rPr>
                <w:b/>
                <w:bCs/>
                <w:spacing w:val="-4"/>
              </w:rPr>
            </w:rPrChange>
          </w:rPr>
          <w:delText>financing services</w:delText>
        </w:r>
        <w:r w:rsidR="00A56F68" w:rsidRPr="00B14CAB" w:rsidDel="00B14CAB">
          <w:rPr>
            <w:spacing w:val="-4"/>
          </w:rPr>
          <w:delText xml:space="preserve"> for the sector. Addressing tax system issues was also an additional priority for the tourism sector, while reducing fees on government services and improving the customs system topped the list of priorities for the transportation sector (Figure 2-6).</w:delText>
        </w:r>
      </w:del>
    </w:p>
    <w:p w14:paraId="1E8B5D6B" w14:textId="1A10E8C0" w:rsidR="004835CF" w:rsidRDefault="004835CF" w:rsidP="004835CF">
      <w:pPr>
        <w:pStyle w:val="BB2023Body"/>
        <w:ind w:left="0"/>
      </w:pPr>
    </w:p>
    <w:p w14:paraId="638B92D5" w14:textId="15BDC367" w:rsidR="004835CF" w:rsidRDefault="00D540E7" w:rsidP="004835CF">
      <w:pPr>
        <w:pStyle w:val="BB2023Body"/>
        <w:ind w:left="0"/>
      </w:pPr>
      <w:r w:rsidRPr="002E3C04">
        <w:rPr>
          <w:noProof/>
          <w:sz w:val="24"/>
          <w:szCs w:val="24"/>
        </w:rPr>
        <mc:AlternateContent>
          <mc:Choice Requires="wpg">
            <w:drawing>
              <wp:anchor distT="0" distB="0" distL="114300" distR="114300" simplePos="0" relativeHeight="251656225" behindDoc="0" locked="0" layoutInCell="1" allowOverlap="1" wp14:anchorId="633E1967" wp14:editId="4F7A532E">
                <wp:simplePos x="0" y="0"/>
                <wp:positionH relativeFrom="margin">
                  <wp:posOffset>2827346</wp:posOffset>
                </wp:positionH>
                <wp:positionV relativeFrom="page">
                  <wp:posOffset>2507588</wp:posOffset>
                </wp:positionV>
                <wp:extent cx="3332231" cy="346075"/>
                <wp:effectExtent l="0" t="0" r="1905" b="0"/>
                <wp:wrapNone/>
                <wp:docPr id="1689933667" name="Group 26"/>
                <wp:cNvGraphicFramePr/>
                <a:graphic xmlns:a="http://schemas.openxmlformats.org/drawingml/2006/main">
                  <a:graphicData uri="http://schemas.microsoft.com/office/word/2010/wordprocessingGroup">
                    <wpg:wgp>
                      <wpg:cNvGrpSpPr/>
                      <wpg:grpSpPr>
                        <a:xfrm>
                          <a:off x="0" y="0"/>
                          <a:ext cx="3332231" cy="346075"/>
                          <a:chOff x="0" y="0"/>
                          <a:chExt cx="3666676" cy="392431"/>
                        </a:xfrm>
                      </wpg:grpSpPr>
                      <pic:pic xmlns:pic="http://schemas.openxmlformats.org/drawingml/2006/picture">
                        <pic:nvPicPr>
                          <pic:cNvPr id="1059308455" name="Picture 1059308455"/>
                          <pic:cNvPicPr>
                            <a:picLocks noChangeAspect="1"/>
                          </pic:cNvPicPr>
                        </pic:nvPicPr>
                        <pic:blipFill>
                          <a:blip r:embed="rId12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3292026" y="1"/>
                            <a:ext cx="374650" cy="392430"/>
                          </a:xfrm>
                          <a:prstGeom prst="rect">
                            <a:avLst/>
                          </a:prstGeom>
                        </pic:spPr>
                      </pic:pic>
                      <pic:pic xmlns:pic="http://schemas.openxmlformats.org/drawingml/2006/picture">
                        <pic:nvPicPr>
                          <pic:cNvPr id="974455245" name="Picture 974455245"/>
                          <pic:cNvPicPr>
                            <a:picLocks noChangeAspect="1"/>
                          </pic:cNvPicPr>
                        </pic:nvPicPr>
                        <pic:blipFill>
                          <a:blip r:embed="rId13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81000" cy="392429"/>
                          </a:xfrm>
                          <a:prstGeom prst="rect">
                            <a:avLst/>
                          </a:prstGeom>
                        </pic:spPr>
                      </pic:pic>
                      <pic:pic xmlns:pic="http://schemas.openxmlformats.org/drawingml/2006/picture">
                        <pic:nvPicPr>
                          <pic:cNvPr id="981322783" name="Picture 981322783"/>
                          <pic:cNvPicPr>
                            <a:picLocks noChangeAspect="1"/>
                          </pic:cNvPicPr>
                        </pic:nvPicPr>
                        <pic:blipFill>
                          <a:blip r:embed="rId13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626519" y="0"/>
                            <a:ext cx="392430" cy="392430"/>
                          </a:xfrm>
                          <a:prstGeom prst="rect">
                            <a:avLst/>
                          </a:prstGeom>
                        </pic:spPr>
                      </pic:pic>
                      <pic:pic xmlns:pic="http://schemas.openxmlformats.org/drawingml/2006/picture">
                        <pic:nvPicPr>
                          <pic:cNvPr id="1914630113" name="Picture 1914630113"/>
                          <pic:cNvPicPr>
                            <a:picLocks noChangeAspect="1"/>
                          </pic:cNvPicPr>
                        </pic:nvPicPr>
                        <pic:blipFill>
                          <a:blip r:embed="rId13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1964549" y="0"/>
                            <a:ext cx="392430" cy="392430"/>
                          </a:xfrm>
                          <a:prstGeom prst="rect">
                            <a:avLst/>
                          </a:prstGeom>
                        </pic:spPr>
                      </pic:pic>
                      <pic:pic xmlns:pic="http://schemas.openxmlformats.org/drawingml/2006/picture">
                        <pic:nvPicPr>
                          <pic:cNvPr id="1234718611" name="Picture 1234718611"/>
                          <pic:cNvPicPr>
                            <a:picLocks noChangeAspect="1"/>
                          </pic:cNvPicPr>
                        </pic:nvPicPr>
                        <pic:blipFill>
                          <a:blip r:embed="rId13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2602498" y="24516"/>
                            <a:ext cx="444011" cy="343397"/>
                          </a:xfrm>
                          <a:prstGeom prst="rect">
                            <a:avLst/>
                          </a:prstGeom>
                        </pic:spPr>
                      </pic:pic>
                      <pic:pic xmlns:pic="http://schemas.openxmlformats.org/drawingml/2006/picture">
                        <pic:nvPicPr>
                          <pic:cNvPr id="166952826" name="Picture 166952826"/>
                          <pic:cNvPicPr>
                            <a:picLocks noChangeAspect="1"/>
                          </pic:cNvPicPr>
                        </pic:nvPicPr>
                        <pic:blipFill>
                          <a:blip r:embed="rId13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1264469" y="54992"/>
                            <a:ext cx="454561" cy="2824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B717AD6" id="Group 26" o:spid="_x0000_s1026" style="position:absolute;margin-left:222.65pt;margin-top:197.45pt;width:262.4pt;height:27.25pt;z-index:251656225;mso-position-horizontal-relative:margin;mso-position-vertical-relative:page;mso-width-relative:margin;mso-height-relative:margin" coordsize="36666,3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">
                <v:shape id="Picture 1059308455" o:spid="_x0000_s1027" type="#_x0000_t75" style="position:absolute;left:32920;width:3746;height: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">
                  <v:imagedata r:id="rId135" o:title="" recolortarget="#0e525c [1444]"/>
                </v:shape>
                <v:shape id="Picture 974455245" o:spid="_x0000_s1028" type="#_x0000_t75" style="position:absolute;width:3810;height: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">
                  <v:imagedata r:id="rId136" o:title="" recolortarget="#0e525c [1444]"/>
                </v:shape>
                <v:shape id="Picture 981322783" o:spid="_x0000_s1029" type="#_x0000_t75" style="position:absolute;left:6265;width:3924;height: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">
                  <v:imagedata r:id="rId137" o:title="" recolortarget="#0e525c [1444]"/>
                </v:shape>
                <v:shape id="Picture 1914630113" o:spid="_x0000_s1030" type="#_x0000_t75" style="position:absolute;left:19645;width:3924;height: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">
                  <v:imagedata r:id="rId138" o:title="" recolortarget="#0e525c [1444]"/>
                </v:shape>
                <v:shape id="Picture 1234718611" o:spid="_x0000_s1031" type="#_x0000_t75" style="position:absolute;left:26024;top:245;width:4441;height:3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">
                  <v:imagedata r:id="rId139" o:title="" recolortarget="#0e525c [1444]"/>
                </v:shape>
                <v:shape id="Picture 166952826" o:spid="_x0000_s1032" type="#_x0000_t75" style="position:absolute;left:12644;top:549;width:4546;height:2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">
                  <v:imagedata r:id="rId140" o:title="" recolortarget="#0e525c [1444]"/>
                </v:shape>
                <w10:wrap anchorx="margin" anchory="page"/>
              </v:group>
            </w:pict>
          </mc:Fallback>
        </mc:AlternateContent>
      </w:r>
      <w:r w:rsidRPr="002E3C04">
        <w:rPr>
          <w:noProof/>
        </w:rPr>
        <mc:AlternateContent>
          <mc:Choice Requires="wpg">
            <w:drawing>
              <wp:anchor distT="0" distB="0" distL="114300" distR="114300" simplePos="0" relativeHeight="252121240" behindDoc="1" locked="0" layoutInCell="1" allowOverlap="1" wp14:anchorId="1A4573F5" wp14:editId="739A8F1D">
                <wp:simplePos x="0" y="0"/>
                <wp:positionH relativeFrom="page">
                  <wp:posOffset>664740</wp:posOffset>
                </wp:positionH>
                <wp:positionV relativeFrom="margin">
                  <wp:posOffset>1735455</wp:posOffset>
                </wp:positionV>
                <wp:extent cx="6927850" cy="4695190"/>
                <wp:effectExtent l="0" t="0" r="6350" b="0"/>
                <wp:wrapNone/>
                <wp:docPr id="523" name="Group 523"/>
                <wp:cNvGraphicFramePr/>
                <a:graphic xmlns:a="http://schemas.openxmlformats.org/drawingml/2006/main">
                  <a:graphicData uri="http://schemas.microsoft.com/office/word/2010/wordprocessingGroup">
                    <wpg:wgp>
                      <wpg:cNvGrpSpPr/>
                      <wpg:grpSpPr>
                        <a:xfrm>
                          <a:off x="0" y="0"/>
                          <a:ext cx="6927850" cy="4695190"/>
                          <a:chOff x="-43908" y="-987496"/>
                          <a:chExt cx="6811230" cy="5897394"/>
                        </a:xfrm>
                      </wpg:grpSpPr>
                      <wpg:grpSp>
                        <wpg:cNvPr id="524" name="Group 3"/>
                        <wpg:cNvGrpSpPr/>
                        <wpg:grpSpPr>
                          <a:xfrm>
                            <a:off x="-43908" y="-987496"/>
                            <a:ext cx="6811230" cy="5897394"/>
                            <a:chOff x="-43908" y="-856972"/>
                            <a:chExt cx="6811230" cy="5117898"/>
                          </a:xfrm>
                        </wpg:grpSpPr>
                        <wps:wsp>
                          <wps:cNvPr id="525" name="Snip Diagonal Corner Rectangle 38"/>
                          <wps:cNvSpPr/>
                          <wps:spPr>
                            <a:xfrm flipH="1">
                              <a:off x="143934" y="-462092"/>
                              <a:ext cx="6623388" cy="4723018"/>
                            </a:xfrm>
                            <a:prstGeom prst="snip2DiagRect">
                              <a:avLst>
                                <a:gd name="adj1" fmla="val 0"/>
                                <a:gd name="adj2" fmla="val 742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g:grpSp>
                          <wpg:cNvPr id="526" name="Group 526"/>
                          <wpg:cNvGrpSpPr/>
                          <wpg:grpSpPr>
                            <a:xfrm flipH="1">
                              <a:off x="-43908" y="-856972"/>
                              <a:ext cx="1057599" cy="4723019"/>
                              <a:chOff x="-117" y="-871771"/>
                              <a:chExt cx="1057599" cy="4804582"/>
                            </a:xfrm>
                          </wpg:grpSpPr>
                          <wps:wsp>
                            <wps:cNvPr id="527" name="Snip Single Corner Rectangle 20"/>
                            <wps:cNvSpPr/>
                            <wps:spPr>
                              <a:xfrm>
                                <a:off x="27" y="-871771"/>
                                <a:ext cx="869603" cy="4804582"/>
                              </a:xfrm>
                              <a:prstGeom prst="snip1Rect">
                                <a:avLst>
                                  <a:gd name="adj" fmla="val 35980"/>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08000" tIns="0" rIns="0" bIns="0" numCol="1" spcCol="0" rtlCol="0" fromWordArt="0" anchor="t" anchorCtr="0" forceAA="0" compatLnSpc="1">
                              <a:prstTxWarp prst="textNoShape">
                                <a:avLst/>
                              </a:prstTxWarp>
                              <a:noAutofit/>
                            </wps:bodyPr>
                          </wps:wsp>
                          <wps:wsp>
                            <wps:cNvPr id="528" name="Rectangle 528"/>
                            <wps:cNvSpPr/>
                            <wps:spPr>
                              <a:xfrm>
                                <a:off x="-117" y="-783833"/>
                                <a:ext cx="1057599" cy="2531145"/>
                              </a:xfrm>
                              <a:prstGeom prst="rect">
                                <a:avLst/>
                              </a:prstGeom>
                            </wps:spPr>
                            <wps:txbx>
                              <w:txbxContent>
                                <w:p w14:paraId="58CF277B" w14:textId="77777777" w:rsidR="00DD7360" w:rsidRDefault="00DD7360" w:rsidP="00DD7360">
                                  <w:pPr>
                                    <w:pStyle w:val="BB2023Body"/>
                                    <w:spacing w:after="0" w:line="240" w:lineRule="auto"/>
                                    <w:ind w:left="360" w:right="73"/>
                                    <w:jc w:val="right"/>
                                    <w:rPr>
                                      <w:rFonts w:asciiTheme="majorHAnsi" w:hAnsiTheme="majorHAnsi"/>
                                      <w:b/>
                                      <w:bCs/>
                                      <w:color w:val="FFFFFF" w:themeColor="background1"/>
                                      <w:sz w:val="14"/>
                                      <w:szCs w:val="14"/>
                                    </w:rPr>
                                  </w:pPr>
                                  <w:r w:rsidRPr="004835CF">
                                    <w:rPr>
                                      <w:rFonts w:asciiTheme="majorHAnsi" w:hAnsiTheme="majorHAnsi"/>
                                      <w:b/>
                                      <w:bCs/>
                                      <w:color w:val="FFFFFF" w:themeColor="background1"/>
                                      <w:sz w:val="14"/>
                                      <w:szCs w:val="14"/>
                                    </w:rPr>
                                    <w:t>Figure 2.6</w:t>
                                  </w:r>
                                  <w:r w:rsidRPr="00F76C6A">
                                    <w:rPr>
                                      <w:rFonts w:asciiTheme="majorHAnsi" w:hAnsiTheme="majorHAnsi"/>
                                      <w:b/>
                                      <w:bCs/>
                                      <w:color w:val="FFFFFF" w:themeColor="background1"/>
                                      <w:sz w:val="14"/>
                                      <w:szCs w:val="14"/>
                                    </w:rPr>
                                    <w:t>. Priorities to Improve the Business Environment in Egypt According</w:t>
                                  </w:r>
                                  <w:r>
                                    <w:rPr>
                                      <w:rFonts w:asciiTheme="majorHAnsi" w:hAnsiTheme="majorHAnsi"/>
                                      <w:b/>
                                      <w:bCs/>
                                      <w:color w:val="FFFFFF" w:themeColor="background1"/>
                                      <w:sz w:val="14"/>
                                      <w:szCs w:val="14"/>
                                    </w:rPr>
                                    <w:t xml:space="preserve"> </w:t>
                                  </w:r>
                                  <w:r w:rsidRPr="00F76C6A">
                                    <w:rPr>
                                      <w:rFonts w:asciiTheme="majorHAnsi" w:hAnsiTheme="majorHAnsi"/>
                                      <w:b/>
                                      <w:bCs/>
                                      <w:color w:val="FFFFFF" w:themeColor="background1"/>
                                      <w:sz w:val="14"/>
                                      <w:szCs w:val="14"/>
                                    </w:rPr>
                                    <w:t xml:space="preserve">to </w:t>
                                  </w:r>
                                  <w:r>
                                    <w:rPr>
                                      <w:rFonts w:asciiTheme="majorHAnsi" w:hAnsiTheme="majorHAnsi"/>
                                      <w:b/>
                                      <w:bCs/>
                                      <w:color w:val="FFFFFF" w:themeColor="background1"/>
                                      <w:sz w:val="14"/>
                                      <w:szCs w:val="14"/>
                                    </w:rPr>
                                    <w:t>Economic Sector</w:t>
                                  </w:r>
                                  <w:r w:rsidRPr="00F76C6A">
                                    <w:rPr>
                                      <w:rFonts w:asciiTheme="majorHAnsi" w:hAnsiTheme="majorHAnsi"/>
                                      <w:b/>
                                      <w:bCs/>
                                      <w:color w:val="FFFFFF" w:themeColor="background1"/>
                                      <w:sz w:val="14"/>
                                      <w:szCs w:val="14"/>
                                    </w:rPr>
                                    <w:t xml:space="preserve"> </w:t>
                                  </w:r>
                                </w:p>
                                <w:p w14:paraId="1E2A9132" w14:textId="77777777" w:rsidR="00DD7360" w:rsidRDefault="00DD7360" w:rsidP="00DD7360">
                                  <w:pPr>
                                    <w:pStyle w:val="BB2023Body"/>
                                    <w:spacing w:after="0" w:line="240" w:lineRule="auto"/>
                                    <w:ind w:left="360" w:right="73"/>
                                    <w:jc w:val="right"/>
                                    <w:rPr>
                                      <w:rFonts w:asciiTheme="majorHAnsi" w:hAnsiTheme="majorHAnsi"/>
                                      <w:b/>
                                      <w:bCs/>
                                      <w:color w:val="FFFFFF" w:themeColor="background1"/>
                                      <w:sz w:val="14"/>
                                      <w:szCs w:val="14"/>
                                    </w:rPr>
                                  </w:pPr>
                                </w:p>
                                <w:p w14:paraId="6210FA23" w14:textId="77777777" w:rsidR="00DD7360" w:rsidRPr="004835CF" w:rsidRDefault="00DD7360" w:rsidP="00DD7360">
                                  <w:pPr>
                                    <w:pStyle w:val="BB2023Body"/>
                                    <w:spacing w:after="0" w:line="240" w:lineRule="auto"/>
                                    <w:ind w:left="360" w:right="73"/>
                                    <w:jc w:val="right"/>
                                    <w:rPr>
                                      <w:rFonts w:asciiTheme="majorHAnsi" w:hAnsiTheme="majorHAnsi"/>
                                      <w:b/>
                                      <w:bCs/>
                                      <w:color w:val="FFFFFF" w:themeColor="background1"/>
                                      <w:sz w:val="14"/>
                                      <w:szCs w:val="14"/>
                                    </w:rPr>
                                  </w:pPr>
                                  <w:r w:rsidRPr="00F76C6A">
                                    <w:rPr>
                                      <w:rFonts w:asciiTheme="majorHAnsi" w:hAnsiTheme="majorHAnsi"/>
                                      <w:b/>
                                      <w:bCs/>
                                      <w:color w:val="FFFFFF" w:themeColor="background1"/>
                                      <w:sz w:val="14"/>
                                      <w:szCs w:val="14"/>
                                    </w:rPr>
                                    <w:t>(A Normalized Index based on Significance of Priorities)</w:t>
                                  </w:r>
                                </w:p>
                              </w:txbxContent>
                            </wps:txbx>
                            <wps:bodyPr wrap="square" lIns="0" rIns="0">
                              <a:noAutofit/>
                            </wps:bodyPr>
                          </wps:wsp>
                        </wpg:grpSp>
                      </wpg:grpSp>
                      <pic:pic xmlns:pic="http://schemas.openxmlformats.org/drawingml/2006/picture">
                        <pic:nvPicPr>
                          <pic:cNvPr id="529" name="Picture 529"/>
                          <pic:cNvPicPr>
                            <a:picLocks noChangeAspect="1"/>
                          </pic:cNvPicPr>
                        </pic:nvPicPr>
                        <pic:blipFill rotWithShape="1">
                          <a:blip r:embed="rId121">
                            <a:extLst>
                              <a:ext uri="{28A0092B-C50C-407E-A947-70E740481C1C}">
                                <a14:useLocalDpi xmlns:a14="http://schemas.microsoft.com/office/drawing/2010/main" val="0"/>
                              </a:ext>
                            </a:extLst>
                          </a:blip>
                          <a:srcRect l="13881" t="14599" r="13195" b="52929"/>
                          <a:stretch/>
                        </pic:blipFill>
                        <pic:spPr bwMode="auto">
                          <a:xfrm>
                            <a:off x="221047" y="3791171"/>
                            <a:ext cx="549910" cy="578762"/>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A4573F5" id="Group 523" o:spid="_x0000_s1108" style="position:absolute;left:0;text-align:left;margin-left:52.35pt;margin-top:136.65pt;width:545.5pt;height:369.7pt;z-index:-251195240;mso-position-horizontal-relative:page;mso-position-vertical-relative:margin;mso-width-relative:margin;mso-height-relative:margin" coordorigin="-439,-9874" coordsize="68112,589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">
                <v:group id="_x0000_s1109" style="position:absolute;left:-439;top:-9874;width:68112;height:58972" coordorigin="-439,-8569" coordsize="68112,5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wm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gXL/B7JhwBuf4BAAD//wMAUEsBAi0AFAAGAAgAAAAhANvh9svuAAAAhQEAABMAAAAAAAAA&#10;AAAAAAAAAAAAAFtDb250ZW50X1R5cGVzXS54bWxQSwECLQAUAAYACAAAACEAWvQsW78AAAAVAQAA&#10;CwAAAAAAAAAAAAAAAAAfAQAAX3JlbHMvLnJlbHNQSwECLQAUAAYACAAAACEAZMVsJsYAAADcAAAA&#10;DwAAAAAAAAAAAAAAAAAHAgAAZHJzL2Rvd25yZXYueG1sUEsFBgAAAAADAAMAtwAAAPoCAAAAAA==&#10;">
                  <v:shape id="Snip Diagonal Corner Rectangle 38" o:spid="_x0000_s1110" style="position:absolute;left:1439;top:-4620;width:66234;height:47229;flip:x;visibility:visible;mso-wrap-style:square;v-text-anchor:middle" coordsize="6623388,472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" path="m,l6272940,r350448,350448l6623388,4723018r,l350448,4723018,,4372570,,xe" fillcolor="white [3212]" stroked="f" strokeweight=".85pt">
                    <v:path arrowok="t" o:connecttype="custom" o:connectlocs="0,0;6272940,0;6623388,350448;6623388,4723018;6623388,4723018;350448,4723018;0,4372570;0,0" o:connectangles="0,0,0,0,0,0,0,0"/>
                  </v:shape>
                  <v:group id="Group 526" o:spid="_x0000_s1111" style="position:absolute;left:-439;top:-8569;width:10575;height:47229;flip:x" coordorigin="-1,-8717" coordsize="10575,4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">
                    <v:shape id="Snip Single Corner Rectangle 20" o:spid="_x0000_s1112" style="position:absolute;top:-8717;width:8696;height:48045;visibility:visible;mso-wrap-style:square;v-text-anchor:top" coordsize="869603,4804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" path="m,l556720,,869603,312883r,4491699l,4804582,,xe" fillcolor="#0f5c66 [1604]" stroked="f" strokeweight=".85pt">
                      <v:path arrowok="t" o:connecttype="custom" o:connectlocs="0,0;556720,0;869603,312883;869603,4804582;0,4804582;0,0" o:connectangles="0,0,0,0,0,0"/>
                    </v:shape>
                    <v:rect id="Rectangle 528" o:spid="_x0000_s1113" style="position:absolute;left:-1;top:-7838;width:10575;height:25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" filled="f" stroked="f">
                      <v:textbox inset="0,,0">
                        <w:txbxContent>
                          <w:p w14:paraId="58CF277B" w14:textId="77777777" w:rsidR="00DD7360" w:rsidRDefault="00DD7360" w:rsidP="00DD7360">
                            <w:pPr>
                              <w:pStyle w:val="BB2023Body"/>
                              <w:spacing w:after="0" w:line="240" w:lineRule="auto"/>
                              <w:ind w:left="360" w:right="73"/>
                              <w:jc w:val="right"/>
                              <w:rPr>
                                <w:rFonts w:asciiTheme="majorHAnsi" w:hAnsiTheme="majorHAnsi"/>
                                <w:b/>
                                <w:bCs/>
                                <w:color w:val="FFFFFF" w:themeColor="background1"/>
                                <w:sz w:val="14"/>
                                <w:szCs w:val="14"/>
                              </w:rPr>
                            </w:pPr>
                            <w:r w:rsidRPr="004835CF">
                              <w:rPr>
                                <w:rFonts w:asciiTheme="majorHAnsi" w:hAnsiTheme="majorHAnsi"/>
                                <w:b/>
                                <w:bCs/>
                                <w:color w:val="FFFFFF" w:themeColor="background1"/>
                                <w:sz w:val="14"/>
                                <w:szCs w:val="14"/>
                              </w:rPr>
                              <w:t>Figure 2.6</w:t>
                            </w:r>
                            <w:r w:rsidRPr="00F76C6A">
                              <w:rPr>
                                <w:rFonts w:asciiTheme="majorHAnsi" w:hAnsiTheme="majorHAnsi"/>
                                <w:b/>
                                <w:bCs/>
                                <w:color w:val="FFFFFF" w:themeColor="background1"/>
                                <w:sz w:val="14"/>
                                <w:szCs w:val="14"/>
                              </w:rPr>
                              <w:t>. Priorities to Improve the Business Environment in Egypt According</w:t>
                            </w:r>
                            <w:r>
                              <w:rPr>
                                <w:rFonts w:asciiTheme="majorHAnsi" w:hAnsiTheme="majorHAnsi"/>
                                <w:b/>
                                <w:bCs/>
                                <w:color w:val="FFFFFF" w:themeColor="background1"/>
                                <w:sz w:val="14"/>
                                <w:szCs w:val="14"/>
                              </w:rPr>
                              <w:t xml:space="preserve"> </w:t>
                            </w:r>
                            <w:r w:rsidRPr="00F76C6A">
                              <w:rPr>
                                <w:rFonts w:asciiTheme="majorHAnsi" w:hAnsiTheme="majorHAnsi"/>
                                <w:b/>
                                <w:bCs/>
                                <w:color w:val="FFFFFF" w:themeColor="background1"/>
                                <w:sz w:val="14"/>
                                <w:szCs w:val="14"/>
                              </w:rPr>
                              <w:t xml:space="preserve">to </w:t>
                            </w:r>
                            <w:r>
                              <w:rPr>
                                <w:rFonts w:asciiTheme="majorHAnsi" w:hAnsiTheme="majorHAnsi"/>
                                <w:b/>
                                <w:bCs/>
                                <w:color w:val="FFFFFF" w:themeColor="background1"/>
                                <w:sz w:val="14"/>
                                <w:szCs w:val="14"/>
                              </w:rPr>
                              <w:t>Economic Sector</w:t>
                            </w:r>
                            <w:r w:rsidRPr="00F76C6A">
                              <w:rPr>
                                <w:rFonts w:asciiTheme="majorHAnsi" w:hAnsiTheme="majorHAnsi"/>
                                <w:b/>
                                <w:bCs/>
                                <w:color w:val="FFFFFF" w:themeColor="background1"/>
                                <w:sz w:val="14"/>
                                <w:szCs w:val="14"/>
                              </w:rPr>
                              <w:t xml:space="preserve"> </w:t>
                            </w:r>
                          </w:p>
                          <w:p w14:paraId="1E2A9132" w14:textId="77777777" w:rsidR="00DD7360" w:rsidRDefault="00DD7360" w:rsidP="00DD7360">
                            <w:pPr>
                              <w:pStyle w:val="BB2023Body"/>
                              <w:spacing w:after="0" w:line="240" w:lineRule="auto"/>
                              <w:ind w:left="360" w:right="73"/>
                              <w:jc w:val="right"/>
                              <w:rPr>
                                <w:rFonts w:asciiTheme="majorHAnsi" w:hAnsiTheme="majorHAnsi"/>
                                <w:b/>
                                <w:bCs/>
                                <w:color w:val="FFFFFF" w:themeColor="background1"/>
                                <w:sz w:val="14"/>
                                <w:szCs w:val="14"/>
                              </w:rPr>
                            </w:pPr>
                          </w:p>
                          <w:p w14:paraId="6210FA23" w14:textId="77777777" w:rsidR="00DD7360" w:rsidRPr="004835CF" w:rsidRDefault="00DD7360" w:rsidP="00DD7360">
                            <w:pPr>
                              <w:pStyle w:val="BB2023Body"/>
                              <w:spacing w:after="0" w:line="240" w:lineRule="auto"/>
                              <w:ind w:left="360" w:right="73"/>
                              <w:jc w:val="right"/>
                              <w:rPr>
                                <w:rFonts w:asciiTheme="majorHAnsi" w:hAnsiTheme="majorHAnsi"/>
                                <w:b/>
                                <w:bCs/>
                                <w:color w:val="FFFFFF" w:themeColor="background1"/>
                                <w:sz w:val="14"/>
                                <w:szCs w:val="14"/>
                              </w:rPr>
                            </w:pPr>
                            <w:r w:rsidRPr="00F76C6A">
                              <w:rPr>
                                <w:rFonts w:asciiTheme="majorHAnsi" w:hAnsiTheme="majorHAnsi"/>
                                <w:b/>
                                <w:bCs/>
                                <w:color w:val="FFFFFF" w:themeColor="background1"/>
                                <w:sz w:val="14"/>
                                <w:szCs w:val="14"/>
                              </w:rPr>
                              <w:t>(A Normalized Index based on Significance of Priorities)</w:t>
                            </w:r>
                          </w:p>
                        </w:txbxContent>
                      </v:textbox>
                    </v:rect>
                  </v:group>
                </v:group>
                <v:shape id="Picture 529" o:spid="_x0000_s1114" type="#_x0000_t75" style="position:absolute;left:2210;top:37911;width:5499;height:5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">
                  <v:imagedata r:id="rId141" o:title="" croptop="9568f" cropbottom="34688f" cropleft="9097f" cropright="8647f"/>
                </v:shape>
                <w10:wrap anchorx="page" anchory="margin"/>
              </v:group>
            </w:pict>
          </mc:Fallback>
        </mc:AlternateContent>
      </w:r>
    </w:p>
    <w:tbl>
      <w:tblPr>
        <w:tblpPr w:leftFromText="180" w:rightFromText="180" w:vertAnchor="page" w:horzAnchor="page" w:tblpX="3335" w:tblpY="4538"/>
        <w:tblW w:w="8580" w:type="dxa"/>
        <w:tblLayout w:type="fixed"/>
        <w:tblCellMar>
          <w:left w:w="0" w:type="dxa"/>
          <w:right w:w="0" w:type="dxa"/>
        </w:tblCellMar>
        <w:tblLook w:val="0600" w:firstRow="0" w:lastRow="0" w:firstColumn="0" w:lastColumn="0" w:noHBand="1" w:noVBand="1"/>
        <w:tblPrChange w:id="2277" w:author="WTORKY" w:date="2025-10-01T23:07:00Z" w16du:dateUtc="2025-10-01T20:07:00Z">
          <w:tblPr>
            <w:tblpPr w:leftFromText="180" w:rightFromText="180" w:vertAnchor="page" w:horzAnchor="margin" w:tblpXSpec="right" w:tblpY="4538"/>
            <w:tblW w:w="7884" w:type="dxa"/>
            <w:tblLayout w:type="fixed"/>
            <w:tblCellMar>
              <w:left w:w="0" w:type="dxa"/>
              <w:right w:w="0" w:type="dxa"/>
            </w:tblCellMar>
            <w:tblLook w:val="0600" w:firstRow="0" w:lastRow="0" w:firstColumn="0" w:lastColumn="0" w:noHBand="1" w:noVBand="1"/>
          </w:tblPr>
        </w:tblPrChange>
      </w:tblPr>
      <w:tblGrid>
        <w:gridCol w:w="2880"/>
        <w:gridCol w:w="900"/>
        <w:gridCol w:w="50"/>
        <w:gridCol w:w="150"/>
        <w:gridCol w:w="20"/>
        <w:gridCol w:w="20"/>
        <w:gridCol w:w="20"/>
        <w:gridCol w:w="20"/>
        <w:gridCol w:w="720"/>
        <w:gridCol w:w="950"/>
        <w:gridCol w:w="950"/>
        <w:gridCol w:w="950"/>
        <w:gridCol w:w="950"/>
        <w:tblGridChange w:id="2278">
          <w:tblGrid>
            <w:gridCol w:w="2700"/>
            <w:gridCol w:w="180"/>
            <w:gridCol w:w="684"/>
            <w:gridCol w:w="216"/>
            <w:gridCol w:w="50"/>
            <w:gridCol w:w="150"/>
            <w:gridCol w:w="20"/>
            <w:gridCol w:w="20"/>
            <w:gridCol w:w="20"/>
            <w:gridCol w:w="20"/>
            <w:gridCol w:w="368"/>
            <w:gridCol w:w="352"/>
            <w:gridCol w:w="512"/>
            <w:gridCol w:w="438"/>
            <w:gridCol w:w="426"/>
            <w:gridCol w:w="524"/>
            <w:gridCol w:w="340"/>
            <w:gridCol w:w="610"/>
            <w:gridCol w:w="254"/>
            <w:gridCol w:w="696"/>
          </w:tblGrid>
        </w:tblGridChange>
      </w:tblGrid>
      <w:tr w:rsidR="00D540E7" w:rsidRPr="004835CF" w:rsidDel="00D540E7" w14:paraId="4A0F554D" w14:textId="636D7457" w:rsidTr="00D540E7">
        <w:trPr>
          <w:trHeight w:val="432"/>
          <w:del w:id="2279" w:author="WTORKY" w:date="2025-10-01T23:07:00Z" w16du:dateUtc="2025-10-01T20:07:00Z"/>
          <w:trPrChange w:id="2280" w:author="WTORKY" w:date="2025-10-01T23:07:00Z" w16du:dateUtc="2025-10-01T20:07:00Z">
            <w:trPr>
              <w:gridAfter w:val="0"/>
              <w:trHeight w:val="432"/>
            </w:trPr>
          </w:trPrChange>
        </w:trPr>
        <w:tc>
          <w:tcPr>
            <w:tcW w:w="2880" w:type="dxa"/>
            <w:tcBorders>
              <w:top w:val="nil"/>
              <w:left w:val="nil"/>
              <w:bottom w:val="single" w:sz="4" w:space="0" w:color="BFBFBF"/>
              <w:right w:val="nil"/>
            </w:tcBorders>
            <w:tcMar>
              <w:top w:w="15" w:type="dxa"/>
              <w:left w:w="15" w:type="dxa"/>
              <w:bottom w:w="0" w:type="dxa"/>
              <w:right w:w="15" w:type="dxa"/>
            </w:tcMar>
            <w:vAlign w:val="center"/>
            <w:hideMark/>
            <w:tcPrChange w:id="2281" w:author="WTORKY" w:date="2025-10-01T23:07:00Z" w16du:dateUtc="2025-10-01T20:07:00Z">
              <w:tcPr>
                <w:tcW w:w="2700" w:type="dxa"/>
                <w:tcBorders>
                  <w:top w:val="nil"/>
                  <w:left w:val="nil"/>
                  <w:bottom w:val="single" w:sz="4" w:space="0" w:color="BFBFBF"/>
                  <w:right w:val="nil"/>
                </w:tcBorders>
                <w:tcMar>
                  <w:top w:w="15" w:type="dxa"/>
                  <w:left w:w="15" w:type="dxa"/>
                  <w:bottom w:w="0" w:type="dxa"/>
                  <w:right w:w="15" w:type="dxa"/>
                </w:tcMar>
                <w:vAlign w:val="center"/>
                <w:hideMark/>
              </w:tcPr>
            </w:tcPrChange>
          </w:tcPr>
          <w:p w14:paraId="19B3AEC4" w14:textId="59A5B94C" w:rsidR="0075342F" w:rsidRPr="004835CF" w:rsidDel="00D540E7" w:rsidRDefault="0075342F" w:rsidP="00D540E7">
            <w:pPr>
              <w:pStyle w:val="BB2023Body"/>
              <w:spacing w:after="0" w:line="240" w:lineRule="auto"/>
              <w:ind w:left="-15"/>
              <w:jc w:val="left"/>
              <w:rPr>
                <w:del w:id="2282" w:author="WTORKY" w:date="2025-10-01T23:07:00Z" w16du:dateUtc="2025-10-01T20:07:00Z"/>
                <w:sz w:val="12"/>
                <w:szCs w:val="16"/>
              </w:rPr>
            </w:pPr>
          </w:p>
        </w:tc>
        <w:tc>
          <w:tcPr>
            <w:tcW w:w="950" w:type="dxa"/>
            <w:gridSpan w:val="2"/>
            <w:tcBorders>
              <w:top w:val="nil"/>
              <w:left w:val="nil"/>
              <w:bottom w:val="single" w:sz="4" w:space="0" w:color="BFBFBF"/>
              <w:right w:val="nil"/>
            </w:tcBorders>
            <w:tcPrChange w:id="2283" w:author="WTORKY" w:date="2025-10-01T23:07:00Z" w16du:dateUtc="2025-10-01T20:07:00Z">
              <w:tcPr>
                <w:tcW w:w="864" w:type="dxa"/>
                <w:gridSpan w:val="2"/>
                <w:tcBorders>
                  <w:top w:val="nil"/>
                  <w:left w:val="nil"/>
                  <w:bottom w:val="single" w:sz="4" w:space="0" w:color="BFBFBF"/>
                  <w:right w:val="nil"/>
                </w:tcBorders>
              </w:tcPr>
            </w:tcPrChange>
          </w:tcPr>
          <w:p w14:paraId="1D445439" w14:textId="4F431C3C" w:rsidR="0075342F" w:rsidRPr="005240CA" w:rsidDel="00D540E7" w:rsidRDefault="00B14CAB" w:rsidP="00D540E7">
            <w:pPr>
              <w:pStyle w:val="BB2023Body"/>
              <w:spacing w:after="0" w:line="240" w:lineRule="auto"/>
              <w:ind w:left="-15"/>
              <w:jc w:val="center"/>
              <w:rPr>
                <w:del w:id="2284" w:author="WTORKY" w:date="2025-10-01T23:07:00Z" w16du:dateUtc="2025-10-01T20:07:00Z"/>
                <w:rFonts w:asciiTheme="majorHAnsi" w:hAnsiTheme="majorHAnsi"/>
                <w:sz w:val="12"/>
                <w:szCs w:val="12"/>
              </w:rPr>
            </w:pPr>
            <w:del w:id="2285" w:author="WTORKY" w:date="2025-10-01T23:05:00Z" w16du:dateUtc="2025-10-01T20:05:00Z">
              <w:r w:rsidRPr="00227CD3" w:rsidDel="000814DA">
                <w:rPr>
                  <w:noProof/>
                </w:rPr>
                <w:drawing>
                  <wp:anchor distT="0" distB="0" distL="114300" distR="114300" simplePos="0" relativeHeight="251975832" behindDoc="0" locked="0" layoutInCell="1" allowOverlap="1" wp14:anchorId="0A8B4D8A" wp14:editId="2E209E15">
                    <wp:simplePos x="0" y="0"/>
                    <wp:positionH relativeFrom="column">
                      <wp:posOffset>6350</wp:posOffset>
                    </wp:positionH>
                    <wp:positionV relativeFrom="paragraph">
                      <wp:posOffset>265458</wp:posOffset>
                    </wp:positionV>
                    <wp:extent cx="3532909" cy="3592195"/>
                    <wp:effectExtent l="0" t="0" r="0" b="8255"/>
                    <wp:wrapNone/>
                    <wp:docPr id="1504009058"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532909" cy="3592195"/>
                            </a:xfrm>
                            <a:prstGeom prst="rect">
                              <a:avLst/>
                            </a:prstGeom>
                            <a:noFill/>
                            <a:ln>
                              <a:noFill/>
                            </a:ln>
                          </pic:spPr>
                        </pic:pic>
                      </a:graphicData>
                    </a:graphic>
                    <wp14:sizeRelH relativeFrom="margin">
                      <wp14:pctWidth>0</wp14:pctWidth>
                    </wp14:sizeRelH>
                    <wp14:sizeRelV relativeFrom="margin">
                      <wp14:pctHeight>0</wp14:pctHeight>
                    </wp14:sizeRelV>
                  </wp:anchor>
                </w:drawing>
              </w:r>
            </w:del>
            <w:del w:id="2286" w:author="WTORKY" w:date="2025-10-01T23:07:00Z" w16du:dateUtc="2025-10-01T20:07:00Z">
              <w:r w:rsidR="0075342F" w:rsidRPr="005240CA" w:rsidDel="00D540E7">
                <w:rPr>
                  <w:rFonts w:asciiTheme="majorHAnsi" w:hAnsiTheme="majorHAnsi"/>
                  <w:sz w:val="12"/>
                  <w:szCs w:val="12"/>
                </w:rPr>
                <w:delText>Financial Services</w:delText>
              </w:r>
            </w:del>
          </w:p>
        </w:tc>
        <w:tc>
          <w:tcPr>
            <w:tcW w:w="950" w:type="dxa"/>
            <w:gridSpan w:val="6"/>
            <w:tcBorders>
              <w:top w:val="nil"/>
              <w:left w:val="nil"/>
              <w:bottom w:val="single" w:sz="4" w:space="0" w:color="BFBFBF"/>
              <w:right w:val="nil"/>
            </w:tcBorders>
            <w:tcPrChange w:id="2287" w:author="WTORKY" w:date="2025-10-01T23:07:00Z" w16du:dateUtc="2025-10-01T20:07:00Z">
              <w:tcPr>
                <w:tcW w:w="864" w:type="dxa"/>
                <w:gridSpan w:val="8"/>
                <w:tcBorders>
                  <w:top w:val="nil"/>
                  <w:left w:val="nil"/>
                  <w:bottom w:val="single" w:sz="4" w:space="0" w:color="BFBFBF"/>
                  <w:right w:val="nil"/>
                </w:tcBorders>
              </w:tcPr>
            </w:tcPrChange>
          </w:tcPr>
          <w:p w14:paraId="615FCFF8" w14:textId="5B24B858" w:rsidR="0075342F" w:rsidRPr="005240CA" w:rsidDel="00D540E7" w:rsidRDefault="0075342F" w:rsidP="00D540E7">
            <w:pPr>
              <w:pStyle w:val="BB2023Body"/>
              <w:spacing w:after="0" w:line="240" w:lineRule="auto"/>
              <w:ind w:left="-15"/>
              <w:jc w:val="center"/>
              <w:rPr>
                <w:del w:id="2288" w:author="WTORKY" w:date="2025-10-01T23:07:00Z" w16du:dateUtc="2025-10-01T20:07:00Z"/>
                <w:rFonts w:asciiTheme="majorHAnsi" w:hAnsiTheme="majorHAnsi"/>
                <w:sz w:val="12"/>
                <w:szCs w:val="12"/>
              </w:rPr>
            </w:pPr>
            <w:del w:id="2289" w:author="WTORKY" w:date="2025-10-01T23:07:00Z" w16du:dateUtc="2025-10-01T20:07:00Z">
              <w:r w:rsidRPr="00282A43" w:rsidDel="00D540E7">
                <w:rPr>
                  <w:rFonts w:asciiTheme="majorHAnsi" w:hAnsiTheme="majorHAnsi"/>
                  <w:sz w:val="12"/>
                  <w:szCs w:val="12"/>
                </w:rPr>
                <w:delText>Communications</w:delText>
              </w:r>
            </w:del>
          </w:p>
        </w:tc>
        <w:tc>
          <w:tcPr>
            <w:tcW w:w="950" w:type="dxa"/>
            <w:tcBorders>
              <w:top w:val="nil"/>
              <w:left w:val="nil"/>
              <w:bottom w:val="single" w:sz="4" w:space="0" w:color="BFBFBF"/>
              <w:right w:val="nil"/>
            </w:tcBorders>
            <w:tcPrChange w:id="2290" w:author="WTORKY" w:date="2025-10-01T23:07:00Z" w16du:dateUtc="2025-10-01T20:07:00Z">
              <w:tcPr>
                <w:tcW w:w="864" w:type="dxa"/>
                <w:gridSpan w:val="2"/>
                <w:tcBorders>
                  <w:top w:val="nil"/>
                  <w:left w:val="nil"/>
                  <w:bottom w:val="single" w:sz="4" w:space="0" w:color="BFBFBF"/>
                  <w:right w:val="nil"/>
                </w:tcBorders>
              </w:tcPr>
            </w:tcPrChange>
          </w:tcPr>
          <w:p w14:paraId="33BA3EF4" w14:textId="44CEB1EE" w:rsidR="0075342F" w:rsidRPr="005240CA" w:rsidDel="00D540E7" w:rsidRDefault="0075342F" w:rsidP="00D540E7">
            <w:pPr>
              <w:pStyle w:val="BB2023Body"/>
              <w:spacing w:after="0" w:line="240" w:lineRule="auto"/>
              <w:ind w:left="-15"/>
              <w:jc w:val="center"/>
              <w:rPr>
                <w:del w:id="2291" w:author="WTORKY" w:date="2025-10-01T23:07:00Z" w16du:dateUtc="2025-10-01T20:07:00Z"/>
                <w:rFonts w:asciiTheme="majorHAnsi" w:hAnsiTheme="majorHAnsi"/>
                <w:sz w:val="12"/>
                <w:szCs w:val="12"/>
              </w:rPr>
            </w:pPr>
            <w:del w:id="2292" w:author="WTORKY" w:date="2025-10-01T23:07:00Z" w16du:dateUtc="2025-10-01T20:07:00Z">
              <w:r w:rsidRPr="00282A43" w:rsidDel="00D540E7">
                <w:rPr>
                  <w:rFonts w:asciiTheme="majorHAnsi" w:hAnsiTheme="majorHAnsi"/>
                  <w:sz w:val="12"/>
                  <w:szCs w:val="12"/>
                </w:rPr>
                <w:delText>Transport</w:delText>
              </w:r>
            </w:del>
          </w:p>
        </w:tc>
        <w:tc>
          <w:tcPr>
            <w:tcW w:w="950" w:type="dxa"/>
            <w:tcBorders>
              <w:top w:val="nil"/>
              <w:left w:val="nil"/>
              <w:bottom w:val="single" w:sz="4" w:space="0" w:color="BFBFBF"/>
              <w:right w:val="nil"/>
            </w:tcBorders>
            <w:tcPrChange w:id="2293" w:author="WTORKY" w:date="2025-10-01T23:07:00Z" w16du:dateUtc="2025-10-01T20:07:00Z">
              <w:tcPr>
                <w:tcW w:w="864" w:type="dxa"/>
                <w:gridSpan w:val="2"/>
                <w:tcBorders>
                  <w:top w:val="nil"/>
                  <w:left w:val="nil"/>
                  <w:bottom w:val="single" w:sz="4" w:space="0" w:color="BFBFBF"/>
                  <w:right w:val="nil"/>
                </w:tcBorders>
              </w:tcPr>
            </w:tcPrChange>
          </w:tcPr>
          <w:p w14:paraId="0B0DD2A9" w14:textId="5F710FAF" w:rsidR="0075342F" w:rsidRPr="005240CA" w:rsidDel="00D540E7" w:rsidRDefault="0075342F" w:rsidP="00D540E7">
            <w:pPr>
              <w:pStyle w:val="BB2023Body"/>
              <w:spacing w:after="0" w:line="240" w:lineRule="auto"/>
              <w:ind w:left="-15"/>
              <w:jc w:val="center"/>
              <w:rPr>
                <w:del w:id="2294" w:author="WTORKY" w:date="2025-10-01T23:07:00Z" w16du:dateUtc="2025-10-01T20:07:00Z"/>
                <w:rFonts w:asciiTheme="majorHAnsi" w:hAnsiTheme="majorHAnsi"/>
                <w:sz w:val="12"/>
                <w:szCs w:val="12"/>
              </w:rPr>
            </w:pPr>
            <w:del w:id="2295" w:author="WTORKY" w:date="2025-10-01T23:07:00Z" w16du:dateUtc="2025-10-01T20:07:00Z">
              <w:r w:rsidRPr="00282A43" w:rsidDel="00D540E7">
                <w:rPr>
                  <w:rFonts w:asciiTheme="majorHAnsi" w:hAnsiTheme="majorHAnsi"/>
                  <w:sz w:val="12"/>
                  <w:szCs w:val="12"/>
                </w:rPr>
                <w:delText>Tourism</w:delText>
              </w:r>
            </w:del>
          </w:p>
        </w:tc>
        <w:tc>
          <w:tcPr>
            <w:tcW w:w="950" w:type="dxa"/>
            <w:tcBorders>
              <w:top w:val="nil"/>
              <w:left w:val="nil"/>
              <w:bottom w:val="single" w:sz="4" w:space="0" w:color="BFBFBF"/>
              <w:right w:val="nil"/>
            </w:tcBorders>
            <w:tcPrChange w:id="2296" w:author="WTORKY" w:date="2025-10-01T23:07:00Z" w16du:dateUtc="2025-10-01T20:07:00Z">
              <w:tcPr>
                <w:tcW w:w="864" w:type="dxa"/>
                <w:gridSpan w:val="2"/>
                <w:tcBorders>
                  <w:top w:val="nil"/>
                  <w:left w:val="nil"/>
                  <w:bottom w:val="single" w:sz="4" w:space="0" w:color="BFBFBF"/>
                  <w:right w:val="nil"/>
                </w:tcBorders>
              </w:tcPr>
            </w:tcPrChange>
          </w:tcPr>
          <w:p w14:paraId="11268ED0" w14:textId="0AE387C8" w:rsidR="0027665B" w:rsidDel="00D540E7" w:rsidRDefault="0075342F" w:rsidP="00D540E7">
            <w:pPr>
              <w:pStyle w:val="BB2023Body"/>
              <w:spacing w:after="0" w:line="240" w:lineRule="auto"/>
              <w:ind w:left="-15"/>
              <w:jc w:val="center"/>
              <w:rPr>
                <w:del w:id="2297" w:author="WTORKY" w:date="2025-10-01T23:07:00Z" w16du:dateUtc="2025-10-01T20:07:00Z"/>
                <w:rFonts w:asciiTheme="majorHAnsi" w:hAnsiTheme="majorHAnsi"/>
                <w:sz w:val="12"/>
                <w:szCs w:val="12"/>
              </w:rPr>
            </w:pPr>
            <w:del w:id="2298" w:author="WTORKY" w:date="2025-10-01T23:07:00Z" w16du:dateUtc="2025-10-01T20:07:00Z">
              <w:r w:rsidRPr="00282A43" w:rsidDel="00D540E7">
                <w:rPr>
                  <w:rFonts w:asciiTheme="majorHAnsi" w:hAnsiTheme="majorHAnsi"/>
                  <w:sz w:val="12"/>
                  <w:szCs w:val="12"/>
                </w:rPr>
                <w:delText>Co</w:delText>
              </w:r>
              <w:r w:rsidDel="00D540E7">
                <w:rPr>
                  <w:rFonts w:asciiTheme="majorHAnsi" w:hAnsiTheme="majorHAnsi"/>
                  <w:sz w:val="12"/>
                  <w:szCs w:val="12"/>
                </w:rPr>
                <w:delText>nstruc</w:delText>
              </w:r>
            </w:del>
          </w:p>
          <w:p w14:paraId="2C5763D4" w14:textId="0F47E694" w:rsidR="0075342F" w:rsidRPr="004835CF" w:rsidDel="00D540E7" w:rsidRDefault="0075342F" w:rsidP="00D540E7">
            <w:pPr>
              <w:pStyle w:val="BB2023Body"/>
              <w:spacing w:after="0" w:line="240" w:lineRule="auto"/>
              <w:ind w:left="-15"/>
              <w:jc w:val="center"/>
              <w:rPr>
                <w:del w:id="2299" w:author="WTORKY" w:date="2025-10-01T23:07:00Z" w16du:dateUtc="2025-10-01T20:07:00Z"/>
                <w:rFonts w:asciiTheme="majorHAnsi" w:hAnsiTheme="majorHAnsi"/>
                <w:sz w:val="12"/>
                <w:szCs w:val="16"/>
              </w:rPr>
            </w:pPr>
            <w:del w:id="2300" w:author="WTORKY" w:date="2025-10-01T23:07:00Z" w16du:dateUtc="2025-10-01T20:07:00Z">
              <w:r w:rsidRPr="00282A43" w:rsidDel="00D540E7">
                <w:rPr>
                  <w:rFonts w:asciiTheme="majorHAnsi" w:hAnsiTheme="majorHAnsi"/>
                  <w:sz w:val="12"/>
                  <w:szCs w:val="12"/>
                </w:rPr>
                <w:delText>tion</w:delText>
              </w:r>
            </w:del>
          </w:p>
        </w:tc>
        <w:tc>
          <w:tcPr>
            <w:tcW w:w="950" w:type="dxa"/>
            <w:tcBorders>
              <w:top w:val="nil"/>
              <w:left w:val="nil"/>
              <w:bottom w:val="single" w:sz="4" w:space="0" w:color="BFBFBF"/>
              <w:right w:val="nil"/>
            </w:tcBorders>
            <w:tcPrChange w:id="2301" w:author="WTORKY" w:date="2025-10-01T23:07:00Z" w16du:dateUtc="2025-10-01T20:07:00Z">
              <w:tcPr>
                <w:tcW w:w="864" w:type="dxa"/>
                <w:gridSpan w:val="2"/>
                <w:tcBorders>
                  <w:top w:val="nil"/>
                  <w:left w:val="nil"/>
                  <w:bottom w:val="single" w:sz="4" w:space="0" w:color="BFBFBF"/>
                  <w:right w:val="nil"/>
                </w:tcBorders>
              </w:tcPr>
            </w:tcPrChange>
          </w:tcPr>
          <w:p w14:paraId="2F9D8BF7" w14:textId="740E4B58" w:rsidR="0075342F" w:rsidRPr="004835CF" w:rsidDel="00D540E7" w:rsidRDefault="0027665B" w:rsidP="00D540E7">
            <w:pPr>
              <w:pStyle w:val="BB2023Body"/>
              <w:spacing w:after="0" w:line="240" w:lineRule="auto"/>
              <w:ind w:left="-15"/>
              <w:jc w:val="center"/>
              <w:rPr>
                <w:del w:id="2302" w:author="WTORKY" w:date="2025-10-01T23:07:00Z" w16du:dateUtc="2025-10-01T20:07:00Z"/>
                <w:rFonts w:asciiTheme="majorHAnsi" w:hAnsiTheme="majorHAnsi"/>
                <w:sz w:val="12"/>
                <w:szCs w:val="16"/>
              </w:rPr>
            </w:pPr>
            <w:del w:id="2303" w:author="WTORKY" w:date="2025-10-01T23:07:00Z" w16du:dateUtc="2025-10-01T20:07:00Z">
              <w:r w:rsidDel="00D540E7">
                <w:rPr>
                  <w:rFonts w:asciiTheme="majorHAnsi" w:hAnsiTheme="majorHAnsi"/>
                  <w:sz w:val="12"/>
                  <w:szCs w:val="12"/>
                </w:rPr>
                <w:delText>Manufacturing</w:delText>
              </w:r>
            </w:del>
          </w:p>
        </w:tc>
      </w:tr>
      <w:tr w:rsidR="00D540E7" w:rsidRPr="004835CF" w:rsidDel="00D540E7" w14:paraId="1FFEF13A" w14:textId="48DB5A46" w:rsidTr="00D540E7">
        <w:trPr>
          <w:gridAfter w:val="5"/>
          <w:wAfter w:w="4520" w:type="dxa"/>
          <w:trHeight w:val="288"/>
          <w:del w:id="2304"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49484B41" w14:textId="38A2DCE1" w:rsidR="0075342F" w:rsidRPr="00D95FB3" w:rsidDel="00D540E7" w:rsidRDefault="0075342F" w:rsidP="00D540E7">
            <w:pPr>
              <w:pStyle w:val="BB2023Body"/>
              <w:spacing w:after="0" w:line="240" w:lineRule="auto"/>
              <w:ind w:left="72"/>
              <w:jc w:val="center"/>
              <w:rPr>
                <w:del w:id="2305" w:author="WTORKY" w:date="2025-10-01T23:07:00Z" w16du:dateUtc="2025-10-01T20:07:00Z"/>
                <w:sz w:val="12"/>
                <w:szCs w:val="16"/>
              </w:rPr>
            </w:pPr>
            <w:del w:id="2306" w:author="WTORKY" w:date="2025-10-01T23:07:00Z" w16du:dateUtc="2025-10-01T20:07:00Z">
              <w:r w:rsidRPr="00D95FB3" w:rsidDel="00D540E7">
                <w:rPr>
                  <w:sz w:val="12"/>
                  <w:szCs w:val="16"/>
                </w:rPr>
                <w:delText>Economic policy consistency</w:delText>
              </w:r>
            </w:del>
          </w:p>
        </w:tc>
        <w:tc>
          <w:tcPr>
            <w:tcW w:w="900" w:type="dxa"/>
            <w:tcBorders>
              <w:left w:val="nil"/>
              <w:right w:val="nil"/>
            </w:tcBorders>
          </w:tcPr>
          <w:p w14:paraId="757BE61C" w14:textId="5B006599" w:rsidR="0075342F" w:rsidRPr="00282A43" w:rsidDel="00D540E7" w:rsidRDefault="0075342F" w:rsidP="00D540E7">
            <w:pPr>
              <w:pStyle w:val="BB2023Body"/>
              <w:spacing w:after="0" w:line="240" w:lineRule="auto"/>
              <w:ind w:left="-15"/>
              <w:jc w:val="left"/>
              <w:rPr>
                <w:del w:id="2307" w:author="WTORKY" w:date="2025-10-01T23:07:00Z" w16du:dateUtc="2025-10-01T20:07:00Z"/>
                <w:noProof/>
              </w:rPr>
            </w:pPr>
          </w:p>
        </w:tc>
        <w:tc>
          <w:tcPr>
            <w:tcW w:w="200" w:type="dxa"/>
            <w:gridSpan w:val="2"/>
            <w:tcBorders>
              <w:left w:val="nil"/>
              <w:right w:val="nil"/>
            </w:tcBorders>
          </w:tcPr>
          <w:p w14:paraId="2D37B6C9" w14:textId="394691D3" w:rsidR="0075342F" w:rsidRPr="00282A43" w:rsidDel="00D540E7" w:rsidRDefault="0075342F" w:rsidP="00D540E7">
            <w:pPr>
              <w:pStyle w:val="BB2023Body"/>
              <w:spacing w:after="0" w:line="240" w:lineRule="auto"/>
              <w:ind w:left="-15"/>
              <w:jc w:val="left"/>
              <w:rPr>
                <w:del w:id="2308" w:author="WTORKY" w:date="2025-10-01T23:07:00Z" w16du:dateUtc="2025-10-01T20:07:00Z"/>
                <w:noProof/>
              </w:rPr>
            </w:pPr>
          </w:p>
        </w:tc>
        <w:tc>
          <w:tcPr>
            <w:tcW w:w="20" w:type="dxa"/>
            <w:tcBorders>
              <w:left w:val="nil"/>
              <w:right w:val="nil"/>
            </w:tcBorders>
          </w:tcPr>
          <w:p w14:paraId="4D6C052D" w14:textId="63550D10" w:rsidR="0075342F" w:rsidRPr="00282A43" w:rsidDel="00D540E7" w:rsidRDefault="0075342F" w:rsidP="00D540E7">
            <w:pPr>
              <w:pStyle w:val="BB2023Body"/>
              <w:spacing w:after="0" w:line="240" w:lineRule="auto"/>
              <w:ind w:left="-15"/>
              <w:jc w:val="left"/>
              <w:rPr>
                <w:del w:id="2309" w:author="WTORKY" w:date="2025-10-01T23:07:00Z" w16du:dateUtc="2025-10-01T20:07:00Z"/>
                <w:noProof/>
              </w:rPr>
            </w:pPr>
          </w:p>
        </w:tc>
        <w:tc>
          <w:tcPr>
            <w:tcW w:w="20" w:type="dxa"/>
            <w:tcBorders>
              <w:left w:val="nil"/>
              <w:right w:val="nil"/>
            </w:tcBorders>
          </w:tcPr>
          <w:p w14:paraId="440F661D" w14:textId="50E30E9B" w:rsidR="0075342F" w:rsidRPr="00282A43" w:rsidDel="00D540E7" w:rsidRDefault="0075342F" w:rsidP="00D540E7">
            <w:pPr>
              <w:pStyle w:val="BB2023Body"/>
              <w:spacing w:after="0" w:line="240" w:lineRule="auto"/>
              <w:ind w:left="-15"/>
              <w:jc w:val="left"/>
              <w:rPr>
                <w:del w:id="2310" w:author="WTORKY" w:date="2025-10-01T23:07:00Z" w16du:dateUtc="2025-10-01T20:07:00Z"/>
                <w:noProof/>
              </w:rPr>
            </w:pPr>
          </w:p>
        </w:tc>
        <w:tc>
          <w:tcPr>
            <w:tcW w:w="20" w:type="dxa"/>
            <w:tcBorders>
              <w:left w:val="nil"/>
              <w:right w:val="nil"/>
            </w:tcBorders>
          </w:tcPr>
          <w:p w14:paraId="1DCD4D6A" w14:textId="31B42A73" w:rsidR="0075342F" w:rsidRPr="00282A43" w:rsidDel="00D540E7" w:rsidRDefault="0075342F" w:rsidP="00D540E7">
            <w:pPr>
              <w:pStyle w:val="BB2023Body"/>
              <w:spacing w:after="0" w:line="240" w:lineRule="auto"/>
              <w:ind w:left="-15"/>
              <w:jc w:val="left"/>
              <w:rPr>
                <w:del w:id="2311" w:author="WTORKY" w:date="2025-10-01T23:07:00Z" w16du:dateUtc="2025-10-01T20:07:00Z"/>
                <w:noProof/>
              </w:rPr>
            </w:pPr>
          </w:p>
        </w:tc>
        <w:tc>
          <w:tcPr>
            <w:tcW w:w="20" w:type="dxa"/>
            <w:tcBorders>
              <w:left w:val="nil"/>
              <w:right w:val="nil"/>
            </w:tcBorders>
          </w:tcPr>
          <w:p w14:paraId="681F9E0B" w14:textId="67CD44F5" w:rsidR="0075342F" w:rsidRPr="00282A43" w:rsidDel="00D540E7" w:rsidRDefault="0075342F" w:rsidP="00D540E7">
            <w:pPr>
              <w:pStyle w:val="BB2023Body"/>
              <w:spacing w:after="0" w:line="240" w:lineRule="auto"/>
              <w:ind w:left="-15"/>
              <w:jc w:val="left"/>
              <w:rPr>
                <w:del w:id="2312" w:author="WTORKY" w:date="2025-10-01T23:07:00Z" w16du:dateUtc="2025-10-01T20:07:00Z"/>
                <w:noProof/>
              </w:rPr>
            </w:pPr>
          </w:p>
        </w:tc>
      </w:tr>
      <w:tr w:rsidR="00D540E7" w:rsidRPr="004835CF" w:rsidDel="00D540E7" w14:paraId="44612536" w14:textId="6F569E8B" w:rsidTr="00D540E7">
        <w:trPr>
          <w:gridAfter w:val="5"/>
          <w:wAfter w:w="4520" w:type="dxa"/>
          <w:trHeight w:val="288"/>
          <w:del w:id="2313"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127900C2" w14:textId="33A35F33" w:rsidR="0075342F" w:rsidRPr="00D95FB3" w:rsidDel="00D540E7" w:rsidRDefault="0075342F" w:rsidP="00D540E7">
            <w:pPr>
              <w:pStyle w:val="BB2023Body"/>
              <w:spacing w:after="0" w:line="240" w:lineRule="auto"/>
              <w:ind w:left="72"/>
              <w:jc w:val="center"/>
              <w:rPr>
                <w:del w:id="2314" w:author="WTORKY" w:date="2025-10-01T23:07:00Z" w16du:dateUtc="2025-10-01T20:07:00Z"/>
                <w:sz w:val="12"/>
                <w:szCs w:val="16"/>
              </w:rPr>
            </w:pPr>
            <w:del w:id="2315" w:author="WTORKY" w:date="2025-10-01T23:07:00Z" w16du:dateUtc="2025-10-01T20:07:00Z">
              <w:r w:rsidRPr="00D95FB3" w:rsidDel="00D540E7">
                <w:rPr>
                  <w:sz w:val="12"/>
                  <w:szCs w:val="16"/>
                </w:rPr>
                <w:delText>Facilitating government procedures</w:delText>
              </w:r>
            </w:del>
          </w:p>
        </w:tc>
        <w:tc>
          <w:tcPr>
            <w:tcW w:w="900" w:type="dxa"/>
            <w:tcBorders>
              <w:left w:val="nil"/>
              <w:right w:val="nil"/>
            </w:tcBorders>
          </w:tcPr>
          <w:p w14:paraId="471EDF47" w14:textId="1D87EDD0" w:rsidR="0075342F" w:rsidRPr="004835CF" w:rsidDel="00D540E7" w:rsidRDefault="0075342F" w:rsidP="00D540E7">
            <w:pPr>
              <w:pStyle w:val="BB2023Body"/>
              <w:spacing w:after="0" w:line="240" w:lineRule="auto"/>
              <w:ind w:left="-15"/>
              <w:jc w:val="left"/>
              <w:rPr>
                <w:del w:id="2316" w:author="WTORKY" w:date="2025-10-01T23:07:00Z" w16du:dateUtc="2025-10-01T20:07:00Z"/>
                <w:sz w:val="12"/>
                <w:szCs w:val="16"/>
              </w:rPr>
            </w:pPr>
          </w:p>
        </w:tc>
        <w:tc>
          <w:tcPr>
            <w:tcW w:w="200" w:type="dxa"/>
            <w:gridSpan w:val="2"/>
            <w:tcBorders>
              <w:left w:val="nil"/>
              <w:right w:val="nil"/>
            </w:tcBorders>
          </w:tcPr>
          <w:p w14:paraId="0668879B" w14:textId="02BB0694" w:rsidR="0075342F" w:rsidRPr="004835CF" w:rsidDel="00D540E7" w:rsidRDefault="0075342F" w:rsidP="00D540E7">
            <w:pPr>
              <w:pStyle w:val="BB2023Body"/>
              <w:spacing w:after="0" w:line="240" w:lineRule="auto"/>
              <w:ind w:left="-15"/>
              <w:jc w:val="left"/>
              <w:rPr>
                <w:del w:id="2317" w:author="WTORKY" w:date="2025-10-01T23:07:00Z" w16du:dateUtc="2025-10-01T20:07:00Z"/>
                <w:sz w:val="12"/>
                <w:szCs w:val="16"/>
              </w:rPr>
            </w:pPr>
          </w:p>
        </w:tc>
        <w:tc>
          <w:tcPr>
            <w:tcW w:w="20" w:type="dxa"/>
            <w:tcBorders>
              <w:left w:val="nil"/>
              <w:right w:val="nil"/>
            </w:tcBorders>
          </w:tcPr>
          <w:p w14:paraId="7326EC7E" w14:textId="5BF81037" w:rsidR="0075342F" w:rsidRPr="004835CF" w:rsidDel="00D540E7" w:rsidRDefault="0075342F" w:rsidP="00D540E7">
            <w:pPr>
              <w:pStyle w:val="BB2023Body"/>
              <w:spacing w:after="0" w:line="240" w:lineRule="auto"/>
              <w:ind w:left="-15"/>
              <w:jc w:val="left"/>
              <w:rPr>
                <w:del w:id="2318" w:author="WTORKY" w:date="2025-10-01T23:07:00Z" w16du:dateUtc="2025-10-01T20:07:00Z"/>
                <w:sz w:val="12"/>
                <w:szCs w:val="16"/>
              </w:rPr>
            </w:pPr>
          </w:p>
        </w:tc>
        <w:tc>
          <w:tcPr>
            <w:tcW w:w="20" w:type="dxa"/>
            <w:tcBorders>
              <w:left w:val="nil"/>
              <w:right w:val="nil"/>
            </w:tcBorders>
          </w:tcPr>
          <w:p w14:paraId="374B9DE7" w14:textId="5692ED84" w:rsidR="0075342F" w:rsidRPr="004835CF" w:rsidDel="00D540E7" w:rsidRDefault="0075342F" w:rsidP="00D540E7">
            <w:pPr>
              <w:pStyle w:val="BB2023Body"/>
              <w:spacing w:after="0" w:line="240" w:lineRule="auto"/>
              <w:ind w:left="-15"/>
              <w:jc w:val="left"/>
              <w:rPr>
                <w:del w:id="2319" w:author="WTORKY" w:date="2025-10-01T23:07:00Z" w16du:dateUtc="2025-10-01T20:07:00Z"/>
                <w:sz w:val="12"/>
                <w:szCs w:val="16"/>
              </w:rPr>
            </w:pPr>
          </w:p>
        </w:tc>
        <w:tc>
          <w:tcPr>
            <w:tcW w:w="20" w:type="dxa"/>
            <w:tcBorders>
              <w:left w:val="nil"/>
              <w:right w:val="nil"/>
            </w:tcBorders>
          </w:tcPr>
          <w:p w14:paraId="6AF571C5" w14:textId="5DAEC222" w:rsidR="0075342F" w:rsidRPr="004835CF" w:rsidDel="00D540E7" w:rsidRDefault="0075342F" w:rsidP="00D540E7">
            <w:pPr>
              <w:pStyle w:val="BB2023Body"/>
              <w:spacing w:after="0" w:line="240" w:lineRule="auto"/>
              <w:ind w:left="-15"/>
              <w:jc w:val="left"/>
              <w:rPr>
                <w:del w:id="2320" w:author="WTORKY" w:date="2025-10-01T23:07:00Z" w16du:dateUtc="2025-10-01T20:07:00Z"/>
                <w:sz w:val="12"/>
                <w:szCs w:val="16"/>
              </w:rPr>
            </w:pPr>
          </w:p>
        </w:tc>
        <w:tc>
          <w:tcPr>
            <w:tcW w:w="20" w:type="dxa"/>
            <w:tcBorders>
              <w:left w:val="nil"/>
              <w:right w:val="nil"/>
            </w:tcBorders>
          </w:tcPr>
          <w:p w14:paraId="651A7E03" w14:textId="145A82BF" w:rsidR="0075342F" w:rsidRPr="004835CF" w:rsidDel="00D540E7" w:rsidRDefault="0075342F" w:rsidP="00D540E7">
            <w:pPr>
              <w:pStyle w:val="BB2023Body"/>
              <w:spacing w:after="0" w:line="240" w:lineRule="auto"/>
              <w:ind w:left="-15"/>
              <w:jc w:val="left"/>
              <w:rPr>
                <w:del w:id="2321" w:author="WTORKY" w:date="2025-10-01T23:07:00Z" w16du:dateUtc="2025-10-01T20:07:00Z"/>
                <w:sz w:val="12"/>
                <w:szCs w:val="16"/>
              </w:rPr>
            </w:pPr>
          </w:p>
        </w:tc>
      </w:tr>
      <w:tr w:rsidR="00D540E7" w:rsidRPr="004835CF" w:rsidDel="00D540E7" w14:paraId="52E6568E" w14:textId="7C032EA0" w:rsidTr="00D540E7">
        <w:trPr>
          <w:gridAfter w:val="5"/>
          <w:wAfter w:w="4520" w:type="dxa"/>
          <w:trHeight w:val="288"/>
          <w:del w:id="2322"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5DDD6693" w14:textId="3994EDBE" w:rsidR="0075342F" w:rsidRPr="00D95FB3" w:rsidDel="00D540E7" w:rsidRDefault="0075342F" w:rsidP="00D540E7">
            <w:pPr>
              <w:pStyle w:val="BB2023Body"/>
              <w:spacing w:after="0" w:line="240" w:lineRule="auto"/>
              <w:ind w:left="72"/>
              <w:jc w:val="center"/>
              <w:rPr>
                <w:del w:id="2323" w:author="WTORKY" w:date="2025-10-01T23:07:00Z" w16du:dateUtc="2025-10-01T20:07:00Z"/>
                <w:sz w:val="12"/>
                <w:szCs w:val="16"/>
              </w:rPr>
            </w:pPr>
            <w:del w:id="2324" w:author="WTORKY" w:date="2025-10-01T23:07:00Z" w16du:dateUtc="2025-10-01T20:07:00Z">
              <w:r w:rsidRPr="00D95FB3" w:rsidDel="00D540E7">
                <w:rPr>
                  <w:sz w:val="12"/>
                  <w:szCs w:val="16"/>
                </w:rPr>
                <w:delText>Transportation and logistics</w:delText>
              </w:r>
            </w:del>
          </w:p>
        </w:tc>
        <w:tc>
          <w:tcPr>
            <w:tcW w:w="900" w:type="dxa"/>
            <w:tcBorders>
              <w:left w:val="nil"/>
              <w:right w:val="nil"/>
            </w:tcBorders>
          </w:tcPr>
          <w:p w14:paraId="11B50D11" w14:textId="21715383" w:rsidR="0075342F" w:rsidRPr="004835CF" w:rsidDel="00D540E7" w:rsidRDefault="0075342F" w:rsidP="00D540E7">
            <w:pPr>
              <w:pStyle w:val="BB2023Body"/>
              <w:spacing w:after="0" w:line="240" w:lineRule="auto"/>
              <w:ind w:left="-15"/>
              <w:jc w:val="left"/>
              <w:rPr>
                <w:del w:id="2325" w:author="WTORKY" w:date="2025-10-01T23:07:00Z" w16du:dateUtc="2025-10-01T20:07:00Z"/>
                <w:sz w:val="12"/>
                <w:szCs w:val="16"/>
              </w:rPr>
            </w:pPr>
          </w:p>
        </w:tc>
        <w:tc>
          <w:tcPr>
            <w:tcW w:w="200" w:type="dxa"/>
            <w:gridSpan w:val="2"/>
            <w:tcBorders>
              <w:left w:val="nil"/>
              <w:right w:val="nil"/>
            </w:tcBorders>
          </w:tcPr>
          <w:p w14:paraId="69C2FBB9" w14:textId="139D98FE" w:rsidR="0075342F" w:rsidRPr="004835CF" w:rsidDel="00D540E7" w:rsidRDefault="0075342F" w:rsidP="00D540E7">
            <w:pPr>
              <w:pStyle w:val="BB2023Body"/>
              <w:spacing w:after="0" w:line="240" w:lineRule="auto"/>
              <w:ind w:left="-15"/>
              <w:jc w:val="left"/>
              <w:rPr>
                <w:del w:id="2326" w:author="WTORKY" w:date="2025-10-01T23:07:00Z" w16du:dateUtc="2025-10-01T20:07:00Z"/>
                <w:sz w:val="12"/>
                <w:szCs w:val="16"/>
              </w:rPr>
            </w:pPr>
          </w:p>
        </w:tc>
        <w:tc>
          <w:tcPr>
            <w:tcW w:w="20" w:type="dxa"/>
            <w:tcBorders>
              <w:left w:val="nil"/>
              <w:right w:val="nil"/>
            </w:tcBorders>
          </w:tcPr>
          <w:p w14:paraId="783FCB09" w14:textId="2002F7EE" w:rsidR="0075342F" w:rsidRPr="004835CF" w:rsidDel="00D540E7" w:rsidRDefault="0075342F" w:rsidP="00D540E7">
            <w:pPr>
              <w:pStyle w:val="BB2023Body"/>
              <w:spacing w:after="0" w:line="240" w:lineRule="auto"/>
              <w:ind w:left="-15"/>
              <w:jc w:val="left"/>
              <w:rPr>
                <w:del w:id="2327" w:author="WTORKY" w:date="2025-10-01T23:07:00Z" w16du:dateUtc="2025-10-01T20:07:00Z"/>
                <w:sz w:val="12"/>
                <w:szCs w:val="16"/>
              </w:rPr>
            </w:pPr>
          </w:p>
        </w:tc>
        <w:tc>
          <w:tcPr>
            <w:tcW w:w="20" w:type="dxa"/>
            <w:tcBorders>
              <w:left w:val="nil"/>
              <w:right w:val="nil"/>
            </w:tcBorders>
          </w:tcPr>
          <w:p w14:paraId="425D0883" w14:textId="2CEE2D05" w:rsidR="0075342F" w:rsidRPr="004835CF" w:rsidDel="00D540E7" w:rsidRDefault="0075342F" w:rsidP="00D540E7">
            <w:pPr>
              <w:pStyle w:val="BB2023Body"/>
              <w:spacing w:after="0" w:line="240" w:lineRule="auto"/>
              <w:ind w:left="-15"/>
              <w:jc w:val="left"/>
              <w:rPr>
                <w:del w:id="2328" w:author="WTORKY" w:date="2025-10-01T23:07:00Z" w16du:dateUtc="2025-10-01T20:07:00Z"/>
                <w:sz w:val="12"/>
                <w:szCs w:val="16"/>
              </w:rPr>
            </w:pPr>
          </w:p>
        </w:tc>
        <w:tc>
          <w:tcPr>
            <w:tcW w:w="20" w:type="dxa"/>
            <w:tcBorders>
              <w:left w:val="nil"/>
              <w:right w:val="nil"/>
            </w:tcBorders>
          </w:tcPr>
          <w:p w14:paraId="061C6754" w14:textId="4841DE33" w:rsidR="0075342F" w:rsidRPr="004835CF" w:rsidDel="00D540E7" w:rsidRDefault="0075342F" w:rsidP="00D540E7">
            <w:pPr>
              <w:pStyle w:val="BB2023Body"/>
              <w:spacing w:after="0" w:line="240" w:lineRule="auto"/>
              <w:ind w:left="-15"/>
              <w:jc w:val="left"/>
              <w:rPr>
                <w:del w:id="2329" w:author="WTORKY" w:date="2025-10-01T23:07:00Z" w16du:dateUtc="2025-10-01T20:07:00Z"/>
                <w:sz w:val="12"/>
                <w:szCs w:val="16"/>
              </w:rPr>
            </w:pPr>
          </w:p>
        </w:tc>
        <w:tc>
          <w:tcPr>
            <w:tcW w:w="20" w:type="dxa"/>
            <w:tcBorders>
              <w:left w:val="nil"/>
              <w:right w:val="nil"/>
            </w:tcBorders>
          </w:tcPr>
          <w:p w14:paraId="0AB4BDE9" w14:textId="21F62C03" w:rsidR="0075342F" w:rsidRPr="004835CF" w:rsidDel="00D540E7" w:rsidRDefault="0075342F" w:rsidP="00D540E7">
            <w:pPr>
              <w:pStyle w:val="BB2023Body"/>
              <w:spacing w:after="0" w:line="240" w:lineRule="auto"/>
              <w:ind w:left="-15"/>
              <w:jc w:val="left"/>
              <w:rPr>
                <w:del w:id="2330" w:author="WTORKY" w:date="2025-10-01T23:07:00Z" w16du:dateUtc="2025-10-01T20:07:00Z"/>
                <w:sz w:val="12"/>
                <w:szCs w:val="16"/>
              </w:rPr>
            </w:pPr>
          </w:p>
        </w:tc>
      </w:tr>
      <w:tr w:rsidR="00D540E7" w:rsidRPr="004835CF" w:rsidDel="00D540E7" w14:paraId="72679145" w14:textId="39D7B92A" w:rsidTr="00D540E7">
        <w:trPr>
          <w:gridAfter w:val="5"/>
          <w:wAfter w:w="4520" w:type="dxa"/>
          <w:trHeight w:val="288"/>
          <w:del w:id="2331"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6993674A" w14:textId="7E475631" w:rsidR="0075342F" w:rsidRPr="00D95FB3" w:rsidDel="00D540E7" w:rsidRDefault="0075342F" w:rsidP="00D540E7">
            <w:pPr>
              <w:pStyle w:val="BB2023Body"/>
              <w:spacing w:after="0" w:line="240" w:lineRule="auto"/>
              <w:ind w:left="72"/>
              <w:jc w:val="center"/>
              <w:rPr>
                <w:del w:id="2332" w:author="WTORKY" w:date="2025-10-01T23:07:00Z" w16du:dateUtc="2025-10-01T20:07:00Z"/>
                <w:sz w:val="12"/>
                <w:szCs w:val="16"/>
              </w:rPr>
            </w:pPr>
            <w:del w:id="2333" w:author="WTORKY" w:date="2025-10-01T23:07:00Z" w16du:dateUtc="2025-10-01T20:07:00Z">
              <w:r w:rsidRPr="00D95FB3" w:rsidDel="00D540E7">
                <w:rPr>
                  <w:sz w:val="12"/>
                  <w:szCs w:val="16"/>
                </w:rPr>
                <w:delText>Taxation system</w:delText>
              </w:r>
            </w:del>
          </w:p>
        </w:tc>
        <w:tc>
          <w:tcPr>
            <w:tcW w:w="900" w:type="dxa"/>
            <w:tcBorders>
              <w:left w:val="nil"/>
              <w:right w:val="nil"/>
            </w:tcBorders>
          </w:tcPr>
          <w:p w14:paraId="56EE7CB0" w14:textId="11C280F4" w:rsidR="0075342F" w:rsidRPr="004835CF" w:rsidDel="00D540E7" w:rsidRDefault="0075342F" w:rsidP="00D540E7">
            <w:pPr>
              <w:pStyle w:val="BB2023Body"/>
              <w:spacing w:after="0" w:line="240" w:lineRule="auto"/>
              <w:ind w:left="-15"/>
              <w:jc w:val="left"/>
              <w:rPr>
                <w:del w:id="2334" w:author="WTORKY" w:date="2025-10-01T23:07:00Z" w16du:dateUtc="2025-10-01T20:07:00Z"/>
                <w:sz w:val="12"/>
                <w:szCs w:val="16"/>
              </w:rPr>
            </w:pPr>
          </w:p>
        </w:tc>
        <w:tc>
          <w:tcPr>
            <w:tcW w:w="200" w:type="dxa"/>
            <w:gridSpan w:val="2"/>
            <w:tcBorders>
              <w:left w:val="nil"/>
              <w:right w:val="nil"/>
            </w:tcBorders>
          </w:tcPr>
          <w:p w14:paraId="163260FA" w14:textId="6DD9BA86" w:rsidR="0075342F" w:rsidRPr="004835CF" w:rsidDel="00D540E7" w:rsidRDefault="0075342F" w:rsidP="00D540E7">
            <w:pPr>
              <w:pStyle w:val="BB2023Body"/>
              <w:spacing w:after="0" w:line="240" w:lineRule="auto"/>
              <w:ind w:left="-15"/>
              <w:jc w:val="left"/>
              <w:rPr>
                <w:del w:id="2335" w:author="WTORKY" w:date="2025-10-01T23:07:00Z" w16du:dateUtc="2025-10-01T20:07:00Z"/>
                <w:sz w:val="12"/>
                <w:szCs w:val="16"/>
              </w:rPr>
            </w:pPr>
          </w:p>
        </w:tc>
        <w:tc>
          <w:tcPr>
            <w:tcW w:w="20" w:type="dxa"/>
            <w:tcBorders>
              <w:left w:val="nil"/>
              <w:right w:val="nil"/>
            </w:tcBorders>
          </w:tcPr>
          <w:p w14:paraId="25BF2605" w14:textId="54D59520" w:rsidR="0075342F" w:rsidRPr="004835CF" w:rsidDel="00D540E7" w:rsidRDefault="0075342F" w:rsidP="00D540E7">
            <w:pPr>
              <w:pStyle w:val="BB2023Body"/>
              <w:spacing w:after="0" w:line="240" w:lineRule="auto"/>
              <w:ind w:left="-15"/>
              <w:jc w:val="left"/>
              <w:rPr>
                <w:del w:id="2336" w:author="WTORKY" w:date="2025-10-01T23:07:00Z" w16du:dateUtc="2025-10-01T20:07:00Z"/>
                <w:sz w:val="12"/>
                <w:szCs w:val="16"/>
              </w:rPr>
            </w:pPr>
          </w:p>
        </w:tc>
        <w:tc>
          <w:tcPr>
            <w:tcW w:w="20" w:type="dxa"/>
            <w:tcBorders>
              <w:left w:val="nil"/>
              <w:right w:val="nil"/>
            </w:tcBorders>
          </w:tcPr>
          <w:p w14:paraId="3122676F" w14:textId="20C6BC93" w:rsidR="0075342F" w:rsidRPr="004835CF" w:rsidDel="00D540E7" w:rsidRDefault="0075342F" w:rsidP="00D540E7">
            <w:pPr>
              <w:pStyle w:val="BB2023Body"/>
              <w:spacing w:after="0" w:line="240" w:lineRule="auto"/>
              <w:ind w:left="-15"/>
              <w:jc w:val="left"/>
              <w:rPr>
                <w:del w:id="2337" w:author="WTORKY" w:date="2025-10-01T23:07:00Z" w16du:dateUtc="2025-10-01T20:07:00Z"/>
                <w:sz w:val="12"/>
                <w:szCs w:val="16"/>
              </w:rPr>
            </w:pPr>
          </w:p>
        </w:tc>
        <w:tc>
          <w:tcPr>
            <w:tcW w:w="20" w:type="dxa"/>
            <w:tcBorders>
              <w:left w:val="nil"/>
              <w:right w:val="nil"/>
            </w:tcBorders>
          </w:tcPr>
          <w:p w14:paraId="0FE6CA18" w14:textId="033D25FA" w:rsidR="0075342F" w:rsidRPr="004835CF" w:rsidDel="00D540E7" w:rsidRDefault="0075342F" w:rsidP="00D540E7">
            <w:pPr>
              <w:pStyle w:val="BB2023Body"/>
              <w:spacing w:after="0" w:line="240" w:lineRule="auto"/>
              <w:ind w:left="-15"/>
              <w:jc w:val="left"/>
              <w:rPr>
                <w:del w:id="2338" w:author="WTORKY" w:date="2025-10-01T23:07:00Z" w16du:dateUtc="2025-10-01T20:07:00Z"/>
                <w:sz w:val="12"/>
                <w:szCs w:val="16"/>
              </w:rPr>
            </w:pPr>
          </w:p>
        </w:tc>
        <w:tc>
          <w:tcPr>
            <w:tcW w:w="20" w:type="dxa"/>
            <w:tcBorders>
              <w:left w:val="nil"/>
              <w:right w:val="nil"/>
            </w:tcBorders>
          </w:tcPr>
          <w:p w14:paraId="23E3BA1C" w14:textId="5BE6A1BD" w:rsidR="0075342F" w:rsidRPr="004835CF" w:rsidDel="00D540E7" w:rsidRDefault="0075342F" w:rsidP="00D540E7">
            <w:pPr>
              <w:pStyle w:val="BB2023Body"/>
              <w:spacing w:after="0" w:line="240" w:lineRule="auto"/>
              <w:ind w:left="-15"/>
              <w:jc w:val="left"/>
              <w:rPr>
                <w:del w:id="2339" w:author="WTORKY" w:date="2025-10-01T23:07:00Z" w16du:dateUtc="2025-10-01T20:07:00Z"/>
                <w:sz w:val="12"/>
                <w:szCs w:val="16"/>
              </w:rPr>
            </w:pPr>
          </w:p>
        </w:tc>
      </w:tr>
      <w:tr w:rsidR="00D540E7" w:rsidRPr="004835CF" w:rsidDel="00D540E7" w14:paraId="6CE4F28C" w14:textId="66023BE0" w:rsidTr="00D540E7">
        <w:trPr>
          <w:gridAfter w:val="5"/>
          <w:wAfter w:w="4520" w:type="dxa"/>
          <w:trHeight w:val="288"/>
          <w:del w:id="2340"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0A3D00C0" w14:textId="79BB0DD1" w:rsidR="0075342F" w:rsidRPr="00D95FB3" w:rsidDel="00D540E7" w:rsidRDefault="0075342F" w:rsidP="00D540E7">
            <w:pPr>
              <w:pStyle w:val="BB2023Body"/>
              <w:spacing w:after="0" w:line="240" w:lineRule="auto"/>
              <w:ind w:left="72"/>
              <w:jc w:val="center"/>
              <w:rPr>
                <w:del w:id="2341" w:author="WTORKY" w:date="2025-10-01T23:07:00Z" w16du:dateUtc="2025-10-01T20:07:00Z"/>
                <w:sz w:val="12"/>
                <w:szCs w:val="16"/>
              </w:rPr>
            </w:pPr>
            <w:del w:id="2342" w:author="WTORKY" w:date="2025-10-01T23:07:00Z" w16du:dateUtc="2025-10-01T20:07:00Z">
              <w:r w:rsidRPr="00D95FB3" w:rsidDel="00D540E7">
                <w:rPr>
                  <w:sz w:val="12"/>
                  <w:szCs w:val="16"/>
                </w:rPr>
                <w:delText>Reducing government service fees</w:delText>
              </w:r>
            </w:del>
          </w:p>
        </w:tc>
        <w:tc>
          <w:tcPr>
            <w:tcW w:w="900" w:type="dxa"/>
            <w:tcBorders>
              <w:left w:val="nil"/>
              <w:right w:val="nil"/>
            </w:tcBorders>
          </w:tcPr>
          <w:p w14:paraId="615282D1" w14:textId="180E01EA" w:rsidR="0075342F" w:rsidRPr="004835CF" w:rsidDel="00D540E7" w:rsidRDefault="0075342F" w:rsidP="00D540E7">
            <w:pPr>
              <w:pStyle w:val="BB2023Body"/>
              <w:spacing w:after="0" w:line="240" w:lineRule="auto"/>
              <w:ind w:left="-15"/>
              <w:jc w:val="left"/>
              <w:rPr>
                <w:del w:id="2343" w:author="WTORKY" w:date="2025-10-01T23:07:00Z" w16du:dateUtc="2025-10-01T20:07:00Z"/>
                <w:sz w:val="12"/>
                <w:szCs w:val="16"/>
              </w:rPr>
            </w:pPr>
          </w:p>
        </w:tc>
        <w:tc>
          <w:tcPr>
            <w:tcW w:w="200" w:type="dxa"/>
            <w:gridSpan w:val="2"/>
            <w:tcBorders>
              <w:left w:val="nil"/>
              <w:right w:val="nil"/>
            </w:tcBorders>
          </w:tcPr>
          <w:p w14:paraId="35716730" w14:textId="6C6C3291" w:rsidR="0075342F" w:rsidRPr="004835CF" w:rsidDel="00D540E7" w:rsidRDefault="0075342F" w:rsidP="00D540E7">
            <w:pPr>
              <w:pStyle w:val="BB2023Body"/>
              <w:spacing w:after="0" w:line="240" w:lineRule="auto"/>
              <w:ind w:left="-15"/>
              <w:jc w:val="left"/>
              <w:rPr>
                <w:del w:id="2344" w:author="WTORKY" w:date="2025-10-01T23:07:00Z" w16du:dateUtc="2025-10-01T20:07:00Z"/>
                <w:sz w:val="12"/>
                <w:szCs w:val="16"/>
              </w:rPr>
            </w:pPr>
          </w:p>
        </w:tc>
        <w:tc>
          <w:tcPr>
            <w:tcW w:w="20" w:type="dxa"/>
            <w:tcBorders>
              <w:left w:val="nil"/>
              <w:right w:val="nil"/>
            </w:tcBorders>
          </w:tcPr>
          <w:p w14:paraId="5A907F6B" w14:textId="0DDCC63C" w:rsidR="0075342F" w:rsidRPr="004835CF" w:rsidDel="00D540E7" w:rsidRDefault="0075342F" w:rsidP="00D540E7">
            <w:pPr>
              <w:pStyle w:val="BB2023Body"/>
              <w:spacing w:after="0" w:line="240" w:lineRule="auto"/>
              <w:ind w:left="-15"/>
              <w:jc w:val="left"/>
              <w:rPr>
                <w:del w:id="2345" w:author="WTORKY" w:date="2025-10-01T23:07:00Z" w16du:dateUtc="2025-10-01T20:07:00Z"/>
                <w:sz w:val="12"/>
                <w:szCs w:val="16"/>
              </w:rPr>
            </w:pPr>
          </w:p>
        </w:tc>
        <w:tc>
          <w:tcPr>
            <w:tcW w:w="20" w:type="dxa"/>
            <w:tcBorders>
              <w:left w:val="nil"/>
              <w:right w:val="nil"/>
            </w:tcBorders>
          </w:tcPr>
          <w:p w14:paraId="747503AF" w14:textId="69ADB274" w:rsidR="0075342F" w:rsidRPr="004835CF" w:rsidDel="00D540E7" w:rsidRDefault="0075342F" w:rsidP="00D540E7">
            <w:pPr>
              <w:pStyle w:val="BB2023Body"/>
              <w:spacing w:after="0" w:line="240" w:lineRule="auto"/>
              <w:ind w:left="-15"/>
              <w:jc w:val="left"/>
              <w:rPr>
                <w:del w:id="2346" w:author="WTORKY" w:date="2025-10-01T23:07:00Z" w16du:dateUtc="2025-10-01T20:07:00Z"/>
                <w:sz w:val="12"/>
                <w:szCs w:val="16"/>
              </w:rPr>
            </w:pPr>
          </w:p>
        </w:tc>
        <w:tc>
          <w:tcPr>
            <w:tcW w:w="20" w:type="dxa"/>
            <w:tcBorders>
              <w:left w:val="nil"/>
              <w:right w:val="nil"/>
            </w:tcBorders>
          </w:tcPr>
          <w:p w14:paraId="481B4C48" w14:textId="47A3F0FE" w:rsidR="0075342F" w:rsidRPr="004835CF" w:rsidDel="00D540E7" w:rsidRDefault="0075342F" w:rsidP="00D540E7">
            <w:pPr>
              <w:pStyle w:val="BB2023Body"/>
              <w:spacing w:after="0" w:line="240" w:lineRule="auto"/>
              <w:ind w:left="-15"/>
              <w:jc w:val="left"/>
              <w:rPr>
                <w:del w:id="2347" w:author="WTORKY" w:date="2025-10-01T23:07:00Z" w16du:dateUtc="2025-10-01T20:07:00Z"/>
                <w:sz w:val="12"/>
                <w:szCs w:val="16"/>
              </w:rPr>
            </w:pPr>
          </w:p>
        </w:tc>
        <w:tc>
          <w:tcPr>
            <w:tcW w:w="20" w:type="dxa"/>
            <w:tcBorders>
              <w:left w:val="nil"/>
              <w:right w:val="nil"/>
            </w:tcBorders>
          </w:tcPr>
          <w:p w14:paraId="5A4A3BCC" w14:textId="77612CD7" w:rsidR="0075342F" w:rsidRPr="004835CF" w:rsidDel="00D540E7" w:rsidRDefault="0075342F" w:rsidP="00D540E7">
            <w:pPr>
              <w:pStyle w:val="BB2023Body"/>
              <w:spacing w:after="0" w:line="240" w:lineRule="auto"/>
              <w:ind w:left="-15"/>
              <w:jc w:val="left"/>
              <w:rPr>
                <w:del w:id="2348" w:author="WTORKY" w:date="2025-10-01T23:07:00Z" w16du:dateUtc="2025-10-01T20:07:00Z"/>
                <w:sz w:val="12"/>
                <w:szCs w:val="16"/>
              </w:rPr>
            </w:pPr>
          </w:p>
        </w:tc>
      </w:tr>
      <w:tr w:rsidR="00D540E7" w:rsidRPr="004835CF" w:rsidDel="00D540E7" w14:paraId="039401B9" w14:textId="267E59E7" w:rsidTr="00D540E7">
        <w:trPr>
          <w:gridAfter w:val="5"/>
          <w:wAfter w:w="4520" w:type="dxa"/>
          <w:trHeight w:val="288"/>
          <w:del w:id="2349"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2639E537" w14:textId="21E6B8DC" w:rsidR="0075342F" w:rsidRPr="00D95FB3" w:rsidDel="00D540E7" w:rsidRDefault="0075342F" w:rsidP="00D540E7">
            <w:pPr>
              <w:pStyle w:val="BB2023Body"/>
              <w:spacing w:after="0" w:line="240" w:lineRule="auto"/>
              <w:ind w:left="72"/>
              <w:jc w:val="center"/>
              <w:rPr>
                <w:del w:id="2350" w:author="WTORKY" w:date="2025-10-01T23:07:00Z" w16du:dateUtc="2025-10-01T20:07:00Z"/>
                <w:sz w:val="12"/>
                <w:szCs w:val="16"/>
              </w:rPr>
            </w:pPr>
            <w:del w:id="2351" w:author="WTORKY" w:date="2025-10-01T23:07:00Z" w16du:dateUtc="2025-10-01T20:07:00Z">
              <w:r w:rsidRPr="00D95FB3" w:rsidDel="00D540E7">
                <w:rPr>
                  <w:sz w:val="12"/>
                  <w:szCs w:val="16"/>
                </w:rPr>
                <w:delText>Inflation</w:delText>
              </w:r>
            </w:del>
          </w:p>
        </w:tc>
        <w:tc>
          <w:tcPr>
            <w:tcW w:w="900" w:type="dxa"/>
            <w:tcBorders>
              <w:left w:val="nil"/>
              <w:right w:val="nil"/>
            </w:tcBorders>
          </w:tcPr>
          <w:p w14:paraId="161B284E" w14:textId="2B4E9DC6" w:rsidR="0075342F" w:rsidRPr="004835CF" w:rsidDel="00D540E7" w:rsidRDefault="0075342F" w:rsidP="00D540E7">
            <w:pPr>
              <w:pStyle w:val="BB2023Body"/>
              <w:spacing w:after="0" w:line="240" w:lineRule="auto"/>
              <w:ind w:left="-15"/>
              <w:jc w:val="left"/>
              <w:rPr>
                <w:del w:id="2352" w:author="WTORKY" w:date="2025-10-01T23:07:00Z" w16du:dateUtc="2025-10-01T20:07:00Z"/>
                <w:sz w:val="12"/>
                <w:szCs w:val="16"/>
              </w:rPr>
            </w:pPr>
          </w:p>
        </w:tc>
        <w:tc>
          <w:tcPr>
            <w:tcW w:w="200" w:type="dxa"/>
            <w:gridSpan w:val="2"/>
            <w:tcBorders>
              <w:left w:val="nil"/>
              <w:right w:val="nil"/>
            </w:tcBorders>
          </w:tcPr>
          <w:p w14:paraId="2AE5EA17" w14:textId="02078435" w:rsidR="0075342F" w:rsidRPr="004835CF" w:rsidDel="00D540E7" w:rsidRDefault="0075342F" w:rsidP="00D540E7">
            <w:pPr>
              <w:pStyle w:val="BB2023Body"/>
              <w:spacing w:after="0" w:line="240" w:lineRule="auto"/>
              <w:ind w:left="-15"/>
              <w:jc w:val="left"/>
              <w:rPr>
                <w:del w:id="2353" w:author="WTORKY" w:date="2025-10-01T23:07:00Z" w16du:dateUtc="2025-10-01T20:07:00Z"/>
                <w:sz w:val="12"/>
                <w:szCs w:val="16"/>
              </w:rPr>
            </w:pPr>
          </w:p>
        </w:tc>
        <w:tc>
          <w:tcPr>
            <w:tcW w:w="20" w:type="dxa"/>
            <w:tcBorders>
              <w:left w:val="nil"/>
              <w:right w:val="nil"/>
            </w:tcBorders>
          </w:tcPr>
          <w:p w14:paraId="51523F35" w14:textId="75679F78" w:rsidR="0075342F" w:rsidRPr="004835CF" w:rsidDel="00D540E7" w:rsidRDefault="0075342F" w:rsidP="00D540E7">
            <w:pPr>
              <w:pStyle w:val="BB2023Body"/>
              <w:spacing w:after="0" w:line="240" w:lineRule="auto"/>
              <w:ind w:left="-15"/>
              <w:jc w:val="left"/>
              <w:rPr>
                <w:del w:id="2354" w:author="WTORKY" w:date="2025-10-01T23:07:00Z" w16du:dateUtc="2025-10-01T20:07:00Z"/>
                <w:sz w:val="12"/>
                <w:szCs w:val="16"/>
              </w:rPr>
            </w:pPr>
          </w:p>
        </w:tc>
        <w:tc>
          <w:tcPr>
            <w:tcW w:w="20" w:type="dxa"/>
            <w:tcBorders>
              <w:left w:val="nil"/>
              <w:right w:val="nil"/>
            </w:tcBorders>
          </w:tcPr>
          <w:p w14:paraId="5B4FBFB3" w14:textId="235DC3F8" w:rsidR="0075342F" w:rsidRPr="004835CF" w:rsidDel="00D540E7" w:rsidRDefault="0075342F" w:rsidP="00D540E7">
            <w:pPr>
              <w:pStyle w:val="BB2023Body"/>
              <w:spacing w:after="0" w:line="240" w:lineRule="auto"/>
              <w:ind w:left="-15"/>
              <w:jc w:val="left"/>
              <w:rPr>
                <w:del w:id="2355" w:author="WTORKY" w:date="2025-10-01T23:07:00Z" w16du:dateUtc="2025-10-01T20:07:00Z"/>
                <w:sz w:val="12"/>
                <w:szCs w:val="16"/>
              </w:rPr>
            </w:pPr>
          </w:p>
        </w:tc>
        <w:tc>
          <w:tcPr>
            <w:tcW w:w="20" w:type="dxa"/>
            <w:tcBorders>
              <w:left w:val="nil"/>
              <w:right w:val="nil"/>
            </w:tcBorders>
          </w:tcPr>
          <w:p w14:paraId="1D7A2200" w14:textId="5F33D7EF" w:rsidR="0075342F" w:rsidRPr="004835CF" w:rsidDel="00D540E7" w:rsidRDefault="0075342F" w:rsidP="00D540E7">
            <w:pPr>
              <w:pStyle w:val="BB2023Body"/>
              <w:spacing w:after="0" w:line="240" w:lineRule="auto"/>
              <w:ind w:left="-15"/>
              <w:jc w:val="left"/>
              <w:rPr>
                <w:del w:id="2356" w:author="WTORKY" w:date="2025-10-01T23:07:00Z" w16du:dateUtc="2025-10-01T20:07:00Z"/>
                <w:sz w:val="12"/>
                <w:szCs w:val="16"/>
              </w:rPr>
            </w:pPr>
          </w:p>
        </w:tc>
        <w:tc>
          <w:tcPr>
            <w:tcW w:w="20" w:type="dxa"/>
            <w:tcBorders>
              <w:left w:val="nil"/>
              <w:right w:val="nil"/>
            </w:tcBorders>
          </w:tcPr>
          <w:p w14:paraId="71772A05" w14:textId="62EFD9AB" w:rsidR="0075342F" w:rsidRPr="004835CF" w:rsidDel="00D540E7" w:rsidRDefault="0075342F" w:rsidP="00D540E7">
            <w:pPr>
              <w:pStyle w:val="BB2023Body"/>
              <w:spacing w:after="0" w:line="240" w:lineRule="auto"/>
              <w:ind w:left="-15"/>
              <w:jc w:val="left"/>
              <w:rPr>
                <w:del w:id="2357" w:author="WTORKY" w:date="2025-10-01T23:07:00Z" w16du:dateUtc="2025-10-01T20:07:00Z"/>
                <w:sz w:val="12"/>
                <w:szCs w:val="16"/>
              </w:rPr>
            </w:pPr>
          </w:p>
        </w:tc>
      </w:tr>
      <w:tr w:rsidR="00D540E7" w:rsidRPr="004835CF" w:rsidDel="00D540E7" w14:paraId="482D574D" w14:textId="5FE61604" w:rsidTr="00D540E7">
        <w:trPr>
          <w:gridAfter w:val="5"/>
          <w:wAfter w:w="4520" w:type="dxa"/>
          <w:trHeight w:val="288"/>
          <w:del w:id="2358"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6012CC14" w14:textId="6AFE8E0F" w:rsidR="0075342F" w:rsidRPr="00D95FB3" w:rsidDel="00D540E7" w:rsidRDefault="0075342F" w:rsidP="00D540E7">
            <w:pPr>
              <w:pStyle w:val="BB2023Body"/>
              <w:spacing w:after="0" w:line="240" w:lineRule="auto"/>
              <w:ind w:left="72"/>
              <w:jc w:val="center"/>
              <w:rPr>
                <w:del w:id="2359" w:author="WTORKY" w:date="2025-10-01T23:07:00Z" w16du:dateUtc="2025-10-01T20:07:00Z"/>
                <w:sz w:val="12"/>
                <w:szCs w:val="16"/>
              </w:rPr>
            </w:pPr>
            <w:del w:id="2360" w:author="WTORKY" w:date="2025-10-01T23:07:00Z" w16du:dateUtc="2025-10-01T20:07:00Z">
              <w:r w:rsidRPr="00D95FB3" w:rsidDel="00D540E7">
                <w:rPr>
                  <w:sz w:val="12"/>
                  <w:szCs w:val="16"/>
                </w:rPr>
                <w:delText>Exchange rate</w:delText>
              </w:r>
            </w:del>
          </w:p>
        </w:tc>
        <w:tc>
          <w:tcPr>
            <w:tcW w:w="900" w:type="dxa"/>
            <w:tcBorders>
              <w:left w:val="nil"/>
              <w:right w:val="nil"/>
            </w:tcBorders>
          </w:tcPr>
          <w:p w14:paraId="4C2C0C1B" w14:textId="429CB402" w:rsidR="0075342F" w:rsidRPr="004835CF" w:rsidDel="00D540E7" w:rsidRDefault="0075342F" w:rsidP="00D540E7">
            <w:pPr>
              <w:pStyle w:val="BB2023Body"/>
              <w:spacing w:after="0" w:line="240" w:lineRule="auto"/>
              <w:ind w:left="-15"/>
              <w:jc w:val="left"/>
              <w:rPr>
                <w:del w:id="2361" w:author="WTORKY" w:date="2025-10-01T23:07:00Z" w16du:dateUtc="2025-10-01T20:07:00Z"/>
                <w:sz w:val="12"/>
                <w:szCs w:val="16"/>
              </w:rPr>
            </w:pPr>
          </w:p>
        </w:tc>
        <w:tc>
          <w:tcPr>
            <w:tcW w:w="200" w:type="dxa"/>
            <w:gridSpan w:val="2"/>
            <w:tcBorders>
              <w:left w:val="nil"/>
              <w:right w:val="nil"/>
            </w:tcBorders>
          </w:tcPr>
          <w:p w14:paraId="50D956C7" w14:textId="10B2938F" w:rsidR="0075342F" w:rsidRPr="004835CF" w:rsidDel="00D540E7" w:rsidRDefault="0075342F" w:rsidP="00D540E7">
            <w:pPr>
              <w:pStyle w:val="BB2023Body"/>
              <w:spacing w:after="0" w:line="240" w:lineRule="auto"/>
              <w:ind w:left="-15"/>
              <w:jc w:val="left"/>
              <w:rPr>
                <w:del w:id="2362" w:author="WTORKY" w:date="2025-10-01T23:07:00Z" w16du:dateUtc="2025-10-01T20:07:00Z"/>
                <w:sz w:val="12"/>
                <w:szCs w:val="16"/>
              </w:rPr>
            </w:pPr>
          </w:p>
        </w:tc>
        <w:tc>
          <w:tcPr>
            <w:tcW w:w="20" w:type="dxa"/>
            <w:tcBorders>
              <w:left w:val="nil"/>
              <w:right w:val="nil"/>
            </w:tcBorders>
          </w:tcPr>
          <w:p w14:paraId="3CE2EA82" w14:textId="2DD39ED4" w:rsidR="0075342F" w:rsidRPr="004835CF" w:rsidDel="00D540E7" w:rsidRDefault="0075342F" w:rsidP="00D540E7">
            <w:pPr>
              <w:pStyle w:val="BB2023Body"/>
              <w:spacing w:after="0" w:line="240" w:lineRule="auto"/>
              <w:ind w:left="-15"/>
              <w:jc w:val="left"/>
              <w:rPr>
                <w:del w:id="2363" w:author="WTORKY" w:date="2025-10-01T23:07:00Z" w16du:dateUtc="2025-10-01T20:07:00Z"/>
                <w:sz w:val="12"/>
                <w:szCs w:val="16"/>
              </w:rPr>
            </w:pPr>
          </w:p>
        </w:tc>
        <w:tc>
          <w:tcPr>
            <w:tcW w:w="20" w:type="dxa"/>
            <w:tcBorders>
              <w:left w:val="nil"/>
              <w:right w:val="nil"/>
            </w:tcBorders>
          </w:tcPr>
          <w:p w14:paraId="684B4B60" w14:textId="2A81089A" w:rsidR="0075342F" w:rsidRPr="004835CF" w:rsidDel="00D540E7" w:rsidRDefault="0075342F" w:rsidP="00D540E7">
            <w:pPr>
              <w:pStyle w:val="BB2023Body"/>
              <w:spacing w:after="0" w:line="240" w:lineRule="auto"/>
              <w:ind w:left="-15"/>
              <w:jc w:val="left"/>
              <w:rPr>
                <w:del w:id="2364" w:author="WTORKY" w:date="2025-10-01T23:07:00Z" w16du:dateUtc="2025-10-01T20:07:00Z"/>
                <w:sz w:val="12"/>
                <w:szCs w:val="16"/>
              </w:rPr>
            </w:pPr>
          </w:p>
        </w:tc>
        <w:tc>
          <w:tcPr>
            <w:tcW w:w="20" w:type="dxa"/>
            <w:tcBorders>
              <w:left w:val="nil"/>
              <w:right w:val="nil"/>
            </w:tcBorders>
          </w:tcPr>
          <w:p w14:paraId="2B978D06" w14:textId="3333D0C4" w:rsidR="0075342F" w:rsidRPr="004835CF" w:rsidDel="00D540E7" w:rsidRDefault="0075342F" w:rsidP="00D540E7">
            <w:pPr>
              <w:pStyle w:val="BB2023Body"/>
              <w:spacing w:after="0" w:line="240" w:lineRule="auto"/>
              <w:ind w:left="-15"/>
              <w:jc w:val="left"/>
              <w:rPr>
                <w:del w:id="2365" w:author="WTORKY" w:date="2025-10-01T23:07:00Z" w16du:dateUtc="2025-10-01T20:07:00Z"/>
                <w:sz w:val="12"/>
                <w:szCs w:val="16"/>
              </w:rPr>
            </w:pPr>
          </w:p>
        </w:tc>
        <w:tc>
          <w:tcPr>
            <w:tcW w:w="20" w:type="dxa"/>
            <w:tcBorders>
              <w:left w:val="nil"/>
              <w:right w:val="nil"/>
            </w:tcBorders>
          </w:tcPr>
          <w:p w14:paraId="7009EF47" w14:textId="65DCBA5B" w:rsidR="0075342F" w:rsidRPr="004835CF" w:rsidDel="00D540E7" w:rsidRDefault="0075342F" w:rsidP="00D540E7">
            <w:pPr>
              <w:pStyle w:val="BB2023Body"/>
              <w:spacing w:after="0" w:line="240" w:lineRule="auto"/>
              <w:ind w:left="-15"/>
              <w:jc w:val="left"/>
              <w:rPr>
                <w:del w:id="2366" w:author="WTORKY" w:date="2025-10-01T23:07:00Z" w16du:dateUtc="2025-10-01T20:07:00Z"/>
                <w:sz w:val="12"/>
                <w:szCs w:val="16"/>
              </w:rPr>
            </w:pPr>
          </w:p>
        </w:tc>
      </w:tr>
      <w:tr w:rsidR="00D540E7" w:rsidRPr="004835CF" w:rsidDel="00D540E7" w14:paraId="2D310E51" w14:textId="5067BC51" w:rsidTr="00D540E7">
        <w:trPr>
          <w:gridAfter w:val="5"/>
          <w:wAfter w:w="4520" w:type="dxa"/>
          <w:trHeight w:val="288"/>
          <w:del w:id="2367"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0E7AFD04" w14:textId="02315914" w:rsidR="0075342F" w:rsidRPr="00D95FB3" w:rsidDel="00D540E7" w:rsidRDefault="0075342F" w:rsidP="00D540E7">
            <w:pPr>
              <w:pStyle w:val="BB2023Body"/>
              <w:spacing w:after="0" w:line="240" w:lineRule="auto"/>
              <w:ind w:left="72"/>
              <w:jc w:val="center"/>
              <w:rPr>
                <w:del w:id="2368" w:author="WTORKY" w:date="2025-10-01T23:07:00Z" w16du:dateUtc="2025-10-01T20:07:00Z"/>
                <w:sz w:val="12"/>
                <w:szCs w:val="16"/>
              </w:rPr>
            </w:pPr>
            <w:del w:id="2369" w:author="WTORKY" w:date="2025-10-01T23:07:00Z" w16du:dateUtc="2025-10-01T20:07:00Z">
              <w:r w:rsidRPr="00D95FB3" w:rsidDel="00D540E7">
                <w:rPr>
                  <w:sz w:val="12"/>
                  <w:szCs w:val="16"/>
                </w:rPr>
                <w:delText>Reducing energy and water costs</w:delText>
              </w:r>
            </w:del>
          </w:p>
        </w:tc>
        <w:tc>
          <w:tcPr>
            <w:tcW w:w="900" w:type="dxa"/>
            <w:tcBorders>
              <w:left w:val="nil"/>
              <w:right w:val="nil"/>
            </w:tcBorders>
          </w:tcPr>
          <w:p w14:paraId="1F494657" w14:textId="3A32F95B" w:rsidR="0075342F" w:rsidRPr="004835CF" w:rsidDel="00D540E7" w:rsidRDefault="0075342F" w:rsidP="00D540E7">
            <w:pPr>
              <w:pStyle w:val="BB2023Body"/>
              <w:spacing w:after="0" w:line="240" w:lineRule="auto"/>
              <w:ind w:left="-15"/>
              <w:jc w:val="left"/>
              <w:rPr>
                <w:del w:id="2370" w:author="WTORKY" w:date="2025-10-01T23:07:00Z" w16du:dateUtc="2025-10-01T20:07:00Z"/>
                <w:sz w:val="12"/>
                <w:szCs w:val="16"/>
              </w:rPr>
            </w:pPr>
          </w:p>
        </w:tc>
        <w:tc>
          <w:tcPr>
            <w:tcW w:w="200" w:type="dxa"/>
            <w:gridSpan w:val="2"/>
            <w:tcBorders>
              <w:left w:val="nil"/>
              <w:right w:val="nil"/>
            </w:tcBorders>
          </w:tcPr>
          <w:p w14:paraId="591C40CF" w14:textId="5094EE87" w:rsidR="0075342F" w:rsidRPr="004835CF" w:rsidDel="00D540E7" w:rsidRDefault="0075342F" w:rsidP="00D540E7">
            <w:pPr>
              <w:pStyle w:val="BB2023Body"/>
              <w:spacing w:after="0" w:line="240" w:lineRule="auto"/>
              <w:ind w:left="-15"/>
              <w:jc w:val="left"/>
              <w:rPr>
                <w:del w:id="2371" w:author="WTORKY" w:date="2025-10-01T23:07:00Z" w16du:dateUtc="2025-10-01T20:07:00Z"/>
                <w:sz w:val="12"/>
                <w:szCs w:val="16"/>
              </w:rPr>
            </w:pPr>
          </w:p>
        </w:tc>
        <w:tc>
          <w:tcPr>
            <w:tcW w:w="20" w:type="dxa"/>
            <w:tcBorders>
              <w:left w:val="nil"/>
              <w:right w:val="nil"/>
            </w:tcBorders>
          </w:tcPr>
          <w:p w14:paraId="2BEF30CC" w14:textId="7C8F930C" w:rsidR="0075342F" w:rsidRPr="004835CF" w:rsidDel="00D540E7" w:rsidRDefault="0075342F" w:rsidP="00D540E7">
            <w:pPr>
              <w:pStyle w:val="BB2023Body"/>
              <w:spacing w:after="0" w:line="240" w:lineRule="auto"/>
              <w:ind w:left="-15"/>
              <w:jc w:val="left"/>
              <w:rPr>
                <w:del w:id="2372" w:author="WTORKY" w:date="2025-10-01T23:07:00Z" w16du:dateUtc="2025-10-01T20:07:00Z"/>
                <w:sz w:val="12"/>
                <w:szCs w:val="16"/>
              </w:rPr>
            </w:pPr>
          </w:p>
        </w:tc>
        <w:tc>
          <w:tcPr>
            <w:tcW w:w="20" w:type="dxa"/>
            <w:tcBorders>
              <w:left w:val="nil"/>
              <w:right w:val="nil"/>
            </w:tcBorders>
          </w:tcPr>
          <w:p w14:paraId="122FD5A8" w14:textId="2B0923AE" w:rsidR="0075342F" w:rsidRPr="004835CF" w:rsidDel="00D540E7" w:rsidRDefault="0075342F" w:rsidP="00D540E7">
            <w:pPr>
              <w:pStyle w:val="BB2023Body"/>
              <w:spacing w:after="0" w:line="240" w:lineRule="auto"/>
              <w:ind w:left="-15"/>
              <w:jc w:val="left"/>
              <w:rPr>
                <w:del w:id="2373" w:author="WTORKY" w:date="2025-10-01T23:07:00Z" w16du:dateUtc="2025-10-01T20:07:00Z"/>
                <w:sz w:val="12"/>
                <w:szCs w:val="16"/>
              </w:rPr>
            </w:pPr>
          </w:p>
        </w:tc>
        <w:tc>
          <w:tcPr>
            <w:tcW w:w="20" w:type="dxa"/>
            <w:tcBorders>
              <w:left w:val="nil"/>
              <w:right w:val="nil"/>
            </w:tcBorders>
          </w:tcPr>
          <w:p w14:paraId="502455D0" w14:textId="18AA887B" w:rsidR="0075342F" w:rsidRPr="004835CF" w:rsidDel="00D540E7" w:rsidRDefault="0075342F" w:rsidP="00D540E7">
            <w:pPr>
              <w:pStyle w:val="BB2023Body"/>
              <w:spacing w:after="0" w:line="240" w:lineRule="auto"/>
              <w:ind w:left="-15"/>
              <w:jc w:val="left"/>
              <w:rPr>
                <w:del w:id="2374" w:author="WTORKY" w:date="2025-10-01T23:07:00Z" w16du:dateUtc="2025-10-01T20:07:00Z"/>
                <w:sz w:val="12"/>
                <w:szCs w:val="16"/>
              </w:rPr>
            </w:pPr>
          </w:p>
        </w:tc>
        <w:tc>
          <w:tcPr>
            <w:tcW w:w="20" w:type="dxa"/>
            <w:tcBorders>
              <w:left w:val="nil"/>
              <w:right w:val="nil"/>
            </w:tcBorders>
          </w:tcPr>
          <w:p w14:paraId="1CFCE6DB" w14:textId="614287FC" w:rsidR="0075342F" w:rsidRPr="004835CF" w:rsidDel="00D540E7" w:rsidRDefault="0075342F" w:rsidP="00D540E7">
            <w:pPr>
              <w:pStyle w:val="BB2023Body"/>
              <w:spacing w:after="0" w:line="240" w:lineRule="auto"/>
              <w:ind w:left="-15"/>
              <w:jc w:val="left"/>
              <w:rPr>
                <w:del w:id="2375" w:author="WTORKY" w:date="2025-10-01T23:07:00Z" w16du:dateUtc="2025-10-01T20:07:00Z"/>
                <w:sz w:val="12"/>
                <w:szCs w:val="16"/>
              </w:rPr>
            </w:pPr>
          </w:p>
        </w:tc>
      </w:tr>
      <w:tr w:rsidR="00D540E7" w:rsidRPr="004835CF" w:rsidDel="00D540E7" w14:paraId="783BC7D1" w14:textId="5099E27A" w:rsidTr="00D540E7">
        <w:trPr>
          <w:gridAfter w:val="5"/>
          <w:wAfter w:w="4520" w:type="dxa"/>
          <w:trHeight w:val="288"/>
          <w:del w:id="2376"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4DFEFA17" w14:textId="248FE086" w:rsidR="0075342F" w:rsidRPr="00D95FB3" w:rsidDel="00D540E7" w:rsidRDefault="0075342F" w:rsidP="00D540E7">
            <w:pPr>
              <w:pStyle w:val="BB2023Body"/>
              <w:spacing w:after="0" w:line="240" w:lineRule="auto"/>
              <w:ind w:left="72"/>
              <w:jc w:val="center"/>
              <w:rPr>
                <w:del w:id="2377" w:author="WTORKY" w:date="2025-10-01T23:07:00Z" w16du:dateUtc="2025-10-01T20:07:00Z"/>
                <w:sz w:val="12"/>
                <w:szCs w:val="16"/>
              </w:rPr>
            </w:pPr>
            <w:del w:id="2378" w:author="WTORKY" w:date="2025-10-01T23:07:00Z" w16du:dateUtc="2025-10-01T20:07:00Z">
              <w:r w:rsidRPr="00D95FB3" w:rsidDel="00D540E7">
                <w:rPr>
                  <w:sz w:val="12"/>
                  <w:szCs w:val="16"/>
                </w:rPr>
                <w:delText>Customs</w:delText>
              </w:r>
            </w:del>
          </w:p>
        </w:tc>
        <w:tc>
          <w:tcPr>
            <w:tcW w:w="900" w:type="dxa"/>
            <w:tcBorders>
              <w:left w:val="nil"/>
              <w:right w:val="nil"/>
            </w:tcBorders>
          </w:tcPr>
          <w:p w14:paraId="49CD14D4" w14:textId="3EA53378" w:rsidR="0075342F" w:rsidRPr="004835CF" w:rsidDel="00D540E7" w:rsidRDefault="0075342F" w:rsidP="00D540E7">
            <w:pPr>
              <w:pStyle w:val="BB2023Body"/>
              <w:spacing w:after="0" w:line="240" w:lineRule="auto"/>
              <w:ind w:left="-15"/>
              <w:jc w:val="left"/>
              <w:rPr>
                <w:del w:id="2379" w:author="WTORKY" w:date="2025-10-01T23:07:00Z" w16du:dateUtc="2025-10-01T20:07:00Z"/>
                <w:sz w:val="12"/>
                <w:szCs w:val="16"/>
              </w:rPr>
            </w:pPr>
          </w:p>
        </w:tc>
        <w:tc>
          <w:tcPr>
            <w:tcW w:w="200" w:type="dxa"/>
            <w:gridSpan w:val="2"/>
            <w:tcBorders>
              <w:left w:val="nil"/>
              <w:right w:val="nil"/>
            </w:tcBorders>
          </w:tcPr>
          <w:p w14:paraId="5BA4E600" w14:textId="62B464AC" w:rsidR="0075342F" w:rsidRPr="004835CF" w:rsidDel="00D540E7" w:rsidRDefault="0075342F" w:rsidP="00D540E7">
            <w:pPr>
              <w:pStyle w:val="BB2023Body"/>
              <w:spacing w:after="0" w:line="240" w:lineRule="auto"/>
              <w:ind w:left="-15"/>
              <w:jc w:val="left"/>
              <w:rPr>
                <w:del w:id="2380" w:author="WTORKY" w:date="2025-10-01T23:07:00Z" w16du:dateUtc="2025-10-01T20:07:00Z"/>
                <w:sz w:val="12"/>
                <w:szCs w:val="16"/>
              </w:rPr>
            </w:pPr>
          </w:p>
        </w:tc>
        <w:tc>
          <w:tcPr>
            <w:tcW w:w="20" w:type="dxa"/>
            <w:tcBorders>
              <w:left w:val="nil"/>
              <w:right w:val="nil"/>
            </w:tcBorders>
          </w:tcPr>
          <w:p w14:paraId="601877CC" w14:textId="3D8711C5" w:rsidR="0075342F" w:rsidRPr="004835CF" w:rsidDel="00D540E7" w:rsidRDefault="0075342F" w:rsidP="00D540E7">
            <w:pPr>
              <w:pStyle w:val="BB2023Body"/>
              <w:spacing w:after="0" w:line="240" w:lineRule="auto"/>
              <w:ind w:left="-15"/>
              <w:jc w:val="left"/>
              <w:rPr>
                <w:del w:id="2381" w:author="WTORKY" w:date="2025-10-01T23:07:00Z" w16du:dateUtc="2025-10-01T20:07:00Z"/>
                <w:sz w:val="12"/>
                <w:szCs w:val="16"/>
              </w:rPr>
            </w:pPr>
          </w:p>
        </w:tc>
        <w:tc>
          <w:tcPr>
            <w:tcW w:w="20" w:type="dxa"/>
            <w:tcBorders>
              <w:left w:val="nil"/>
              <w:right w:val="nil"/>
            </w:tcBorders>
          </w:tcPr>
          <w:p w14:paraId="25B8B93C" w14:textId="01C19301" w:rsidR="0075342F" w:rsidRPr="004835CF" w:rsidDel="00D540E7" w:rsidRDefault="0075342F" w:rsidP="00D540E7">
            <w:pPr>
              <w:pStyle w:val="BB2023Body"/>
              <w:spacing w:after="0" w:line="240" w:lineRule="auto"/>
              <w:ind w:left="-15"/>
              <w:jc w:val="left"/>
              <w:rPr>
                <w:del w:id="2382" w:author="WTORKY" w:date="2025-10-01T23:07:00Z" w16du:dateUtc="2025-10-01T20:07:00Z"/>
                <w:sz w:val="12"/>
                <w:szCs w:val="16"/>
              </w:rPr>
            </w:pPr>
          </w:p>
        </w:tc>
        <w:tc>
          <w:tcPr>
            <w:tcW w:w="20" w:type="dxa"/>
            <w:tcBorders>
              <w:left w:val="nil"/>
              <w:right w:val="nil"/>
            </w:tcBorders>
          </w:tcPr>
          <w:p w14:paraId="3AA6EA65" w14:textId="7A313812" w:rsidR="0075342F" w:rsidRPr="004835CF" w:rsidDel="00D540E7" w:rsidRDefault="0075342F" w:rsidP="00D540E7">
            <w:pPr>
              <w:pStyle w:val="BB2023Body"/>
              <w:spacing w:after="0" w:line="240" w:lineRule="auto"/>
              <w:ind w:left="-15"/>
              <w:jc w:val="left"/>
              <w:rPr>
                <w:del w:id="2383" w:author="WTORKY" w:date="2025-10-01T23:07:00Z" w16du:dateUtc="2025-10-01T20:07:00Z"/>
                <w:sz w:val="12"/>
                <w:szCs w:val="16"/>
              </w:rPr>
            </w:pPr>
          </w:p>
        </w:tc>
        <w:tc>
          <w:tcPr>
            <w:tcW w:w="20" w:type="dxa"/>
            <w:tcBorders>
              <w:left w:val="nil"/>
              <w:right w:val="nil"/>
            </w:tcBorders>
          </w:tcPr>
          <w:p w14:paraId="307AF5FD" w14:textId="4D40F8E9" w:rsidR="0075342F" w:rsidRPr="004835CF" w:rsidDel="00D540E7" w:rsidRDefault="0075342F" w:rsidP="00D540E7">
            <w:pPr>
              <w:pStyle w:val="BB2023Body"/>
              <w:spacing w:after="0" w:line="240" w:lineRule="auto"/>
              <w:ind w:left="-15"/>
              <w:jc w:val="left"/>
              <w:rPr>
                <w:del w:id="2384" w:author="WTORKY" w:date="2025-10-01T23:07:00Z" w16du:dateUtc="2025-10-01T20:07:00Z"/>
                <w:sz w:val="12"/>
                <w:szCs w:val="16"/>
              </w:rPr>
            </w:pPr>
          </w:p>
        </w:tc>
      </w:tr>
      <w:tr w:rsidR="00D540E7" w:rsidRPr="004835CF" w:rsidDel="00D540E7" w14:paraId="02590F32" w14:textId="7972ED25" w:rsidTr="00D540E7">
        <w:trPr>
          <w:gridAfter w:val="5"/>
          <w:wAfter w:w="4520" w:type="dxa"/>
          <w:trHeight w:val="288"/>
          <w:del w:id="2385"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286DA61F" w14:textId="18EF4D7D" w:rsidR="0075342F" w:rsidRPr="00D95FB3" w:rsidDel="00D540E7" w:rsidRDefault="0075342F" w:rsidP="00D540E7">
            <w:pPr>
              <w:pStyle w:val="BB2023Body"/>
              <w:spacing w:after="0" w:line="240" w:lineRule="auto"/>
              <w:ind w:left="72"/>
              <w:jc w:val="center"/>
              <w:rPr>
                <w:del w:id="2386" w:author="WTORKY" w:date="2025-10-01T23:07:00Z" w16du:dateUtc="2025-10-01T20:07:00Z"/>
                <w:sz w:val="12"/>
                <w:szCs w:val="16"/>
              </w:rPr>
            </w:pPr>
            <w:del w:id="2387" w:author="WTORKY" w:date="2025-10-01T23:07:00Z" w16du:dateUtc="2025-10-01T20:07:00Z">
              <w:r w:rsidRPr="00D95FB3" w:rsidDel="00D540E7">
                <w:rPr>
                  <w:sz w:val="12"/>
                  <w:szCs w:val="16"/>
                </w:rPr>
                <w:delText>Providing qualified labor</w:delText>
              </w:r>
            </w:del>
          </w:p>
        </w:tc>
        <w:tc>
          <w:tcPr>
            <w:tcW w:w="900" w:type="dxa"/>
            <w:tcBorders>
              <w:left w:val="nil"/>
              <w:right w:val="nil"/>
            </w:tcBorders>
          </w:tcPr>
          <w:p w14:paraId="118ABD38" w14:textId="2F7C7A3F" w:rsidR="0075342F" w:rsidRPr="004835CF" w:rsidDel="00D540E7" w:rsidRDefault="0075342F" w:rsidP="00D540E7">
            <w:pPr>
              <w:pStyle w:val="BB2023Body"/>
              <w:spacing w:after="0" w:line="240" w:lineRule="auto"/>
              <w:ind w:left="-15"/>
              <w:jc w:val="left"/>
              <w:rPr>
                <w:del w:id="2388" w:author="WTORKY" w:date="2025-10-01T23:07:00Z" w16du:dateUtc="2025-10-01T20:07:00Z"/>
                <w:sz w:val="12"/>
                <w:szCs w:val="16"/>
              </w:rPr>
            </w:pPr>
          </w:p>
        </w:tc>
        <w:tc>
          <w:tcPr>
            <w:tcW w:w="200" w:type="dxa"/>
            <w:gridSpan w:val="2"/>
            <w:tcBorders>
              <w:left w:val="nil"/>
              <w:right w:val="nil"/>
            </w:tcBorders>
          </w:tcPr>
          <w:p w14:paraId="1289CB8A" w14:textId="556A8173" w:rsidR="0075342F" w:rsidRPr="004835CF" w:rsidDel="00D540E7" w:rsidRDefault="0075342F" w:rsidP="00D540E7">
            <w:pPr>
              <w:pStyle w:val="BB2023Body"/>
              <w:spacing w:after="0" w:line="240" w:lineRule="auto"/>
              <w:ind w:left="-15"/>
              <w:jc w:val="left"/>
              <w:rPr>
                <w:del w:id="2389" w:author="WTORKY" w:date="2025-10-01T23:07:00Z" w16du:dateUtc="2025-10-01T20:07:00Z"/>
                <w:sz w:val="12"/>
                <w:szCs w:val="16"/>
              </w:rPr>
            </w:pPr>
          </w:p>
        </w:tc>
        <w:tc>
          <w:tcPr>
            <w:tcW w:w="20" w:type="dxa"/>
            <w:tcBorders>
              <w:left w:val="nil"/>
              <w:right w:val="nil"/>
            </w:tcBorders>
          </w:tcPr>
          <w:p w14:paraId="4B521778" w14:textId="71F50C50" w:rsidR="0075342F" w:rsidRPr="004835CF" w:rsidDel="00D540E7" w:rsidRDefault="0075342F" w:rsidP="00D540E7">
            <w:pPr>
              <w:pStyle w:val="BB2023Body"/>
              <w:spacing w:after="0" w:line="240" w:lineRule="auto"/>
              <w:ind w:left="-15"/>
              <w:jc w:val="left"/>
              <w:rPr>
                <w:del w:id="2390" w:author="WTORKY" w:date="2025-10-01T23:07:00Z" w16du:dateUtc="2025-10-01T20:07:00Z"/>
                <w:sz w:val="12"/>
                <w:szCs w:val="16"/>
              </w:rPr>
            </w:pPr>
          </w:p>
        </w:tc>
        <w:tc>
          <w:tcPr>
            <w:tcW w:w="20" w:type="dxa"/>
            <w:tcBorders>
              <w:left w:val="nil"/>
              <w:right w:val="nil"/>
            </w:tcBorders>
          </w:tcPr>
          <w:p w14:paraId="275B2220" w14:textId="60E65CB6" w:rsidR="0075342F" w:rsidRPr="004835CF" w:rsidDel="00D540E7" w:rsidRDefault="0075342F" w:rsidP="00D540E7">
            <w:pPr>
              <w:pStyle w:val="BB2023Body"/>
              <w:spacing w:after="0" w:line="240" w:lineRule="auto"/>
              <w:ind w:left="-15"/>
              <w:jc w:val="left"/>
              <w:rPr>
                <w:del w:id="2391" w:author="WTORKY" w:date="2025-10-01T23:07:00Z" w16du:dateUtc="2025-10-01T20:07:00Z"/>
                <w:sz w:val="12"/>
                <w:szCs w:val="16"/>
              </w:rPr>
            </w:pPr>
          </w:p>
        </w:tc>
        <w:tc>
          <w:tcPr>
            <w:tcW w:w="20" w:type="dxa"/>
            <w:tcBorders>
              <w:left w:val="nil"/>
              <w:right w:val="nil"/>
            </w:tcBorders>
          </w:tcPr>
          <w:p w14:paraId="6E38DCB2" w14:textId="007F9181" w:rsidR="0075342F" w:rsidRPr="004835CF" w:rsidDel="00D540E7" w:rsidRDefault="0075342F" w:rsidP="00D540E7">
            <w:pPr>
              <w:pStyle w:val="BB2023Body"/>
              <w:spacing w:after="0" w:line="240" w:lineRule="auto"/>
              <w:ind w:left="-15"/>
              <w:jc w:val="left"/>
              <w:rPr>
                <w:del w:id="2392" w:author="WTORKY" w:date="2025-10-01T23:07:00Z" w16du:dateUtc="2025-10-01T20:07:00Z"/>
                <w:sz w:val="12"/>
                <w:szCs w:val="16"/>
              </w:rPr>
            </w:pPr>
          </w:p>
        </w:tc>
        <w:tc>
          <w:tcPr>
            <w:tcW w:w="20" w:type="dxa"/>
            <w:tcBorders>
              <w:left w:val="nil"/>
              <w:right w:val="nil"/>
            </w:tcBorders>
          </w:tcPr>
          <w:p w14:paraId="167785EA" w14:textId="38FDBE1B" w:rsidR="0075342F" w:rsidRPr="004835CF" w:rsidDel="00D540E7" w:rsidRDefault="0075342F" w:rsidP="00D540E7">
            <w:pPr>
              <w:pStyle w:val="BB2023Body"/>
              <w:spacing w:after="0" w:line="240" w:lineRule="auto"/>
              <w:ind w:left="-15"/>
              <w:jc w:val="left"/>
              <w:rPr>
                <w:del w:id="2393" w:author="WTORKY" w:date="2025-10-01T23:07:00Z" w16du:dateUtc="2025-10-01T20:07:00Z"/>
                <w:sz w:val="12"/>
                <w:szCs w:val="16"/>
              </w:rPr>
            </w:pPr>
          </w:p>
        </w:tc>
      </w:tr>
      <w:tr w:rsidR="00D540E7" w:rsidRPr="004835CF" w:rsidDel="00D540E7" w14:paraId="690D5D12" w14:textId="3188F23B" w:rsidTr="00D540E7">
        <w:trPr>
          <w:gridAfter w:val="5"/>
          <w:wAfter w:w="4520" w:type="dxa"/>
          <w:trHeight w:val="288"/>
          <w:del w:id="2394"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2DA89295" w14:textId="371B3250" w:rsidR="0075342F" w:rsidRPr="00D95FB3" w:rsidDel="00D540E7" w:rsidRDefault="0075342F" w:rsidP="00D540E7">
            <w:pPr>
              <w:pStyle w:val="BB2023Body"/>
              <w:spacing w:after="0" w:line="240" w:lineRule="auto"/>
              <w:ind w:left="72"/>
              <w:jc w:val="center"/>
              <w:rPr>
                <w:del w:id="2395" w:author="WTORKY" w:date="2025-10-01T23:07:00Z" w16du:dateUtc="2025-10-01T20:07:00Z"/>
                <w:sz w:val="12"/>
                <w:szCs w:val="16"/>
              </w:rPr>
            </w:pPr>
            <w:del w:id="2396" w:author="WTORKY" w:date="2025-10-01T23:07:00Z" w16du:dateUtc="2025-10-01T20:07:00Z">
              <w:r w:rsidRPr="00D95FB3" w:rsidDel="00D540E7">
                <w:rPr>
                  <w:sz w:val="12"/>
                  <w:szCs w:val="16"/>
                </w:rPr>
                <w:delText>Facilitating export procedures</w:delText>
              </w:r>
            </w:del>
          </w:p>
        </w:tc>
        <w:tc>
          <w:tcPr>
            <w:tcW w:w="900" w:type="dxa"/>
            <w:tcBorders>
              <w:left w:val="nil"/>
              <w:right w:val="nil"/>
            </w:tcBorders>
          </w:tcPr>
          <w:p w14:paraId="370C386C" w14:textId="2965F30B" w:rsidR="0075342F" w:rsidRPr="004835CF" w:rsidDel="00D540E7" w:rsidRDefault="0075342F" w:rsidP="00D540E7">
            <w:pPr>
              <w:pStyle w:val="BB2023Body"/>
              <w:spacing w:after="0" w:line="240" w:lineRule="auto"/>
              <w:ind w:left="-15"/>
              <w:jc w:val="left"/>
              <w:rPr>
                <w:del w:id="2397" w:author="WTORKY" w:date="2025-10-01T23:07:00Z" w16du:dateUtc="2025-10-01T20:07:00Z"/>
                <w:sz w:val="12"/>
                <w:szCs w:val="16"/>
              </w:rPr>
            </w:pPr>
          </w:p>
        </w:tc>
        <w:tc>
          <w:tcPr>
            <w:tcW w:w="200" w:type="dxa"/>
            <w:gridSpan w:val="2"/>
            <w:tcBorders>
              <w:left w:val="nil"/>
              <w:right w:val="nil"/>
            </w:tcBorders>
          </w:tcPr>
          <w:p w14:paraId="6ADD4CFE" w14:textId="4729A784" w:rsidR="0075342F" w:rsidRPr="004835CF" w:rsidDel="00D540E7" w:rsidRDefault="0075342F" w:rsidP="00D540E7">
            <w:pPr>
              <w:pStyle w:val="BB2023Body"/>
              <w:spacing w:after="0" w:line="240" w:lineRule="auto"/>
              <w:ind w:left="-15"/>
              <w:jc w:val="left"/>
              <w:rPr>
                <w:del w:id="2398" w:author="WTORKY" w:date="2025-10-01T23:07:00Z" w16du:dateUtc="2025-10-01T20:07:00Z"/>
                <w:sz w:val="12"/>
                <w:szCs w:val="16"/>
              </w:rPr>
            </w:pPr>
          </w:p>
        </w:tc>
        <w:tc>
          <w:tcPr>
            <w:tcW w:w="20" w:type="dxa"/>
            <w:tcBorders>
              <w:left w:val="nil"/>
              <w:right w:val="nil"/>
            </w:tcBorders>
          </w:tcPr>
          <w:p w14:paraId="46DF8A3C" w14:textId="240C4779" w:rsidR="0075342F" w:rsidRPr="004835CF" w:rsidDel="00D540E7" w:rsidRDefault="0075342F" w:rsidP="00D540E7">
            <w:pPr>
              <w:pStyle w:val="BB2023Body"/>
              <w:spacing w:after="0" w:line="240" w:lineRule="auto"/>
              <w:ind w:left="-15"/>
              <w:jc w:val="left"/>
              <w:rPr>
                <w:del w:id="2399" w:author="WTORKY" w:date="2025-10-01T23:07:00Z" w16du:dateUtc="2025-10-01T20:07:00Z"/>
                <w:sz w:val="12"/>
                <w:szCs w:val="16"/>
              </w:rPr>
            </w:pPr>
          </w:p>
        </w:tc>
        <w:tc>
          <w:tcPr>
            <w:tcW w:w="20" w:type="dxa"/>
            <w:tcBorders>
              <w:left w:val="nil"/>
              <w:right w:val="nil"/>
            </w:tcBorders>
          </w:tcPr>
          <w:p w14:paraId="08C6F13F" w14:textId="061EC29B" w:rsidR="0075342F" w:rsidRPr="004835CF" w:rsidDel="00D540E7" w:rsidRDefault="0075342F" w:rsidP="00D540E7">
            <w:pPr>
              <w:pStyle w:val="BB2023Body"/>
              <w:spacing w:after="0" w:line="240" w:lineRule="auto"/>
              <w:ind w:left="-15"/>
              <w:jc w:val="left"/>
              <w:rPr>
                <w:del w:id="2400" w:author="WTORKY" w:date="2025-10-01T23:07:00Z" w16du:dateUtc="2025-10-01T20:07:00Z"/>
                <w:sz w:val="12"/>
                <w:szCs w:val="16"/>
              </w:rPr>
            </w:pPr>
          </w:p>
        </w:tc>
        <w:tc>
          <w:tcPr>
            <w:tcW w:w="20" w:type="dxa"/>
            <w:tcBorders>
              <w:left w:val="nil"/>
              <w:right w:val="nil"/>
            </w:tcBorders>
          </w:tcPr>
          <w:p w14:paraId="5321C25F" w14:textId="651C5906" w:rsidR="0075342F" w:rsidRPr="004835CF" w:rsidDel="00D540E7" w:rsidRDefault="0075342F" w:rsidP="00D540E7">
            <w:pPr>
              <w:pStyle w:val="BB2023Body"/>
              <w:spacing w:after="0" w:line="240" w:lineRule="auto"/>
              <w:ind w:left="-15"/>
              <w:jc w:val="left"/>
              <w:rPr>
                <w:del w:id="2401" w:author="WTORKY" w:date="2025-10-01T23:07:00Z" w16du:dateUtc="2025-10-01T20:07:00Z"/>
                <w:sz w:val="12"/>
                <w:szCs w:val="16"/>
              </w:rPr>
            </w:pPr>
          </w:p>
        </w:tc>
        <w:tc>
          <w:tcPr>
            <w:tcW w:w="20" w:type="dxa"/>
            <w:tcBorders>
              <w:left w:val="nil"/>
              <w:right w:val="nil"/>
            </w:tcBorders>
          </w:tcPr>
          <w:p w14:paraId="512A9119" w14:textId="0B90152C" w:rsidR="0075342F" w:rsidRPr="004835CF" w:rsidDel="00D540E7" w:rsidRDefault="0075342F" w:rsidP="00D540E7">
            <w:pPr>
              <w:pStyle w:val="BB2023Body"/>
              <w:spacing w:after="0" w:line="240" w:lineRule="auto"/>
              <w:ind w:left="-15"/>
              <w:jc w:val="left"/>
              <w:rPr>
                <w:del w:id="2402" w:author="WTORKY" w:date="2025-10-01T23:07:00Z" w16du:dateUtc="2025-10-01T20:07:00Z"/>
                <w:sz w:val="12"/>
                <w:szCs w:val="16"/>
              </w:rPr>
            </w:pPr>
          </w:p>
        </w:tc>
      </w:tr>
      <w:tr w:rsidR="00D540E7" w:rsidRPr="004835CF" w:rsidDel="00D540E7" w14:paraId="077D64F3" w14:textId="4A7663C9" w:rsidTr="00D540E7">
        <w:trPr>
          <w:gridAfter w:val="5"/>
          <w:wAfter w:w="4520" w:type="dxa"/>
          <w:trHeight w:val="288"/>
          <w:del w:id="2403"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40B87872" w14:textId="36212D1B" w:rsidR="0075342F" w:rsidRPr="00D95FB3" w:rsidDel="00D540E7" w:rsidRDefault="0075342F" w:rsidP="00D540E7">
            <w:pPr>
              <w:pStyle w:val="BB2023Body"/>
              <w:spacing w:after="0" w:line="240" w:lineRule="auto"/>
              <w:ind w:left="72"/>
              <w:jc w:val="center"/>
              <w:rPr>
                <w:del w:id="2404" w:author="WTORKY" w:date="2025-10-01T23:07:00Z" w16du:dateUtc="2025-10-01T20:07:00Z"/>
                <w:sz w:val="12"/>
                <w:szCs w:val="16"/>
              </w:rPr>
            </w:pPr>
            <w:del w:id="2405" w:author="WTORKY" w:date="2025-10-01T23:07:00Z" w16du:dateUtc="2025-10-01T20:07:00Z">
              <w:r w:rsidRPr="00D95FB3" w:rsidDel="00D540E7">
                <w:rPr>
                  <w:sz w:val="12"/>
                  <w:szCs w:val="16"/>
                </w:rPr>
                <w:delText>Reducing power outages</w:delText>
              </w:r>
            </w:del>
          </w:p>
        </w:tc>
        <w:tc>
          <w:tcPr>
            <w:tcW w:w="900" w:type="dxa"/>
            <w:tcBorders>
              <w:left w:val="nil"/>
              <w:right w:val="nil"/>
            </w:tcBorders>
          </w:tcPr>
          <w:p w14:paraId="7FF17F62" w14:textId="31CC29AB" w:rsidR="0075342F" w:rsidRPr="004835CF" w:rsidDel="00D540E7" w:rsidRDefault="0075342F" w:rsidP="00D540E7">
            <w:pPr>
              <w:pStyle w:val="BB2023Body"/>
              <w:spacing w:after="0" w:line="240" w:lineRule="auto"/>
              <w:ind w:left="-15"/>
              <w:jc w:val="left"/>
              <w:rPr>
                <w:del w:id="2406" w:author="WTORKY" w:date="2025-10-01T23:07:00Z" w16du:dateUtc="2025-10-01T20:07:00Z"/>
                <w:sz w:val="12"/>
                <w:szCs w:val="16"/>
              </w:rPr>
            </w:pPr>
          </w:p>
        </w:tc>
        <w:tc>
          <w:tcPr>
            <w:tcW w:w="200" w:type="dxa"/>
            <w:gridSpan w:val="2"/>
            <w:tcBorders>
              <w:left w:val="nil"/>
              <w:right w:val="nil"/>
            </w:tcBorders>
          </w:tcPr>
          <w:p w14:paraId="6EB0C7DD" w14:textId="00675C31" w:rsidR="0075342F" w:rsidRPr="004835CF" w:rsidDel="00D540E7" w:rsidRDefault="0075342F" w:rsidP="00D540E7">
            <w:pPr>
              <w:pStyle w:val="BB2023Body"/>
              <w:spacing w:after="0" w:line="240" w:lineRule="auto"/>
              <w:ind w:left="-15"/>
              <w:jc w:val="left"/>
              <w:rPr>
                <w:del w:id="2407" w:author="WTORKY" w:date="2025-10-01T23:07:00Z" w16du:dateUtc="2025-10-01T20:07:00Z"/>
                <w:sz w:val="12"/>
                <w:szCs w:val="16"/>
              </w:rPr>
            </w:pPr>
          </w:p>
        </w:tc>
        <w:tc>
          <w:tcPr>
            <w:tcW w:w="20" w:type="dxa"/>
            <w:tcBorders>
              <w:left w:val="nil"/>
              <w:right w:val="nil"/>
            </w:tcBorders>
          </w:tcPr>
          <w:p w14:paraId="0EF04D78" w14:textId="184879D4" w:rsidR="0075342F" w:rsidRPr="004835CF" w:rsidDel="00D540E7" w:rsidRDefault="0075342F" w:rsidP="00D540E7">
            <w:pPr>
              <w:pStyle w:val="BB2023Body"/>
              <w:spacing w:after="0" w:line="240" w:lineRule="auto"/>
              <w:ind w:left="-15"/>
              <w:jc w:val="left"/>
              <w:rPr>
                <w:del w:id="2408" w:author="WTORKY" w:date="2025-10-01T23:07:00Z" w16du:dateUtc="2025-10-01T20:07:00Z"/>
                <w:sz w:val="12"/>
                <w:szCs w:val="16"/>
              </w:rPr>
            </w:pPr>
          </w:p>
        </w:tc>
        <w:tc>
          <w:tcPr>
            <w:tcW w:w="20" w:type="dxa"/>
            <w:tcBorders>
              <w:left w:val="nil"/>
              <w:right w:val="nil"/>
            </w:tcBorders>
          </w:tcPr>
          <w:p w14:paraId="33D8A287" w14:textId="2F766C12" w:rsidR="0075342F" w:rsidRPr="004835CF" w:rsidDel="00D540E7" w:rsidRDefault="0075342F" w:rsidP="00D540E7">
            <w:pPr>
              <w:pStyle w:val="BB2023Body"/>
              <w:spacing w:after="0" w:line="240" w:lineRule="auto"/>
              <w:ind w:left="-15"/>
              <w:jc w:val="left"/>
              <w:rPr>
                <w:del w:id="2409" w:author="WTORKY" w:date="2025-10-01T23:07:00Z" w16du:dateUtc="2025-10-01T20:07:00Z"/>
                <w:sz w:val="12"/>
                <w:szCs w:val="16"/>
              </w:rPr>
            </w:pPr>
          </w:p>
        </w:tc>
        <w:tc>
          <w:tcPr>
            <w:tcW w:w="20" w:type="dxa"/>
            <w:tcBorders>
              <w:left w:val="nil"/>
              <w:right w:val="nil"/>
            </w:tcBorders>
          </w:tcPr>
          <w:p w14:paraId="18DFD5C9" w14:textId="6D1CBD44" w:rsidR="0075342F" w:rsidRPr="004835CF" w:rsidDel="00D540E7" w:rsidRDefault="0075342F" w:rsidP="00D540E7">
            <w:pPr>
              <w:pStyle w:val="BB2023Body"/>
              <w:spacing w:after="0" w:line="240" w:lineRule="auto"/>
              <w:ind w:left="-15"/>
              <w:jc w:val="left"/>
              <w:rPr>
                <w:del w:id="2410" w:author="WTORKY" w:date="2025-10-01T23:07:00Z" w16du:dateUtc="2025-10-01T20:07:00Z"/>
                <w:sz w:val="12"/>
                <w:szCs w:val="16"/>
              </w:rPr>
            </w:pPr>
          </w:p>
        </w:tc>
        <w:tc>
          <w:tcPr>
            <w:tcW w:w="20" w:type="dxa"/>
            <w:tcBorders>
              <w:left w:val="nil"/>
              <w:right w:val="nil"/>
            </w:tcBorders>
          </w:tcPr>
          <w:p w14:paraId="5E193119" w14:textId="0295DE1B" w:rsidR="0075342F" w:rsidRPr="004835CF" w:rsidDel="00D540E7" w:rsidRDefault="0075342F" w:rsidP="00D540E7">
            <w:pPr>
              <w:pStyle w:val="BB2023Body"/>
              <w:spacing w:after="0" w:line="240" w:lineRule="auto"/>
              <w:ind w:left="-15"/>
              <w:jc w:val="left"/>
              <w:rPr>
                <w:del w:id="2411" w:author="WTORKY" w:date="2025-10-01T23:07:00Z" w16du:dateUtc="2025-10-01T20:07:00Z"/>
                <w:sz w:val="12"/>
                <w:szCs w:val="16"/>
              </w:rPr>
            </w:pPr>
          </w:p>
        </w:tc>
      </w:tr>
      <w:tr w:rsidR="00D540E7" w:rsidRPr="004835CF" w:rsidDel="00D540E7" w14:paraId="383B527A" w14:textId="1D68F00A" w:rsidTr="00D540E7">
        <w:trPr>
          <w:gridAfter w:val="5"/>
          <w:wAfter w:w="4520" w:type="dxa"/>
          <w:trHeight w:val="288"/>
          <w:del w:id="2412"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70968216" w14:textId="1687C962" w:rsidR="0075342F" w:rsidRPr="00D95FB3" w:rsidDel="00D540E7" w:rsidRDefault="0075342F" w:rsidP="00D540E7">
            <w:pPr>
              <w:pStyle w:val="BB2023Body"/>
              <w:spacing w:after="0" w:line="240" w:lineRule="auto"/>
              <w:ind w:left="72"/>
              <w:jc w:val="center"/>
              <w:rPr>
                <w:del w:id="2413" w:author="WTORKY" w:date="2025-10-01T23:07:00Z" w16du:dateUtc="2025-10-01T20:07:00Z"/>
                <w:sz w:val="12"/>
                <w:szCs w:val="16"/>
              </w:rPr>
            </w:pPr>
            <w:del w:id="2414" w:author="WTORKY" w:date="2025-10-01T23:07:00Z" w16du:dateUtc="2025-10-01T20:07:00Z">
              <w:r w:rsidRPr="00D95FB3" w:rsidDel="00D540E7">
                <w:rPr>
                  <w:sz w:val="12"/>
                  <w:szCs w:val="16"/>
                </w:rPr>
                <w:delText>Providing funding services</w:delText>
              </w:r>
            </w:del>
          </w:p>
        </w:tc>
        <w:tc>
          <w:tcPr>
            <w:tcW w:w="900" w:type="dxa"/>
            <w:tcBorders>
              <w:left w:val="nil"/>
              <w:right w:val="nil"/>
            </w:tcBorders>
          </w:tcPr>
          <w:p w14:paraId="59096E97" w14:textId="72457244" w:rsidR="0075342F" w:rsidRPr="004835CF" w:rsidDel="00D540E7" w:rsidRDefault="0075342F" w:rsidP="00D540E7">
            <w:pPr>
              <w:pStyle w:val="BB2023Body"/>
              <w:spacing w:after="0" w:line="240" w:lineRule="auto"/>
              <w:ind w:left="-15"/>
              <w:jc w:val="left"/>
              <w:rPr>
                <w:del w:id="2415" w:author="WTORKY" w:date="2025-10-01T23:07:00Z" w16du:dateUtc="2025-10-01T20:07:00Z"/>
                <w:sz w:val="12"/>
                <w:szCs w:val="16"/>
              </w:rPr>
            </w:pPr>
          </w:p>
        </w:tc>
        <w:tc>
          <w:tcPr>
            <w:tcW w:w="200" w:type="dxa"/>
            <w:gridSpan w:val="2"/>
            <w:tcBorders>
              <w:left w:val="nil"/>
              <w:right w:val="nil"/>
            </w:tcBorders>
          </w:tcPr>
          <w:p w14:paraId="59E48693" w14:textId="6D3D8759" w:rsidR="0075342F" w:rsidRPr="004835CF" w:rsidDel="00D540E7" w:rsidRDefault="0075342F" w:rsidP="00D540E7">
            <w:pPr>
              <w:pStyle w:val="BB2023Body"/>
              <w:spacing w:after="0" w:line="240" w:lineRule="auto"/>
              <w:ind w:left="-15"/>
              <w:jc w:val="left"/>
              <w:rPr>
                <w:del w:id="2416" w:author="WTORKY" w:date="2025-10-01T23:07:00Z" w16du:dateUtc="2025-10-01T20:07:00Z"/>
                <w:sz w:val="12"/>
                <w:szCs w:val="16"/>
              </w:rPr>
            </w:pPr>
          </w:p>
        </w:tc>
        <w:tc>
          <w:tcPr>
            <w:tcW w:w="20" w:type="dxa"/>
            <w:tcBorders>
              <w:left w:val="nil"/>
              <w:right w:val="nil"/>
            </w:tcBorders>
          </w:tcPr>
          <w:p w14:paraId="2F0B8893" w14:textId="6C7E49DB" w:rsidR="0075342F" w:rsidRPr="004835CF" w:rsidDel="00D540E7" w:rsidRDefault="0075342F" w:rsidP="00D540E7">
            <w:pPr>
              <w:pStyle w:val="BB2023Body"/>
              <w:spacing w:after="0" w:line="240" w:lineRule="auto"/>
              <w:ind w:left="-15"/>
              <w:jc w:val="left"/>
              <w:rPr>
                <w:del w:id="2417" w:author="WTORKY" w:date="2025-10-01T23:07:00Z" w16du:dateUtc="2025-10-01T20:07:00Z"/>
                <w:sz w:val="12"/>
                <w:szCs w:val="16"/>
              </w:rPr>
            </w:pPr>
          </w:p>
        </w:tc>
        <w:tc>
          <w:tcPr>
            <w:tcW w:w="20" w:type="dxa"/>
            <w:tcBorders>
              <w:left w:val="nil"/>
              <w:right w:val="nil"/>
            </w:tcBorders>
          </w:tcPr>
          <w:p w14:paraId="68833AB4" w14:textId="43E43F62" w:rsidR="0075342F" w:rsidRPr="004835CF" w:rsidDel="00D540E7" w:rsidRDefault="0075342F" w:rsidP="00D540E7">
            <w:pPr>
              <w:pStyle w:val="BB2023Body"/>
              <w:spacing w:after="0" w:line="240" w:lineRule="auto"/>
              <w:ind w:left="-15"/>
              <w:jc w:val="left"/>
              <w:rPr>
                <w:del w:id="2418" w:author="WTORKY" w:date="2025-10-01T23:07:00Z" w16du:dateUtc="2025-10-01T20:07:00Z"/>
                <w:sz w:val="12"/>
                <w:szCs w:val="16"/>
              </w:rPr>
            </w:pPr>
          </w:p>
        </w:tc>
        <w:tc>
          <w:tcPr>
            <w:tcW w:w="20" w:type="dxa"/>
            <w:tcBorders>
              <w:left w:val="nil"/>
              <w:right w:val="nil"/>
            </w:tcBorders>
          </w:tcPr>
          <w:p w14:paraId="0D6FFA4A" w14:textId="266070F0" w:rsidR="0075342F" w:rsidRPr="004835CF" w:rsidDel="00D540E7" w:rsidRDefault="0075342F" w:rsidP="00D540E7">
            <w:pPr>
              <w:pStyle w:val="BB2023Body"/>
              <w:spacing w:after="0" w:line="240" w:lineRule="auto"/>
              <w:ind w:left="-15"/>
              <w:jc w:val="left"/>
              <w:rPr>
                <w:del w:id="2419" w:author="WTORKY" w:date="2025-10-01T23:07:00Z" w16du:dateUtc="2025-10-01T20:07:00Z"/>
                <w:sz w:val="12"/>
                <w:szCs w:val="16"/>
              </w:rPr>
            </w:pPr>
          </w:p>
        </w:tc>
        <w:tc>
          <w:tcPr>
            <w:tcW w:w="20" w:type="dxa"/>
            <w:tcBorders>
              <w:left w:val="nil"/>
              <w:right w:val="nil"/>
            </w:tcBorders>
          </w:tcPr>
          <w:p w14:paraId="1BE195C4" w14:textId="5CD974F6" w:rsidR="0075342F" w:rsidRPr="004835CF" w:rsidDel="00D540E7" w:rsidRDefault="0075342F" w:rsidP="00D540E7">
            <w:pPr>
              <w:pStyle w:val="BB2023Body"/>
              <w:spacing w:after="0" w:line="240" w:lineRule="auto"/>
              <w:ind w:left="-15"/>
              <w:jc w:val="left"/>
              <w:rPr>
                <w:del w:id="2420" w:author="WTORKY" w:date="2025-10-01T23:07:00Z" w16du:dateUtc="2025-10-01T20:07:00Z"/>
                <w:sz w:val="12"/>
                <w:szCs w:val="16"/>
              </w:rPr>
            </w:pPr>
          </w:p>
        </w:tc>
      </w:tr>
      <w:tr w:rsidR="00D540E7" w:rsidRPr="004835CF" w:rsidDel="00D540E7" w14:paraId="658403C2" w14:textId="5D2FE1B8" w:rsidTr="00D540E7">
        <w:trPr>
          <w:gridAfter w:val="5"/>
          <w:wAfter w:w="4520" w:type="dxa"/>
          <w:trHeight w:val="288"/>
          <w:del w:id="2421"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56D7D6BB" w14:textId="2D00C818" w:rsidR="0075342F" w:rsidRPr="00D95FB3" w:rsidDel="00D540E7" w:rsidRDefault="0075342F" w:rsidP="00D540E7">
            <w:pPr>
              <w:pStyle w:val="BB2023Body"/>
              <w:spacing w:after="0" w:line="240" w:lineRule="auto"/>
              <w:ind w:left="72"/>
              <w:jc w:val="center"/>
              <w:rPr>
                <w:del w:id="2422" w:author="WTORKY" w:date="2025-10-01T23:07:00Z" w16du:dateUtc="2025-10-01T20:07:00Z"/>
                <w:sz w:val="12"/>
                <w:szCs w:val="16"/>
              </w:rPr>
            </w:pPr>
            <w:del w:id="2423" w:author="WTORKY" w:date="2025-10-01T23:07:00Z" w16du:dateUtc="2025-10-01T20:07:00Z">
              <w:r w:rsidRPr="00D95FB3" w:rsidDel="00D540E7">
                <w:rPr>
                  <w:sz w:val="12"/>
                  <w:szCs w:val="16"/>
                </w:rPr>
                <w:delText>Other</w:delText>
              </w:r>
            </w:del>
          </w:p>
        </w:tc>
        <w:tc>
          <w:tcPr>
            <w:tcW w:w="900" w:type="dxa"/>
            <w:tcBorders>
              <w:left w:val="nil"/>
              <w:right w:val="nil"/>
            </w:tcBorders>
          </w:tcPr>
          <w:p w14:paraId="3155978E" w14:textId="12090402" w:rsidR="0075342F" w:rsidRPr="004835CF" w:rsidDel="00D540E7" w:rsidRDefault="0075342F" w:rsidP="00D540E7">
            <w:pPr>
              <w:pStyle w:val="BB2023Body"/>
              <w:spacing w:after="0" w:line="240" w:lineRule="auto"/>
              <w:ind w:left="-15"/>
              <w:jc w:val="left"/>
              <w:rPr>
                <w:del w:id="2424" w:author="WTORKY" w:date="2025-10-01T23:07:00Z" w16du:dateUtc="2025-10-01T20:07:00Z"/>
                <w:sz w:val="12"/>
                <w:szCs w:val="16"/>
              </w:rPr>
            </w:pPr>
          </w:p>
        </w:tc>
        <w:tc>
          <w:tcPr>
            <w:tcW w:w="200" w:type="dxa"/>
            <w:gridSpan w:val="2"/>
            <w:tcBorders>
              <w:left w:val="nil"/>
              <w:right w:val="nil"/>
            </w:tcBorders>
          </w:tcPr>
          <w:p w14:paraId="3BA3F156" w14:textId="7EEB788B" w:rsidR="0075342F" w:rsidRPr="004835CF" w:rsidDel="00D540E7" w:rsidRDefault="0075342F" w:rsidP="00D540E7">
            <w:pPr>
              <w:pStyle w:val="BB2023Body"/>
              <w:spacing w:after="0" w:line="240" w:lineRule="auto"/>
              <w:ind w:left="-15"/>
              <w:jc w:val="left"/>
              <w:rPr>
                <w:del w:id="2425" w:author="WTORKY" w:date="2025-10-01T23:07:00Z" w16du:dateUtc="2025-10-01T20:07:00Z"/>
                <w:sz w:val="12"/>
                <w:szCs w:val="16"/>
              </w:rPr>
            </w:pPr>
          </w:p>
        </w:tc>
        <w:tc>
          <w:tcPr>
            <w:tcW w:w="20" w:type="dxa"/>
            <w:tcBorders>
              <w:left w:val="nil"/>
              <w:right w:val="nil"/>
            </w:tcBorders>
          </w:tcPr>
          <w:p w14:paraId="1B6E466A" w14:textId="2A7C7910" w:rsidR="0075342F" w:rsidRPr="004835CF" w:rsidDel="00D540E7" w:rsidRDefault="0075342F" w:rsidP="00D540E7">
            <w:pPr>
              <w:pStyle w:val="BB2023Body"/>
              <w:spacing w:after="0" w:line="240" w:lineRule="auto"/>
              <w:ind w:left="-15"/>
              <w:jc w:val="left"/>
              <w:rPr>
                <w:del w:id="2426" w:author="WTORKY" w:date="2025-10-01T23:07:00Z" w16du:dateUtc="2025-10-01T20:07:00Z"/>
                <w:sz w:val="12"/>
                <w:szCs w:val="16"/>
              </w:rPr>
            </w:pPr>
          </w:p>
        </w:tc>
        <w:tc>
          <w:tcPr>
            <w:tcW w:w="20" w:type="dxa"/>
            <w:tcBorders>
              <w:left w:val="nil"/>
              <w:right w:val="nil"/>
            </w:tcBorders>
          </w:tcPr>
          <w:p w14:paraId="708FFFA3" w14:textId="043D2B5D" w:rsidR="0075342F" w:rsidRPr="004835CF" w:rsidDel="00D540E7" w:rsidRDefault="0075342F" w:rsidP="00D540E7">
            <w:pPr>
              <w:pStyle w:val="BB2023Body"/>
              <w:spacing w:after="0" w:line="240" w:lineRule="auto"/>
              <w:ind w:left="-15"/>
              <w:jc w:val="left"/>
              <w:rPr>
                <w:del w:id="2427" w:author="WTORKY" w:date="2025-10-01T23:07:00Z" w16du:dateUtc="2025-10-01T20:07:00Z"/>
                <w:sz w:val="12"/>
                <w:szCs w:val="16"/>
              </w:rPr>
            </w:pPr>
          </w:p>
        </w:tc>
        <w:tc>
          <w:tcPr>
            <w:tcW w:w="20" w:type="dxa"/>
            <w:tcBorders>
              <w:left w:val="nil"/>
              <w:right w:val="nil"/>
            </w:tcBorders>
          </w:tcPr>
          <w:p w14:paraId="5F4EF3B8" w14:textId="39B54C60" w:rsidR="0075342F" w:rsidRPr="004835CF" w:rsidDel="00D540E7" w:rsidRDefault="0075342F" w:rsidP="00D540E7">
            <w:pPr>
              <w:pStyle w:val="BB2023Body"/>
              <w:spacing w:after="0" w:line="240" w:lineRule="auto"/>
              <w:ind w:left="-15"/>
              <w:jc w:val="left"/>
              <w:rPr>
                <w:del w:id="2428" w:author="WTORKY" w:date="2025-10-01T23:07:00Z" w16du:dateUtc="2025-10-01T20:07:00Z"/>
                <w:sz w:val="12"/>
                <w:szCs w:val="16"/>
              </w:rPr>
            </w:pPr>
          </w:p>
        </w:tc>
        <w:tc>
          <w:tcPr>
            <w:tcW w:w="20" w:type="dxa"/>
            <w:tcBorders>
              <w:left w:val="nil"/>
              <w:right w:val="nil"/>
            </w:tcBorders>
          </w:tcPr>
          <w:p w14:paraId="72E8BC12" w14:textId="7B3FE48D" w:rsidR="0075342F" w:rsidRPr="004835CF" w:rsidDel="00D540E7" w:rsidRDefault="0075342F" w:rsidP="00D540E7">
            <w:pPr>
              <w:pStyle w:val="BB2023Body"/>
              <w:spacing w:after="0" w:line="240" w:lineRule="auto"/>
              <w:ind w:left="-15"/>
              <w:jc w:val="left"/>
              <w:rPr>
                <w:del w:id="2429" w:author="WTORKY" w:date="2025-10-01T23:07:00Z" w16du:dateUtc="2025-10-01T20:07:00Z"/>
                <w:sz w:val="12"/>
                <w:szCs w:val="16"/>
              </w:rPr>
            </w:pPr>
          </w:p>
        </w:tc>
      </w:tr>
      <w:tr w:rsidR="00D540E7" w:rsidRPr="004835CF" w:rsidDel="00D540E7" w14:paraId="2D7BC838" w14:textId="106EA5A6" w:rsidTr="00D540E7">
        <w:trPr>
          <w:gridAfter w:val="5"/>
          <w:wAfter w:w="4520" w:type="dxa"/>
          <w:trHeight w:val="259"/>
          <w:del w:id="2430"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tcPr>
          <w:p w14:paraId="1491282F" w14:textId="5BA9EF36" w:rsidR="0075342F" w:rsidRPr="0061375E" w:rsidDel="00D540E7" w:rsidRDefault="0075342F" w:rsidP="00D540E7">
            <w:pPr>
              <w:pStyle w:val="BB2023Body"/>
              <w:spacing w:after="0" w:line="240" w:lineRule="auto"/>
              <w:ind w:left="72"/>
              <w:jc w:val="center"/>
              <w:rPr>
                <w:del w:id="2431" w:author="WTORKY" w:date="2025-10-01T23:07:00Z" w16du:dateUtc="2025-10-01T20:07:00Z"/>
                <w:sz w:val="10"/>
                <w:szCs w:val="14"/>
              </w:rPr>
            </w:pPr>
            <w:del w:id="2432" w:author="WTORKY" w:date="2025-10-01T23:07:00Z" w16du:dateUtc="2025-10-01T20:07:00Z">
              <w:r w:rsidRPr="0061375E" w:rsidDel="00D540E7">
                <w:rPr>
                  <w:sz w:val="10"/>
                  <w:szCs w:val="14"/>
                </w:rPr>
                <w:delText>Providing information on domestic and foreign markets</w:delText>
              </w:r>
            </w:del>
          </w:p>
        </w:tc>
        <w:tc>
          <w:tcPr>
            <w:tcW w:w="900" w:type="dxa"/>
            <w:tcBorders>
              <w:left w:val="nil"/>
              <w:right w:val="nil"/>
            </w:tcBorders>
          </w:tcPr>
          <w:p w14:paraId="1FBF4C79" w14:textId="214AC967" w:rsidR="0075342F" w:rsidRPr="004835CF" w:rsidDel="00D540E7" w:rsidRDefault="0075342F" w:rsidP="00D540E7">
            <w:pPr>
              <w:pStyle w:val="BB2023Body"/>
              <w:spacing w:after="0" w:line="240" w:lineRule="auto"/>
              <w:ind w:left="-15"/>
              <w:jc w:val="left"/>
              <w:rPr>
                <w:del w:id="2433" w:author="WTORKY" w:date="2025-10-01T23:07:00Z" w16du:dateUtc="2025-10-01T20:07:00Z"/>
                <w:sz w:val="12"/>
                <w:szCs w:val="16"/>
              </w:rPr>
            </w:pPr>
          </w:p>
        </w:tc>
        <w:tc>
          <w:tcPr>
            <w:tcW w:w="200" w:type="dxa"/>
            <w:gridSpan w:val="2"/>
            <w:tcBorders>
              <w:left w:val="nil"/>
              <w:right w:val="nil"/>
            </w:tcBorders>
          </w:tcPr>
          <w:p w14:paraId="08E576AE" w14:textId="4D1D45A4" w:rsidR="0075342F" w:rsidRPr="004835CF" w:rsidDel="00D540E7" w:rsidRDefault="0075342F" w:rsidP="00D540E7">
            <w:pPr>
              <w:pStyle w:val="BB2023Body"/>
              <w:spacing w:after="0" w:line="240" w:lineRule="auto"/>
              <w:ind w:left="-15"/>
              <w:jc w:val="left"/>
              <w:rPr>
                <w:del w:id="2434" w:author="WTORKY" w:date="2025-10-01T23:07:00Z" w16du:dateUtc="2025-10-01T20:07:00Z"/>
                <w:sz w:val="12"/>
                <w:szCs w:val="16"/>
              </w:rPr>
            </w:pPr>
          </w:p>
        </w:tc>
        <w:tc>
          <w:tcPr>
            <w:tcW w:w="20" w:type="dxa"/>
            <w:tcBorders>
              <w:left w:val="nil"/>
              <w:right w:val="nil"/>
            </w:tcBorders>
          </w:tcPr>
          <w:p w14:paraId="6606B7F1" w14:textId="77057A85" w:rsidR="0075342F" w:rsidRPr="004835CF" w:rsidDel="00D540E7" w:rsidRDefault="0075342F" w:rsidP="00D540E7">
            <w:pPr>
              <w:pStyle w:val="BB2023Body"/>
              <w:spacing w:after="0" w:line="240" w:lineRule="auto"/>
              <w:ind w:left="-15"/>
              <w:jc w:val="left"/>
              <w:rPr>
                <w:del w:id="2435" w:author="WTORKY" w:date="2025-10-01T23:07:00Z" w16du:dateUtc="2025-10-01T20:07:00Z"/>
                <w:sz w:val="12"/>
                <w:szCs w:val="16"/>
              </w:rPr>
            </w:pPr>
          </w:p>
        </w:tc>
        <w:tc>
          <w:tcPr>
            <w:tcW w:w="20" w:type="dxa"/>
            <w:tcBorders>
              <w:left w:val="nil"/>
              <w:right w:val="nil"/>
            </w:tcBorders>
          </w:tcPr>
          <w:p w14:paraId="2ACB8460" w14:textId="283A2745" w:rsidR="0075342F" w:rsidRPr="004835CF" w:rsidDel="00D540E7" w:rsidRDefault="0075342F" w:rsidP="00D540E7">
            <w:pPr>
              <w:pStyle w:val="BB2023Body"/>
              <w:spacing w:after="0" w:line="240" w:lineRule="auto"/>
              <w:ind w:left="-15"/>
              <w:jc w:val="left"/>
              <w:rPr>
                <w:del w:id="2436" w:author="WTORKY" w:date="2025-10-01T23:07:00Z" w16du:dateUtc="2025-10-01T20:07:00Z"/>
                <w:sz w:val="12"/>
                <w:szCs w:val="16"/>
              </w:rPr>
            </w:pPr>
          </w:p>
        </w:tc>
        <w:tc>
          <w:tcPr>
            <w:tcW w:w="20" w:type="dxa"/>
            <w:tcBorders>
              <w:left w:val="nil"/>
              <w:right w:val="nil"/>
            </w:tcBorders>
          </w:tcPr>
          <w:p w14:paraId="5CA218F6" w14:textId="5A014BB8" w:rsidR="0075342F" w:rsidRPr="004835CF" w:rsidDel="00D540E7" w:rsidRDefault="0075342F" w:rsidP="00D540E7">
            <w:pPr>
              <w:pStyle w:val="BB2023Body"/>
              <w:spacing w:after="0" w:line="240" w:lineRule="auto"/>
              <w:ind w:left="-15"/>
              <w:jc w:val="left"/>
              <w:rPr>
                <w:del w:id="2437" w:author="WTORKY" w:date="2025-10-01T23:07:00Z" w16du:dateUtc="2025-10-01T20:07:00Z"/>
                <w:sz w:val="12"/>
                <w:szCs w:val="16"/>
              </w:rPr>
            </w:pPr>
          </w:p>
        </w:tc>
        <w:tc>
          <w:tcPr>
            <w:tcW w:w="20" w:type="dxa"/>
            <w:tcBorders>
              <w:left w:val="nil"/>
              <w:right w:val="nil"/>
            </w:tcBorders>
          </w:tcPr>
          <w:p w14:paraId="51A47726" w14:textId="7EC2C0E2" w:rsidR="0075342F" w:rsidRPr="004835CF" w:rsidDel="00D540E7" w:rsidRDefault="0075342F" w:rsidP="00D540E7">
            <w:pPr>
              <w:pStyle w:val="BB2023Body"/>
              <w:spacing w:after="0" w:line="240" w:lineRule="auto"/>
              <w:ind w:left="-15"/>
              <w:jc w:val="left"/>
              <w:rPr>
                <w:del w:id="2438" w:author="WTORKY" w:date="2025-10-01T23:07:00Z" w16du:dateUtc="2025-10-01T20:07:00Z"/>
                <w:sz w:val="12"/>
                <w:szCs w:val="16"/>
              </w:rPr>
            </w:pPr>
          </w:p>
        </w:tc>
      </w:tr>
      <w:tr w:rsidR="00D540E7" w:rsidRPr="004835CF" w:rsidDel="00D540E7" w14:paraId="789A7B67" w14:textId="1A7DFD06" w:rsidTr="00D540E7">
        <w:trPr>
          <w:gridAfter w:val="5"/>
          <w:wAfter w:w="4520" w:type="dxa"/>
          <w:trHeight w:val="259"/>
          <w:del w:id="2439"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tcPr>
          <w:p w14:paraId="00BCD6E7" w14:textId="40B7D746" w:rsidR="0075342F" w:rsidRPr="0061375E" w:rsidDel="00D540E7" w:rsidRDefault="0075342F" w:rsidP="00D540E7">
            <w:pPr>
              <w:pStyle w:val="BB2023Body"/>
              <w:spacing w:after="0" w:line="240" w:lineRule="auto"/>
              <w:ind w:left="72"/>
              <w:jc w:val="center"/>
              <w:rPr>
                <w:del w:id="2440" w:author="WTORKY" w:date="2025-10-01T23:07:00Z" w16du:dateUtc="2025-10-01T20:07:00Z"/>
                <w:sz w:val="10"/>
                <w:szCs w:val="14"/>
              </w:rPr>
            </w:pPr>
            <w:del w:id="2441" w:author="WTORKY" w:date="2025-10-01T23:07:00Z" w16du:dateUtc="2025-10-01T20:07:00Z">
              <w:r w:rsidRPr="0061375E" w:rsidDel="00D540E7">
                <w:rPr>
                  <w:sz w:val="10"/>
                  <w:szCs w:val="14"/>
                </w:rPr>
                <w:delText>Giving priority to locally-manufactured products in government contracts</w:delText>
              </w:r>
            </w:del>
          </w:p>
        </w:tc>
        <w:tc>
          <w:tcPr>
            <w:tcW w:w="900" w:type="dxa"/>
            <w:tcBorders>
              <w:left w:val="nil"/>
              <w:right w:val="nil"/>
            </w:tcBorders>
          </w:tcPr>
          <w:p w14:paraId="678D0520" w14:textId="67CA60E2" w:rsidR="0075342F" w:rsidRPr="004835CF" w:rsidDel="00D540E7" w:rsidRDefault="0075342F" w:rsidP="00D540E7">
            <w:pPr>
              <w:pStyle w:val="BB2023Body"/>
              <w:spacing w:after="0" w:line="240" w:lineRule="auto"/>
              <w:ind w:left="-15"/>
              <w:jc w:val="left"/>
              <w:rPr>
                <w:del w:id="2442" w:author="WTORKY" w:date="2025-10-01T23:07:00Z" w16du:dateUtc="2025-10-01T20:07:00Z"/>
                <w:sz w:val="12"/>
                <w:szCs w:val="16"/>
              </w:rPr>
            </w:pPr>
          </w:p>
        </w:tc>
        <w:tc>
          <w:tcPr>
            <w:tcW w:w="200" w:type="dxa"/>
            <w:gridSpan w:val="2"/>
            <w:tcBorders>
              <w:left w:val="nil"/>
              <w:right w:val="nil"/>
            </w:tcBorders>
          </w:tcPr>
          <w:p w14:paraId="280A9915" w14:textId="59F3B0BE" w:rsidR="0075342F" w:rsidRPr="004835CF" w:rsidDel="00D540E7" w:rsidRDefault="0075342F" w:rsidP="00D540E7">
            <w:pPr>
              <w:pStyle w:val="BB2023Body"/>
              <w:spacing w:after="0" w:line="240" w:lineRule="auto"/>
              <w:ind w:left="-15"/>
              <w:jc w:val="left"/>
              <w:rPr>
                <w:del w:id="2443" w:author="WTORKY" w:date="2025-10-01T23:07:00Z" w16du:dateUtc="2025-10-01T20:07:00Z"/>
                <w:sz w:val="12"/>
                <w:szCs w:val="16"/>
              </w:rPr>
            </w:pPr>
          </w:p>
        </w:tc>
        <w:tc>
          <w:tcPr>
            <w:tcW w:w="20" w:type="dxa"/>
            <w:tcBorders>
              <w:left w:val="nil"/>
              <w:right w:val="nil"/>
            </w:tcBorders>
          </w:tcPr>
          <w:p w14:paraId="399F949E" w14:textId="74D03F6A" w:rsidR="0075342F" w:rsidRPr="004835CF" w:rsidDel="00D540E7" w:rsidRDefault="0075342F" w:rsidP="00D540E7">
            <w:pPr>
              <w:pStyle w:val="BB2023Body"/>
              <w:spacing w:after="0" w:line="240" w:lineRule="auto"/>
              <w:ind w:left="-15"/>
              <w:jc w:val="left"/>
              <w:rPr>
                <w:del w:id="2444" w:author="WTORKY" w:date="2025-10-01T23:07:00Z" w16du:dateUtc="2025-10-01T20:07:00Z"/>
                <w:sz w:val="12"/>
                <w:szCs w:val="16"/>
              </w:rPr>
            </w:pPr>
          </w:p>
        </w:tc>
        <w:tc>
          <w:tcPr>
            <w:tcW w:w="20" w:type="dxa"/>
            <w:tcBorders>
              <w:left w:val="nil"/>
              <w:right w:val="nil"/>
            </w:tcBorders>
          </w:tcPr>
          <w:p w14:paraId="3A155102" w14:textId="741DAFE7" w:rsidR="0075342F" w:rsidRPr="004835CF" w:rsidDel="00D540E7" w:rsidRDefault="0075342F" w:rsidP="00D540E7">
            <w:pPr>
              <w:pStyle w:val="BB2023Body"/>
              <w:spacing w:after="0" w:line="240" w:lineRule="auto"/>
              <w:ind w:left="-15"/>
              <w:jc w:val="left"/>
              <w:rPr>
                <w:del w:id="2445" w:author="WTORKY" w:date="2025-10-01T23:07:00Z" w16du:dateUtc="2025-10-01T20:07:00Z"/>
                <w:sz w:val="12"/>
                <w:szCs w:val="16"/>
              </w:rPr>
            </w:pPr>
          </w:p>
        </w:tc>
        <w:tc>
          <w:tcPr>
            <w:tcW w:w="20" w:type="dxa"/>
            <w:tcBorders>
              <w:left w:val="nil"/>
              <w:right w:val="nil"/>
            </w:tcBorders>
          </w:tcPr>
          <w:p w14:paraId="5ED18ADF" w14:textId="31F22E6D" w:rsidR="0075342F" w:rsidRPr="004835CF" w:rsidDel="00D540E7" w:rsidRDefault="0075342F" w:rsidP="00D540E7">
            <w:pPr>
              <w:pStyle w:val="BB2023Body"/>
              <w:spacing w:after="0" w:line="240" w:lineRule="auto"/>
              <w:ind w:left="-15"/>
              <w:jc w:val="left"/>
              <w:rPr>
                <w:del w:id="2446" w:author="WTORKY" w:date="2025-10-01T23:07:00Z" w16du:dateUtc="2025-10-01T20:07:00Z"/>
                <w:sz w:val="12"/>
                <w:szCs w:val="16"/>
              </w:rPr>
            </w:pPr>
          </w:p>
        </w:tc>
        <w:tc>
          <w:tcPr>
            <w:tcW w:w="20" w:type="dxa"/>
            <w:tcBorders>
              <w:left w:val="nil"/>
              <w:right w:val="nil"/>
            </w:tcBorders>
          </w:tcPr>
          <w:p w14:paraId="27C9825A" w14:textId="32EBC8AA" w:rsidR="0075342F" w:rsidRPr="004835CF" w:rsidDel="00D540E7" w:rsidRDefault="0075342F" w:rsidP="00D540E7">
            <w:pPr>
              <w:pStyle w:val="BB2023Body"/>
              <w:spacing w:after="0" w:line="240" w:lineRule="auto"/>
              <w:ind w:left="-15"/>
              <w:jc w:val="left"/>
              <w:rPr>
                <w:del w:id="2447" w:author="WTORKY" w:date="2025-10-01T23:07:00Z" w16du:dateUtc="2025-10-01T20:07:00Z"/>
                <w:sz w:val="12"/>
                <w:szCs w:val="16"/>
              </w:rPr>
            </w:pPr>
          </w:p>
        </w:tc>
      </w:tr>
      <w:tr w:rsidR="00D540E7" w:rsidRPr="004835CF" w:rsidDel="00D540E7" w14:paraId="317F1F99" w14:textId="27A8336B" w:rsidTr="00D540E7">
        <w:trPr>
          <w:gridAfter w:val="5"/>
          <w:wAfter w:w="4520" w:type="dxa"/>
          <w:trHeight w:val="230"/>
          <w:del w:id="2448"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tcPr>
          <w:p w14:paraId="597D0DE9" w14:textId="08DFE8EE" w:rsidR="0075342F" w:rsidRPr="0061375E" w:rsidDel="00D540E7" w:rsidRDefault="0075342F" w:rsidP="00D540E7">
            <w:pPr>
              <w:pStyle w:val="BB2023Body"/>
              <w:spacing w:after="0" w:line="240" w:lineRule="auto"/>
              <w:ind w:left="72"/>
              <w:jc w:val="center"/>
              <w:rPr>
                <w:del w:id="2449" w:author="WTORKY" w:date="2025-10-01T23:07:00Z" w16du:dateUtc="2025-10-01T20:07:00Z"/>
                <w:sz w:val="10"/>
                <w:szCs w:val="14"/>
              </w:rPr>
            </w:pPr>
            <w:del w:id="2450" w:author="WTORKY" w:date="2025-10-01T23:07:00Z" w16du:dateUtc="2025-10-01T20:07:00Z">
              <w:r w:rsidRPr="0061375E" w:rsidDel="00D540E7">
                <w:rPr>
                  <w:sz w:val="10"/>
                  <w:szCs w:val="14"/>
                </w:rPr>
                <w:delText>Avoid unfair completion from the State</w:delText>
              </w:r>
            </w:del>
          </w:p>
        </w:tc>
        <w:tc>
          <w:tcPr>
            <w:tcW w:w="900" w:type="dxa"/>
            <w:tcBorders>
              <w:left w:val="nil"/>
              <w:right w:val="nil"/>
            </w:tcBorders>
          </w:tcPr>
          <w:p w14:paraId="2D8B8846" w14:textId="10F7A172" w:rsidR="0075342F" w:rsidRPr="004835CF" w:rsidDel="00D540E7" w:rsidRDefault="0075342F" w:rsidP="00D540E7">
            <w:pPr>
              <w:pStyle w:val="BB2023Body"/>
              <w:spacing w:after="0" w:line="240" w:lineRule="auto"/>
              <w:ind w:left="-15"/>
              <w:jc w:val="left"/>
              <w:rPr>
                <w:del w:id="2451" w:author="WTORKY" w:date="2025-10-01T23:07:00Z" w16du:dateUtc="2025-10-01T20:07:00Z"/>
                <w:sz w:val="12"/>
                <w:szCs w:val="16"/>
              </w:rPr>
            </w:pPr>
          </w:p>
        </w:tc>
        <w:tc>
          <w:tcPr>
            <w:tcW w:w="200" w:type="dxa"/>
            <w:gridSpan w:val="2"/>
            <w:tcBorders>
              <w:left w:val="nil"/>
              <w:right w:val="nil"/>
            </w:tcBorders>
          </w:tcPr>
          <w:p w14:paraId="5CF7BD18" w14:textId="06F9419F" w:rsidR="0075342F" w:rsidRPr="004835CF" w:rsidDel="00D540E7" w:rsidRDefault="0075342F" w:rsidP="00D540E7">
            <w:pPr>
              <w:pStyle w:val="BB2023Body"/>
              <w:spacing w:after="0" w:line="240" w:lineRule="auto"/>
              <w:ind w:left="-15"/>
              <w:jc w:val="left"/>
              <w:rPr>
                <w:del w:id="2452" w:author="WTORKY" w:date="2025-10-01T23:07:00Z" w16du:dateUtc="2025-10-01T20:07:00Z"/>
                <w:sz w:val="12"/>
                <w:szCs w:val="16"/>
              </w:rPr>
            </w:pPr>
          </w:p>
        </w:tc>
        <w:tc>
          <w:tcPr>
            <w:tcW w:w="20" w:type="dxa"/>
            <w:tcBorders>
              <w:left w:val="nil"/>
              <w:right w:val="nil"/>
            </w:tcBorders>
          </w:tcPr>
          <w:p w14:paraId="271E2F7E" w14:textId="235734E0" w:rsidR="0075342F" w:rsidRPr="004835CF" w:rsidDel="00D540E7" w:rsidRDefault="0075342F" w:rsidP="00D540E7">
            <w:pPr>
              <w:pStyle w:val="BB2023Body"/>
              <w:spacing w:after="0" w:line="240" w:lineRule="auto"/>
              <w:ind w:left="-15"/>
              <w:jc w:val="left"/>
              <w:rPr>
                <w:del w:id="2453" w:author="WTORKY" w:date="2025-10-01T23:07:00Z" w16du:dateUtc="2025-10-01T20:07:00Z"/>
                <w:sz w:val="12"/>
                <w:szCs w:val="16"/>
              </w:rPr>
            </w:pPr>
          </w:p>
        </w:tc>
        <w:tc>
          <w:tcPr>
            <w:tcW w:w="20" w:type="dxa"/>
            <w:tcBorders>
              <w:left w:val="nil"/>
              <w:right w:val="nil"/>
            </w:tcBorders>
          </w:tcPr>
          <w:p w14:paraId="4C10AC38" w14:textId="63942D1F" w:rsidR="0075342F" w:rsidRPr="004835CF" w:rsidDel="00D540E7" w:rsidRDefault="0075342F" w:rsidP="00D540E7">
            <w:pPr>
              <w:pStyle w:val="BB2023Body"/>
              <w:spacing w:after="0" w:line="240" w:lineRule="auto"/>
              <w:ind w:left="-15"/>
              <w:jc w:val="left"/>
              <w:rPr>
                <w:del w:id="2454" w:author="WTORKY" w:date="2025-10-01T23:07:00Z" w16du:dateUtc="2025-10-01T20:07:00Z"/>
                <w:sz w:val="12"/>
                <w:szCs w:val="16"/>
              </w:rPr>
            </w:pPr>
          </w:p>
        </w:tc>
        <w:tc>
          <w:tcPr>
            <w:tcW w:w="20" w:type="dxa"/>
            <w:tcBorders>
              <w:left w:val="nil"/>
              <w:right w:val="nil"/>
            </w:tcBorders>
          </w:tcPr>
          <w:p w14:paraId="36ABCA12" w14:textId="4693DD7F" w:rsidR="0075342F" w:rsidRPr="004835CF" w:rsidDel="00D540E7" w:rsidRDefault="0075342F" w:rsidP="00D540E7">
            <w:pPr>
              <w:pStyle w:val="BB2023Body"/>
              <w:spacing w:after="0" w:line="240" w:lineRule="auto"/>
              <w:ind w:left="-15"/>
              <w:jc w:val="left"/>
              <w:rPr>
                <w:del w:id="2455" w:author="WTORKY" w:date="2025-10-01T23:07:00Z" w16du:dateUtc="2025-10-01T20:07:00Z"/>
                <w:sz w:val="12"/>
                <w:szCs w:val="16"/>
              </w:rPr>
            </w:pPr>
          </w:p>
        </w:tc>
        <w:tc>
          <w:tcPr>
            <w:tcW w:w="20" w:type="dxa"/>
            <w:tcBorders>
              <w:left w:val="nil"/>
              <w:right w:val="nil"/>
            </w:tcBorders>
          </w:tcPr>
          <w:p w14:paraId="7773D353" w14:textId="31A525CF" w:rsidR="0075342F" w:rsidRPr="004835CF" w:rsidDel="00D540E7" w:rsidRDefault="0075342F" w:rsidP="00D540E7">
            <w:pPr>
              <w:pStyle w:val="BB2023Body"/>
              <w:spacing w:after="0" w:line="240" w:lineRule="auto"/>
              <w:ind w:left="-15"/>
              <w:jc w:val="left"/>
              <w:rPr>
                <w:del w:id="2456" w:author="WTORKY" w:date="2025-10-01T23:07:00Z" w16du:dateUtc="2025-10-01T20:07:00Z"/>
                <w:sz w:val="12"/>
                <w:szCs w:val="16"/>
              </w:rPr>
            </w:pPr>
          </w:p>
        </w:tc>
      </w:tr>
      <w:tr w:rsidR="00D540E7" w:rsidRPr="004835CF" w:rsidDel="00D540E7" w14:paraId="37E347BF" w14:textId="25DAFC1C" w:rsidTr="00D540E7">
        <w:trPr>
          <w:gridAfter w:val="5"/>
          <w:wAfter w:w="4520" w:type="dxa"/>
          <w:trHeight w:val="288"/>
          <w:del w:id="2457"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tcPr>
          <w:p w14:paraId="74EC0194" w14:textId="1876C47F" w:rsidR="0075342F" w:rsidRPr="00D95FB3" w:rsidDel="00D540E7" w:rsidRDefault="0075342F" w:rsidP="00D540E7">
            <w:pPr>
              <w:pStyle w:val="BB2023Body"/>
              <w:spacing w:after="0" w:line="240" w:lineRule="auto"/>
              <w:ind w:left="72"/>
              <w:jc w:val="center"/>
              <w:rPr>
                <w:del w:id="2458" w:author="WTORKY" w:date="2025-10-01T23:07:00Z" w16du:dateUtc="2025-10-01T20:07:00Z"/>
                <w:sz w:val="12"/>
                <w:szCs w:val="16"/>
              </w:rPr>
            </w:pPr>
            <w:del w:id="2459" w:author="WTORKY" w:date="2025-10-01T23:07:00Z" w16du:dateUtc="2025-10-01T20:07:00Z">
              <w:r w:rsidRPr="00D95FB3" w:rsidDel="00D540E7">
                <w:rPr>
                  <w:sz w:val="12"/>
                  <w:szCs w:val="16"/>
                </w:rPr>
                <w:delText>Disclosure of future economic policies</w:delText>
              </w:r>
            </w:del>
          </w:p>
        </w:tc>
        <w:tc>
          <w:tcPr>
            <w:tcW w:w="900" w:type="dxa"/>
            <w:tcBorders>
              <w:left w:val="nil"/>
              <w:right w:val="nil"/>
            </w:tcBorders>
          </w:tcPr>
          <w:p w14:paraId="1D05722B" w14:textId="1F5CEE6A" w:rsidR="0075342F" w:rsidRPr="004835CF" w:rsidDel="00D540E7" w:rsidRDefault="0075342F" w:rsidP="00D540E7">
            <w:pPr>
              <w:pStyle w:val="BB2023Body"/>
              <w:spacing w:after="0" w:line="240" w:lineRule="auto"/>
              <w:ind w:left="-15"/>
              <w:jc w:val="left"/>
              <w:rPr>
                <w:del w:id="2460" w:author="WTORKY" w:date="2025-10-01T23:07:00Z" w16du:dateUtc="2025-10-01T20:07:00Z"/>
                <w:sz w:val="12"/>
                <w:szCs w:val="16"/>
              </w:rPr>
            </w:pPr>
          </w:p>
        </w:tc>
        <w:tc>
          <w:tcPr>
            <w:tcW w:w="200" w:type="dxa"/>
            <w:gridSpan w:val="2"/>
            <w:tcBorders>
              <w:left w:val="nil"/>
              <w:right w:val="nil"/>
            </w:tcBorders>
          </w:tcPr>
          <w:p w14:paraId="74F9A892" w14:textId="4B332DC7" w:rsidR="0075342F" w:rsidRPr="004835CF" w:rsidDel="00D540E7" w:rsidRDefault="0075342F" w:rsidP="00D540E7">
            <w:pPr>
              <w:pStyle w:val="BB2023Body"/>
              <w:spacing w:after="0" w:line="240" w:lineRule="auto"/>
              <w:ind w:left="-15"/>
              <w:jc w:val="left"/>
              <w:rPr>
                <w:del w:id="2461" w:author="WTORKY" w:date="2025-10-01T23:07:00Z" w16du:dateUtc="2025-10-01T20:07:00Z"/>
                <w:sz w:val="12"/>
                <w:szCs w:val="16"/>
              </w:rPr>
            </w:pPr>
          </w:p>
        </w:tc>
        <w:tc>
          <w:tcPr>
            <w:tcW w:w="20" w:type="dxa"/>
            <w:tcBorders>
              <w:left w:val="nil"/>
              <w:right w:val="nil"/>
            </w:tcBorders>
          </w:tcPr>
          <w:p w14:paraId="28C4D7C9" w14:textId="056FF9E6" w:rsidR="0075342F" w:rsidRPr="004835CF" w:rsidDel="00D540E7" w:rsidRDefault="0075342F" w:rsidP="00D540E7">
            <w:pPr>
              <w:pStyle w:val="BB2023Body"/>
              <w:spacing w:after="0" w:line="240" w:lineRule="auto"/>
              <w:ind w:left="-15"/>
              <w:jc w:val="left"/>
              <w:rPr>
                <w:del w:id="2462" w:author="WTORKY" w:date="2025-10-01T23:07:00Z" w16du:dateUtc="2025-10-01T20:07:00Z"/>
                <w:sz w:val="12"/>
                <w:szCs w:val="16"/>
              </w:rPr>
            </w:pPr>
          </w:p>
        </w:tc>
        <w:tc>
          <w:tcPr>
            <w:tcW w:w="20" w:type="dxa"/>
            <w:tcBorders>
              <w:left w:val="nil"/>
              <w:right w:val="nil"/>
            </w:tcBorders>
          </w:tcPr>
          <w:p w14:paraId="2296FF7B" w14:textId="33D28E6C" w:rsidR="0075342F" w:rsidRPr="004835CF" w:rsidDel="00D540E7" w:rsidRDefault="0075342F" w:rsidP="00D540E7">
            <w:pPr>
              <w:pStyle w:val="BB2023Body"/>
              <w:spacing w:after="0" w:line="240" w:lineRule="auto"/>
              <w:ind w:left="-15"/>
              <w:jc w:val="left"/>
              <w:rPr>
                <w:del w:id="2463" w:author="WTORKY" w:date="2025-10-01T23:07:00Z" w16du:dateUtc="2025-10-01T20:07:00Z"/>
                <w:sz w:val="12"/>
                <w:szCs w:val="16"/>
              </w:rPr>
            </w:pPr>
          </w:p>
        </w:tc>
        <w:tc>
          <w:tcPr>
            <w:tcW w:w="20" w:type="dxa"/>
            <w:tcBorders>
              <w:left w:val="nil"/>
              <w:right w:val="nil"/>
            </w:tcBorders>
          </w:tcPr>
          <w:p w14:paraId="15D3D3C6" w14:textId="2FAEA2F9" w:rsidR="0075342F" w:rsidRPr="004835CF" w:rsidDel="00D540E7" w:rsidRDefault="0075342F" w:rsidP="00D540E7">
            <w:pPr>
              <w:pStyle w:val="BB2023Body"/>
              <w:spacing w:after="0" w:line="240" w:lineRule="auto"/>
              <w:ind w:left="-15"/>
              <w:jc w:val="left"/>
              <w:rPr>
                <w:del w:id="2464" w:author="WTORKY" w:date="2025-10-01T23:07:00Z" w16du:dateUtc="2025-10-01T20:07:00Z"/>
                <w:sz w:val="12"/>
                <w:szCs w:val="16"/>
              </w:rPr>
            </w:pPr>
          </w:p>
        </w:tc>
        <w:tc>
          <w:tcPr>
            <w:tcW w:w="20" w:type="dxa"/>
            <w:tcBorders>
              <w:left w:val="nil"/>
              <w:right w:val="nil"/>
            </w:tcBorders>
          </w:tcPr>
          <w:p w14:paraId="7A700E58" w14:textId="59AEE6D9" w:rsidR="0075342F" w:rsidRPr="004835CF" w:rsidDel="00D540E7" w:rsidRDefault="0075342F" w:rsidP="00D540E7">
            <w:pPr>
              <w:pStyle w:val="BB2023Body"/>
              <w:spacing w:after="0" w:line="240" w:lineRule="auto"/>
              <w:ind w:left="-15"/>
              <w:jc w:val="left"/>
              <w:rPr>
                <w:del w:id="2465" w:author="WTORKY" w:date="2025-10-01T23:07:00Z" w16du:dateUtc="2025-10-01T20:07:00Z"/>
                <w:sz w:val="12"/>
                <w:szCs w:val="16"/>
              </w:rPr>
            </w:pPr>
          </w:p>
        </w:tc>
      </w:tr>
    </w:tbl>
    <w:tbl>
      <w:tblPr>
        <w:tblpPr w:leftFromText="180" w:rightFromText="180" w:vertAnchor="page" w:horzAnchor="page" w:tblpX="2749" w:tblpY="4538"/>
        <w:tblW w:w="8580" w:type="dxa"/>
        <w:tblLayout w:type="fixed"/>
        <w:tblCellMar>
          <w:left w:w="0" w:type="dxa"/>
          <w:right w:w="0" w:type="dxa"/>
        </w:tblCellMar>
        <w:tblLook w:val="0600" w:firstRow="0" w:lastRow="0" w:firstColumn="0" w:lastColumn="0" w:noHBand="1" w:noVBand="1"/>
      </w:tblPr>
      <w:tblGrid>
        <w:gridCol w:w="2880"/>
        <w:gridCol w:w="900"/>
        <w:gridCol w:w="50"/>
        <w:gridCol w:w="150"/>
        <w:gridCol w:w="20"/>
        <w:gridCol w:w="20"/>
        <w:gridCol w:w="20"/>
        <w:gridCol w:w="20"/>
        <w:gridCol w:w="720"/>
        <w:gridCol w:w="950"/>
        <w:gridCol w:w="950"/>
        <w:gridCol w:w="950"/>
        <w:gridCol w:w="950"/>
        <w:tblGridChange w:id="2466">
          <w:tblGrid>
            <w:gridCol w:w="2880"/>
            <w:gridCol w:w="900"/>
            <w:gridCol w:w="50"/>
            <w:gridCol w:w="150"/>
            <w:gridCol w:w="20"/>
            <w:gridCol w:w="20"/>
            <w:gridCol w:w="20"/>
            <w:gridCol w:w="20"/>
            <w:gridCol w:w="720"/>
            <w:gridCol w:w="950"/>
            <w:gridCol w:w="950"/>
            <w:gridCol w:w="950"/>
            <w:gridCol w:w="950"/>
          </w:tblGrid>
        </w:tblGridChange>
      </w:tblGrid>
      <w:tr w:rsidR="00D540E7" w:rsidRPr="004835CF" w14:paraId="3231DCC1" w14:textId="77777777" w:rsidTr="00D540E7">
        <w:trPr>
          <w:trHeight w:val="432"/>
          <w:ins w:id="2467" w:author="WTORKY" w:date="2025-10-01T23:07:00Z" w16du:dateUtc="2025-10-01T20:07:00Z"/>
        </w:trPr>
        <w:tc>
          <w:tcPr>
            <w:tcW w:w="2880" w:type="dxa"/>
            <w:tcBorders>
              <w:top w:val="nil"/>
              <w:left w:val="nil"/>
              <w:bottom w:val="single" w:sz="4" w:space="0" w:color="BFBFBF"/>
              <w:right w:val="nil"/>
            </w:tcBorders>
            <w:tcMar>
              <w:top w:w="15" w:type="dxa"/>
              <w:left w:w="15" w:type="dxa"/>
              <w:bottom w:w="0" w:type="dxa"/>
              <w:right w:w="15" w:type="dxa"/>
            </w:tcMar>
            <w:vAlign w:val="center"/>
            <w:hideMark/>
          </w:tcPr>
          <w:p w14:paraId="5D067983" w14:textId="77777777" w:rsidR="00D540E7" w:rsidRPr="004835CF" w:rsidRDefault="00D540E7" w:rsidP="00D540E7">
            <w:pPr>
              <w:pStyle w:val="BB2023Body"/>
              <w:spacing w:after="0" w:line="240" w:lineRule="auto"/>
              <w:ind w:left="-15"/>
              <w:jc w:val="left"/>
              <w:rPr>
                <w:ins w:id="2468" w:author="WTORKY" w:date="2025-10-01T23:07:00Z" w16du:dateUtc="2025-10-01T20:07:00Z"/>
                <w:sz w:val="12"/>
                <w:szCs w:val="16"/>
              </w:rPr>
            </w:pPr>
          </w:p>
        </w:tc>
        <w:tc>
          <w:tcPr>
            <w:tcW w:w="950" w:type="dxa"/>
            <w:gridSpan w:val="2"/>
            <w:tcBorders>
              <w:top w:val="nil"/>
              <w:left w:val="nil"/>
              <w:bottom w:val="single" w:sz="4" w:space="0" w:color="BFBFBF"/>
              <w:right w:val="nil"/>
            </w:tcBorders>
          </w:tcPr>
          <w:p w14:paraId="5C709165" w14:textId="77777777" w:rsidR="00D540E7" w:rsidRPr="005240CA" w:rsidRDefault="00D540E7" w:rsidP="00D540E7">
            <w:pPr>
              <w:pStyle w:val="BB2023Body"/>
              <w:spacing w:after="0" w:line="240" w:lineRule="auto"/>
              <w:ind w:left="-15"/>
              <w:jc w:val="center"/>
              <w:rPr>
                <w:ins w:id="2469" w:author="WTORKY" w:date="2025-10-01T23:07:00Z" w16du:dateUtc="2025-10-01T20:07:00Z"/>
                <w:rFonts w:asciiTheme="majorHAnsi" w:hAnsiTheme="majorHAnsi"/>
                <w:sz w:val="12"/>
                <w:szCs w:val="12"/>
              </w:rPr>
            </w:pPr>
            <w:ins w:id="2470" w:author="WTORKY" w:date="2025-10-01T23:07:00Z" w16du:dateUtc="2025-10-01T20:07:00Z">
              <w:r w:rsidRPr="005240CA">
                <w:rPr>
                  <w:rFonts w:asciiTheme="majorHAnsi" w:hAnsiTheme="majorHAnsi"/>
                  <w:sz w:val="12"/>
                  <w:szCs w:val="12"/>
                </w:rPr>
                <w:t>Financial Services</w:t>
              </w:r>
            </w:ins>
          </w:p>
        </w:tc>
        <w:tc>
          <w:tcPr>
            <w:tcW w:w="950" w:type="dxa"/>
            <w:gridSpan w:val="6"/>
            <w:tcBorders>
              <w:top w:val="nil"/>
              <w:left w:val="nil"/>
              <w:bottom w:val="single" w:sz="4" w:space="0" w:color="BFBFBF"/>
              <w:right w:val="nil"/>
            </w:tcBorders>
          </w:tcPr>
          <w:p w14:paraId="6586C4BA" w14:textId="15474248" w:rsidR="00D540E7" w:rsidRPr="005240CA" w:rsidDel="005525AD" w:rsidRDefault="00D540E7" w:rsidP="00D540E7">
            <w:pPr>
              <w:pStyle w:val="BB2023Body"/>
              <w:spacing w:after="0" w:line="240" w:lineRule="auto"/>
              <w:ind w:left="-15"/>
              <w:jc w:val="center"/>
              <w:rPr>
                <w:ins w:id="2471" w:author="WTORKY" w:date="2025-10-01T23:07:00Z" w16du:dateUtc="2025-10-01T20:07:00Z"/>
                <w:rFonts w:asciiTheme="majorHAnsi" w:hAnsiTheme="majorHAnsi"/>
                <w:sz w:val="12"/>
                <w:szCs w:val="12"/>
              </w:rPr>
            </w:pPr>
            <w:ins w:id="2472" w:author="WTORKY" w:date="2025-10-01T23:07:00Z" w16du:dateUtc="2025-10-01T20:07:00Z">
              <w:r w:rsidRPr="000814DA">
                <w:drawing>
                  <wp:anchor distT="0" distB="0" distL="114300" distR="114300" simplePos="0" relativeHeight="252118168" behindDoc="0" locked="0" layoutInCell="1" allowOverlap="1" wp14:anchorId="7096C412" wp14:editId="319C28C7">
                    <wp:simplePos x="0" y="0"/>
                    <wp:positionH relativeFrom="column">
                      <wp:posOffset>-603577</wp:posOffset>
                    </wp:positionH>
                    <wp:positionV relativeFrom="paragraph">
                      <wp:posOffset>273416</wp:posOffset>
                    </wp:positionV>
                    <wp:extent cx="3612721" cy="3594637"/>
                    <wp:effectExtent l="0" t="0" r="6985" b="6350"/>
                    <wp:wrapNone/>
                    <wp:docPr id="329696170"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623536" cy="36053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2A43">
                <w:rPr>
                  <w:rFonts w:asciiTheme="majorHAnsi" w:hAnsiTheme="majorHAnsi"/>
                  <w:sz w:val="12"/>
                  <w:szCs w:val="12"/>
                </w:rPr>
                <w:t>Communications</w:t>
              </w:r>
            </w:ins>
          </w:p>
        </w:tc>
        <w:tc>
          <w:tcPr>
            <w:tcW w:w="950" w:type="dxa"/>
            <w:tcBorders>
              <w:top w:val="nil"/>
              <w:left w:val="nil"/>
              <w:bottom w:val="single" w:sz="4" w:space="0" w:color="BFBFBF"/>
              <w:right w:val="nil"/>
            </w:tcBorders>
          </w:tcPr>
          <w:p w14:paraId="7E360921" w14:textId="3C908F54" w:rsidR="00D540E7" w:rsidRPr="005240CA" w:rsidDel="005525AD" w:rsidRDefault="00D540E7" w:rsidP="00D540E7">
            <w:pPr>
              <w:pStyle w:val="BB2023Body"/>
              <w:spacing w:after="0" w:line="240" w:lineRule="auto"/>
              <w:ind w:left="-15"/>
              <w:jc w:val="center"/>
              <w:rPr>
                <w:ins w:id="2473" w:author="WTORKY" w:date="2025-10-01T23:07:00Z" w16du:dateUtc="2025-10-01T20:07:00Z"/>
                <w:rFonts w:asciiTheme="majorHAnsi" w:hAnsiTheme="majorHAnsi"/>
                <w:sz w:val="12"/>
                <w:szCs w:val="12"/>
              </w:rPr>
            </w:pPr>
            <w:ins w:id="2474" w:author="WTORKY" w:date="2025-10-01T23:07:00Z" w16du:dateUtc="2025-10-01T20:07:00Z">
              <w:r w:rsidRPr="00282A43">
                <w:rPr>
                  <w:rFonts w:asciiTheme="majorHAnsi" w:hAnsiTheme="majorHAnsi"/>
                  <w:sz w:val="12"/>
                  <w:szCs w:val="12"/>
                </w:rPr>
                <w:t>Transport</w:t>
              </w:r>
            </w:ins>
          </w:p>
        </w:tc>
        <w:tc>
          <w:tcPr>
            <w:tcW w:w="950" w:type="dxa"/>
            <w:tcBorders>
              <w:top w:val="nil"/>
              <w:left w:val="nil"/>
              <w:bottom w:val="single" w:sz="4" w:space="0" w:color="BFBFBF"/>
              <w:right w:val="nil"/>
            </w:tcBorders>
          </w:tcPr>
          <w:p w14:paraId="7A0936F6" w14:textId="77777777" w:rsidR="00D540E7" w:rsidRPr="005240CA" w:rsidDel="005525AD" w:rsidRDefault="00D540E7" w:rsidP="00D540E7">
            <w:pPr>
              <w:pStyle w:val="BB2023Body"/>
              <w:spacing w:after="0" w:line="240" w:lineRule="auto"/>
              <w:ind w:left="-15"/>
              <w:jc w:val="center"/>
              <w:rPr>
                <w:ins w:id="2475" w:author="WTORKY" w:date="2025-10-01T23:07:00Z" w16du:dateUtc="2025-10-01T20:07:00Z"/>
                <w:rFonts w:asciiTheme="majorHAnsi" w:hAnsiTheme="majorHAnsi"/>
                <w:sz w:val="12"/>
                <w:szCs w:val="12"/>
              </w:rPr>
            </w:pPr>
            <w:ins w:id="2476" w:author="WTORKY" w:date="2025-10-01T23:07:00Z" w16du:dateUtc="2025-10-01T20:07:00Z">
              <w:r w:rsidRPr="00282A43">
                <w:rPr>
                  <w:rFonts w:asciiTheme="majorHAnsi" w:hAnsiTheme="majorHAnsi"/>
                  <w:sz w:val="12"/>
                  <w:szCs w:val="12"/>
                </w:rPr>
                <w:t>Tourism</w:t>
              </w:r>
            </w:ins>
          </w:p>
        </w:tc>
        <w:tc>
          <w:tcPr>
            <w:tcW w:w="950" w:type="dxa"/>
            <w:tcBorders>
              <w:top w:val="nil"/>
              <w:left w:val="nil"/>
              <w:bottom w:val="single" w:sz="4" w:space="0" w:color="BFBFBF"/>
              <w:right w:val="nil"/>
            </w:tcBorders>
          </w:tcPr>
          <w:p w14:paraId="4E8E84DC" w14:textId="77777777" w:rsidR="00D540E7" w:rsidRDefault="00D540E7" w:rsidP="00D540E7">
            <w:pPr>
              <w:pStyle w:val="BB2023Body"/>
              <w:spacing w:after="0" w:line="240" w:lineRule="auto"/>
              <w:ind w:left="-15"/>
              <w:jc w:val="center"/>
              <w:rPr>
                <w:ins w:id="2477" w:author="WTORKY" w:date="2025-10-01T23:07:00Z" w16du:dateUtc="2025-10-01T20:07:00Z"/>
                <w:rFonts w:asciiTheme="majorHAnsi" w:hAnsiTheme="majorHAnsi"/>
                <w:sz w:val="12"/>
                <w:szCs w:val="12"/>
              </w:rPr>
            </w:pPr>
            <w:proofErr w:type="spellStart"/>
            <w:ins w:id="2478" w:author="WTORKY" w:date="2025-10-01T23:07:00Z" w16du:dateUtc="2025-10-01T20:07:00Z">
              <w:r w:rsidRPr="00282A43">
                <w:rPr>
                  <w:rFonts w:asciiTheme="majorHAnsi" w:hAnsiTheme="majorHAnsi"/>
                  <w:sz w:val="12"/>
                  <w:szCs w:val="12"/>
                </w:rPr>
                <w:t>Co</w:t>
              </w:r>
              <w:r>
                <w:rPr>
                  <w:rFonts w:asciiTheme="majorHAnsi" w:hAnsiTheme="majorHAnsi"/>
                  <w:sz w:val="12"/>
                  <w:szCs w:val="12"/>
                </w:rPr>
                <w:t>nstruc</w:t>
              </w:r>
              <w:proofErr w:type="spellEnd"/>
            </w:ins>
          </w:p>
          <w:p w14:paraId="4C8BD1C0" w14:textId="77777777" w:rsidR="00D540E7" w:rsidRPr="004835CF" w:rsidRDefault="00D540E7" w:rsidP="00D540E7">
            <w:pPr>
              <w:pStyle w:val="BB2023Body"/>
              <w:spacing w:after="0" w:line="240" w:lineRule="auto"/>
              <w:ind w:left="-15"/>
              <w:jc w:val="center"/>
              <w:rPr>
                <w:ins w:id="2479" w:author="WTORKY" w:date="2025-10-01T23:07:00Z" w16du:dateUtc="2025-10-01T20:07:00Z"/>
                <w:rFonts w:asciiTheme="majorHAnsi" w:hAnsiTheme="majorHAnsi"/>
                <w:sz w:val="12"/>
                <w:szCs w:val="16"/>
              </w:rPr>
            </w:pPr>
            <w:proofErr w:type="spellStart"/>
            <w:ins w:id="2480" w:author="WTORKY" w:date="2025-10-01T23:07:00Z" w16du:dateUtc="2025-10-01T20:07:00Z">
              <w:r w:rsidRPr="00282A43">
                <w:rPr>
                  <w:rFonts w:asciiTheme="majorHAnsi" w:hAnsiTheme="majorHAnsi"/>
                  <w:sz w:val="12"/>
                  <w:szCs w:val="12"/>
                </w:rPr>
                <w:t>tion</w:t>
              </w:r>
              <w:proofErr w:type="spellEnd"/>
            </w:ins>
          </w:p>
        </w:tc>
        <w:tc>
          <w:tcPr>
            <w:tcW w:w="950" w:type="dxa"/>
            <w:tcBorders>
              <w:top w:val="nil"/>
              <w:left w:val="nil"/>
              <w:bottom w:val="single" w:sz="4" w:space="0" w:color="BFBFBF"/>
              <w:right w:val="nil"/>
            </w:tcBorders>
          </w:tcPr>
          <w:p w14:paraId="2AFA86D2" w14:textId="4082F72D" w:rsidR="00D540E7" w:rsidRPr="004835CF" w:rsidRDefault="00D540E7" w:rsidP="00D540E7">
            <w:pPr>
              <w:pStyle w:val="BB2023Body"/>
              <w:spacing w:after="0" w:line="240" w:lineRule="auto"/>
              <w:ind w:left="-15"/>
              <w:jc w:val="center"/>
              <w:rPr>
                <w:ins w:id="2481" w:author="WTORKY" w:date="2025-10-01T23:07:00Z" w16du:dateUtc="2025-10-01T20:07:00Z"/>
                <w:rFonts w:asciiTheme="majorHAnsi" w:hAnsiTheme="majorHAnsi"/>
                <w:sz w:val="12"/>
                <w:szCs w:val="16"/>
              </w:rPr>
            </w:pPr>
            <w:ins w:id="2482" w:author="WTORKY" w:date="2025-10-01T23:07:00Z" w16du:dateUtc="2025-10-01T20:07:00Z">
              <w:r>
                <w:rPr>
                  <w:rFonts w:asciiTheme="majorHAnsi" w:hAnsiTheme="majorHAnsi"/>
                  <w:sz w:val="12"/>
                  <w:szCs w:val="12"/>
                </w:rPr>
                <w:t>Manufacturing</w:t>
              </w:r>
            </w:ins>
          </w:p>
        </w:tc>
      </w:tr>
      <w:tr w:rsidR="00D540E7" w:rsidRPr="004835CF" w14:paraId="3F8F21CD" w14:textId="77777777" w:rsidTr="00D540E7">
        <w:trPr>
          <w:gridAfter w:val="5"/>
          <w:wAfter w:w="4520" w:type="dxa"/>
          <w:trHeight w:val="288"/>
          <w:ins w:id="2483"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3AD390DA" w14:textId="77777777" w:rsidR="00D540E7" w:rsidRPr="00D95FB3" w:rsidRDefault="00D540E7" w:rsidP="00D540E7">
            <w:pPr>
              <w:pStyle w:val="BB2023Body"/>
              <w:spacing w:after="0" w:line="240" w:lineRule="auto"/>
              <w:ind w:left="72"/>
              <w:jc w:val="center"/>
              <w:rPr>
                <w:ins w:id="2484" w:author="WTORKY" w:date="2025-10-01T23:07:00Z" w16du:dateUtc="2025-10-01T20:07:00Z"/>
                <w:sz w:val="12"/>
                <w:szCs w:val="16"/>
              </w:rPr>
            </w:pPr>
            <w:ins w:id="2485" w:author="WTORKY" w:date="2025-10-01T23:07:00Z" w16du:dateUtc="2025-10-01T20:07:00Z">
              <w:r w:rsidRPr="00D95FB3">
                <w:rPr>
                  <w:sz w:val="12"/>
                  <w:szCs w:val="16"/>
                </w:rPr>
                <w:t>Economic policy consistency</w:t>
              </w:r>
            </w:ins>
          </w:p>
        </w:tc>
        <w:tc>
          <w:tcPr>
            <w:tcW w:w="900" w:type="dxa"/>
            <w:tcBorders>
              <w:left w:val="nil"/>
              <w:right w:val="nil"/>
            </w:tcBorders>
          </w:tcPr>
          <w:p w14:paraId="6168D2EF" w14:textId="77777777" w:rsidR="00D540E7" w:rsidRPr="00282A43" w:rsidRDefault="00D540E7" w:rsidP="00D540E7">
            <w:pPr>
              <w:pStyle w:val="BB2023Body"/>
              <w:spacing w:after="0" w:line="240" w:lineRule="auto"/>
              <w:ind w:left="-15"/>
              <w:jc w:val="left"/>
              <w:rPr>
                <w:ins w:id="2486" w:author="WTORKY" w:date="2025-10-01T23:07:00Z" w16du:dateUtc="2025-10-01T20:07:00Z"/>
                <w:noProof/>
              </w:rPr>
            </w:pPr>
          </w:p>
        </w:tc>
        <w:tc>
          <w:tcPr>
            <w:tcW w:w="200" w:type="dxa"/>
            <w:gridSpan w:val="2"/>
            <w:tcBorders>
              <w:left w:val="nil"/>
              <w:right w:val="nil"/>
            </w:tcBorders>
          </w:tcPr>
          <w:p w14:paraId="0D710F91" w14:textId="77777777" w:rsidR="00D540E7" w:rsidRPr="00282A43" w:rsidRDefault="00D540E7" w:rsidP="00D540E7">
            <w:pPr>
              <w:pStyle w:val="BB2023Body"/>
              <w:spacing w:after="0" w:line="240" w:lineRule="auto"/>
              <w:ind w:left="-15"/>
              <w:jc w:val="left"/>
              <w:rPr>
                <w:ins w:id="2487" w:author="WTORKY" w:date="2025-10-01T23:07:00Z" w16du:dateUtc="2025-10-01T20:07:00Z"/>
                <w:noProof/>
              </w:rPr>
            </w:pPr>
          </w:p>
        </w:tc>
        <w:tc>
          <w:tcPr>
            <w:tcW w:w="20" w:type="dxa"/>
            <w:tcBorders>
              <w:left w:val="nil"/>
              <w:right w:val="nil"/>
            </w:tcBorders>
          </w:tcPr>
          <w:p w14:paraId="456EE100" w14:textId="77777777" w:rsidR="00D540E7" w:rsidRPr="00282A43" w:rsidRDefault="00D540E7" w:rsidP="00D540E7">
            <w:pPr>
              <w:pStyle w:val="BB2023Body"/>
              <w:spacing w:after="0" w:line="240" w:lineRule="auto"/>
              <w:ind w:left="-15"/>
              <w:jc w:val="left"/>
              <w:rPr>
                <w:ins w:id="2488" w:author="WTORKY" w:date="2025-10-01T23:07:00Z" w16du:dateUtc="2025-10-01T20:07:00Z"/>
                <w:noProof/>
              </w:rPr>
            </w:pPr>
          </w:p>
        </w:tc>
        <w:tc>
          <w:tcPr>
            <w:tcW w:w="20" w:type="dxa"/>
            <w:tcBorders>
              <w:left w:val="nil"/>
              <w:right w:val="nil"/>
            </w:tcBorders>
          </w:tcPr>
          <w:p w14:paraId="49BAA719" w14:textId="77777777" w:rsidR="00D540E7" w:rsidRPr="00282A43" w:rsidRDefault="00D540E7" w:rsidP="00D540E7">
            <w:pPr>
              <w:pStyle w:val="BB2023Body"/>
              <w:spacing w:after="0" w:line="240" w:lineRule="auto"/>
              <w:ind w:left="-15"/>
              <w:jc w:val="left"/>
              <w:rPr>
                <w:ins w:id="2489" w:author="WTORKY" w:date="2025-10-01T23:07:00Z" w16du:dateUtc="2025-10-01T20:07:00Z"/>
                <w:noProof/>
              </w:rPr>
            </w:pPr>
          </w:p>
        </w:tc>
        <w:tc>
          <w:tcPr>
            <w:tcW w:w="20" w:type="dxa"/>
            <w:tcBorders>
              <w:left w:val="nil"/>
              <w:right w:val="nil"/>
            </w:tcBorders>
          </w:tcPr>
          <w:p w14:paraId="18A94BB7" w14:textId="77777777" w:rsidR="00D540E7" w:rsidRPr="00282A43" w:rsidRDefault="00D540E7" w:rsidP="00D540E7">
            <w:pPr>
              <w:pStyle w:val="BB2023Body"/>
              <w:spacing w:after="0" w:line="240" w:lineRule="auto"/>
              <w:ind w:left="-15"/>
              <w:jc w:val="left"/>
              <w:rPr>
                <w:ins w:id="2490" w:author="WTORKY" w:date="2025-10-01T23:07:00Z" w16du:dateUtc="2025-10-01T20:07:00Z"/>
                <w:noProof/>
              </w:rPr>
            </w:pPr>
          </w:p>
        </w:tc>
        <w:tc>
          <w:tcPr>
            <w:tcW w:w="20" w:type="dxa"/>
            <w:tcBorders>
              <w:left w:val="nil"/>
              <w:right w:val="nil"/>
            </w:tcBorders>
          </w:tcPr>
          <w:p w14:paraId="31CA78F5" w14:textId="77777777" w:rsidR="00D540E7" w:rsidRPr="00282A43" w:rsidRDefault="00D540E7" w:rsidP="00D540E7">
            <w:pPr>
              <w:pStyle w:val="BB2023Body"/>
              <w:spacing w:after="0" w:line="240" w:lineRule="auto"/>
              <w:ind w:left="-15"/>
              <w:jc w:val="left"/>
              <w:rPr>
                <w:ins w:id="2491" w:author="WTORKY" w:date="2025-10-01T23:07:00Z" w16du:dateUtc="2025-10-01T20:07:00Z"/>
                <w:noProof/>
              </w:rPr>
            </w:pPr>
          </w:p>
        </w:tc>
      </w:tr>
      <w:tr w:rsidR="00D540E7" w:rsidRPr="004835CF" w14:paraId="57CAA079" w14:textId="77777777" w:rsidTr="00D540E7">
        <w:trPr>
          <w:gridAfter w:val="5"/>
          <w:wAfter w:w="4520" w:type="dxa"/>
          <w:trHeight w:val="288"/>
          <w:ins w:id="2492"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7110844B" w14:textId="77777777" w:rsidR="00D540E7" w:rsidRPr="00D95FB3" w:rsidRDefault="00D540E7" w:rsidP="00D540E7">
            <w:pPr>
              <w:pStyle w:val="BB2023Body"/>
              <w:spacing w:after="0" w:line="240" w:lineRule="auto"/>
              <w:ind w:left="72"/>
              <w:jc w:val="center"/>
              <w:rPr>
                <w:ins w:id="2493" w:author="WTORKY" w:date="2025-10-01T23:07:00Z" w16du:dateUtc="2025-10-01T20:07:00Z"/>
                <w:sz w:val="12"/>
                <w:szCs w:val="16"/>
              </w:rPr>
            </w:pPr>
            <w:ins w:id="2494" w:author="WTORKY" w:date="2025-10-01T23:07:00Z" w16du:dateUtc="2025-10-01T20:07:00Z">
              <w:r w:rsidRPr="00D95FB3">
                <w:rPr>
                  <w:sz w:val="12"/>
                  <w:szCs w:val="16"/>
                </w:rPr>
                <w:t>Facilitating government procedures</w:t>
              </w:r>
            </w:ins>
          </w:p>
        </w:tc>
        <w:tc>
          <w:tcPr>
            <w:tcW w:w="900" w:type="dxa"/>
            <w:tcBorders>
              <w:left w:val="nil"/>
              <w:right w:val="nil"/>
            </w:tcBorders>
          </w:tcPr>
          <w:p w14:paraId="21B034BF" w14:textId="77777777" w:rsidR="00D540E7" w:rsidRPr="004835CF" w:rsidRDefault="00D540E7" w:rsidP="00D540E7">
            <w:pPr>
              <w:pStyle w:val="BB2023Body"/>
              <w:spacing w:after="0" w:line="240" w:lineRule="auto"/>
              <w:ind w:left="-15"/>
              <w:jc w:val="left"/>
              <w:rPr>
                <w:ins w:id="2495" w:author="WTORKY" w:date="2025-10-01T23:07:00Z" w16du:dateUtc="2025-10-01T20:07:00Z"/>
                <w:sz w:val="12"/>
                <w:szCs w:val="16"/>
              </w:rPr>
            </w:pPr>
          </w:p>
        </w:tc>
        <w:tc>
          <w:tcPr>
            <w:tcW w:w="200" w:type="dxa"/>
            <w:gridSpan w:val="2"/>
            <w:tcBorders>
              <w:left w:val="nil"/>
              <w:right w:val="nil"/>
            </w:tcBorders>
          </w:tcPr>
          <w:p w14:paraId="7FE454D5" w14:textId="77777777" w:rsidR="00D540E7" w:rsidRPr="004835CF" w:rsidRDefault="00D540E7" w:rsidP="00D540E7">
            <w:pPr>
              <w:pStyle w:val="BB2023Body"/>
              <w:spacing w:after="0" w:line="240" w:lineRule="auto"/>
              <w:ind w:left="-15"/>
              <w:jc w:val="left"/>
              <w:rPr>
                <w:ins w:id="2496" w:author="WTORKY" w:date="2025-10-01T23:07:00Z" w16du:dateUtc="2025-10-01T20:07:00Z"/>
                <w:sz w:val="12"/>
                <w:szCs w:val="16"/>
              </w:rPr>
            </w:pPr>
          </w:p>
        </w:tc>
        <w:tc>
          <w:tcPr>
            <w:tcW w:w="20" w:type="dxa"/>
            <w:tcBorders>
              <w:left w:val="nil"/>
              <w:right w:val="nil"/>
            </w:tcBorders>
          </w:tcPr>
          <w:p w14:paraId="75975A39" w14:textId="77777777" w:rsidR="00D540E7" w:rsidRPr="004835CF" w:rsidRDefault="00D540E7" w:rsidP="00D540E7">
            <w:pPr>
              <w:pStyle w:val="BB2023Body"/>
              <w:spacing w:after="0" w:line="240" w:lineRule="auto"/>
              <w:ind w:left="-15"/>
              <w:jc w:val="left"/>
              <w:rPr>
                <w:ins w:id="2497" w:author="WTORKY" w:date="2025-10-01T23:07:00Z" w16du:dateUtc="2025-10-01T20:07:00Z"/>
                <w:sz w:val="12"/>
                <w:szCs w:val="16"/>
              </w:rPr>
            </w:pPr>
          </w:p>
        </w:tc>
        <w:tc>
          <w:tcPr>
            <w:tcW w:w="20" w:type="dxa"/>
            <w:tcBorders>
              <w:left w:val="nil"/>
              <w:right w:val="nil"/>
            </w:tcBorders>
          </w:tcPr>
          <w:p w14:paraId="4A6D3DCF" w14:textId="77777777" w:rsidR="00D540E7" w:rsidRPr="004835CF" w:rsidRDefault="00D540E7" w:rsidP="00D540E7">
            <w:pPr>
              <w:pStyle w:val="BB2023Body"/>
              <w:spacing w:after="0" w:line="240" w:lineRule="auto"/>
              <w:ind w:left="-15"/>
              <w:jc w:val="left"/>
              <w:rPr>
                <w:ins w:id="2498" w:author="WTORKY" w:date="2025-10-01T23:07:00Z" w16du:dateUtc="2025-10-01T20:07:00Z"/>
                <w:sz w:val="12"/>
                <w:szCs w:val="16"/>
              </w:rPr>
            </w:pPr>
          </w:p>
        </w:tc>
        <w:tc>
          <w:tcPr>
            <w:tcW w:w="20" w:type="dxa"/>
            <w:tcBorders>
              <w:left w:val="nil"/>
              <w:right w:val="nil"/>
            </w:tcBorders>
          </w:tcPr>
          <w:p w14:paraId="5BE906D7" w14:textId="77777777" w:rsidR="00D540E7" w:rsidRPr="004835CF" w:rsidRDefault="00D540E7" w:rsidP="00D540E7">
            <w:pPr>
              <w:pStyle w:val="BB2023Body"/>
              <w:spacing w:after="0" w:line="240" w:lineRule="auto"/>
              <w:ind w:left="-15"/>
              <w:jc w:val="left"/>
              <w:rPr>
                <w:ins w:id="2499" w:author="WTORKY" w:date="2025-10-01T23:07:00Z" w16du:dateUtc="2025-10-01T20:07:00Z"/>
                <w:sz w:val="12"/>
                <w:szCs w:val="16"/>
              </w:rPr>
            </w:pPr>
          </w:p>
        </w:tc>
        <w:tc>
          <w:tcPr>
            <w:tcW w:w="20" w:type="dxa"/>
            <w:tcBorders>
              <w:left w:val="nil"/>
              <w:right w:val="nil"/>
            </w:tcBorders>
          </w:tcPr>
          <w:p w14:paraId="15B83B60" w14:textId="77777777" w:rsidR="00D540E7" w:rsidRPr="004835CF" w:rsidRDefault="00D540E7" w:rsidP="00D540E7">
            <w:pPr>
              <w:pStyle w:val="BB2023Body"/>
              <w:spacing w:after="0" w:line="240" w:lineRule="auto"/>
              <w:ind w:left="-15"/>
              <w:jc w:val="left"/>
              <w:rPr>
                <w:ins w:id="2500" w:author="WTORKY" w:date="2025-10-01T23:07:00Z" w16du:dateUtc="2025-10-01T20:07:00Z"/>
                <w:sz w:val="12"/>
                <w:szCs w:val="16"/>
              </w:rPr>
            </w:pPr>
          </w:p>
        </w:tc>
      </w:tr>
      <w:tr w:rsidR="00D540E7" w:rsidRPr="004835CF" w14:paraId="2462075C" w14:textId="77777777" w:rsidTr="00D540E7">
        <w:trPr>
          <w:gridAfter w:val="5"/>
          <w:wAfter w:w="4520" w:type="dxa"/>
          <w:trHeight w:val="288"/>
          <w:ins w:id="2501"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137B308E" w14:textId="77777777" w:rsidR="00D540E7" w:rsidRPr="00D95FB3" w:rsidRDefault="00D540E7" w:rsidP="00D540E7">
            <w:pPr>
              <w:pStyle w:val="BB2023Body"/>
              <w:spacing w:after="0" w:line="240" w:lineRule="auto"/>
              <w:ind w:left="72"/>
              <w:jc w:val="center"/>
              <w:rPr>
                <w:ins w:id="2502" w:author="WTORKY" w:date="2025-10-01T23:07:00Z" w16du:dateUtc="2025-10-01T20:07:00Z"/>
                <w:sz w:val="12"/>
                <w:szCs w:val="16"/>
              </w:rPr>
            </w:pPr>
            <w:ins w:id="2503" w:author="WTORKY" w:date="2025-10-01T23:07:00Z" w16du:dateUtc="2025-10-01T20:07:00Z">
              <w:r w:rsidRPr="00D95FB3">
                <w:rPr>
                  <w:sz w:val="12"/>
                  <w:szCs w:val="16"/>
                </w:rPr>
                <w:t>Transportation and logistics</w:t>
              </w:r>
            </w:ins>
          </w:p>
        </w:tc>
        <w:tc>
          <w:tcPr>
            <w:tcW w:w="900" w:type="dxa"/>
            <w:tcBorders>
              <w:left w:val="nil"/>
              <w:right w:val="nil"/>
            </w:tcBorders>
          </w:tcPr>
          <w:p w14:paraId="78026EF4" w14:textId="77777777" w:rsidR="00D540E7" w:rsidRPr="004835CF" w:rsidRDefault="00D540E7" w:rsidP="00D540E7">
            <w:pPr>
              <w:pStyle w:val="BB2023Body"/>
              <w:spacing w:after="0" w:line="240" w:lineRule="auto"/>
              <w:ind w:left="-15"/>
              <w:jc w:val="left"/>
              <w:rPr>
                <w:ins w:id="2504" w:author="WTORKY" w:date="2025-10-01T23:07:00Z" w16du:dateUtc="2025-10-01T20:07:00Z"/>
                <w:sz w:val="12"/>
                <w:szCs w:val="16"/>
              </w:rPr>
            </w:pPr>
          </w:p>
        </w:tc>
        <w:tc>
          <w:tcPr>
            <w:tcW w:w="200" w:type="dxa"/>
            <w:gridSpan w:val="2"/>
            <w:tcBorders>
              <w:left w:val="nil"/>
              <w:right w:val="nil"/>
            </w:tcBorders>
          </w:tcPr>
          <w:p w14:paraId="10678FC3" w14:textId="77777777" w:rsidR="00D540E7" w:rsidRPr="004835CF" w:rsidRDefault="00D540E7" w:rsidP="00D540E7">
            <w:pPr>
              <w:pStyle w:val="BB2023Body"/>
              <w:spacing w:after="0" w:line="240" w:lineRule="auto"/>
              <w:ind w:left="-15"/>
              <w:jc w:val="left"/>
              <w:rPr>
                <w:ins w:id="2505" w:author="WTORKY" w:date="2025-10-01T23:07:00Z" w16du:dateUtc="2025-10-01T20:07:00Z"/>
                <w:sz w:val="12"/>
                <w:szCs w:val="16"/>
              </w:rPr>
            </w:pPr>
          </w:p>
        </w:tc>
        <w:tc>
          <w:tcPr>
            <w:tcW w:w="20" w:type="dxa"/>
            <w:tcBorders>
              <w:left w:val="nil"/>
              <w:right w:val="nil"/>
            </w:tcBorders>
          </w:tcPr>
          <w:p w14:paraId="7002EEE6" w14:textId="77777777" w:rsidR="00D540E7" w:rsidRPr="004835CF" w:rsidRDefault="00D540E7" w:rsidP="00D540E7">
            <w:pPr>
              <w:pStyle w:val="BB2023Body"/>
              <w:spacing w:after="0" w:line="240" w:lineRule="auto"/>
              <w:ind w:left="-15"/>
              <w:jc w:val="left"/>
              <w:rPr>
                <w:ins w:id="2506" w:author="WTORKY" w:date="2025-10-01T23:07:00Z" w16du:dateUtc="2025-10-01T20:07:00Z"/>
                <w:sz w:val="12"/>
                <w:szCs w:val="16"/>
              </w:rPr>
            </w:pPr>
          </w:p>
        </w:tc>
        <w:tc>
          <w:tcPr>
            <w:tcW w:w="20" w:type="dxa"/>
            <w:tcBorders>
              <w:left w:val="nil"/>
              <w:right w:val="nil"/>
            </w:tcBorders>
          </w:tcPr>
          <w:p w14:paraId="3B93DD33" w14:textId="77777777" w:rsidR="00D540E7" w:rsidRPr="004835CF" w:rsidRDefault="00D540E7" w:rsidP="00D540E7">
            <w:pPr>
              <w:pStyle w:val="BB2023Body"/>
              <w:spacing w:after="0" w:line="240" w:lineRule="auto"/>
              <w:ind w:left="-15"/>
              <w:jc w:val="left"/>
              <w:rPr>
                <w:ins w:id="2507" w:author="WTORKY" w:date="2025-10-01T23:07:00Z" w16du:dateUtc="2025-10-01T20:07:00Z"/>
                <w:sz w:val="12"/>
                <w:szCs w:val="16"/>
              </w:rPr>
            </w:pPr>
          </w:p>
        </w:tc>
        <w:tc>
          <w:tcPr>
            <w:tcW w:w="20" w:type="dxa"/>
            <w:tcBorders>
              <w:left w:val="nil"/>
              <w:right w:val="nil"/>
            </w:tcBorders>
          </w:tcPr>
          <w:p w14:paraId="3299B9E1" w14:textId="77777777" w:rsidR="00D540E7" w:rsidRPr="004835CF" w:rsidRDefault="00D540E7" w:rsidP="00D540E7">
            <w:pPr>
              <w:pStyle w:val="BB2023Body"/>
              <w:spacing w:after="0" w:line="240" w:lineRule="auto"/>
              <w:ind w:left="-15"/>
              <w:jc w:val="left"/>
              <w:rPr>
                <w:ins w:id="2508" w:author="WTORKY" w:date="2025-10-01T23:07:00Z" w16du:dateUtc="2025-10-01T20:07:00Z"/>
                <w:sz w:val="12"/>
                <w:szCs w:val="16"/>
              </w:rPr>
            </w:pPr>
          </w:p>
        </w:tc>
        <w:tc>
          <w:tcPr>
            <w:tcW w:w="20" w:type="dxa"/>
            <w:tcBorders>
              <w:left w:val="nil"/>
              <w:right w:val="nil"/>
            </w:tcBorders>
          </w:tcPr>
          <w:p w14:paraId="4E7CCA19" w14:textId="36CE1980" w:rsidR="00D540E7" w:rsidRPr="004835CF" w:rsidRDefault="00D540E7" w:rsidP="00D540E7">
            <w:pPr>
              <w:pStyle w:val="BB2023Body"/>
              <w:spacing w:after="0" w:line="240" w:lineRule="auto"/>
              <w:ind w:left="-15"/>
              <w:jc w:val="left"/>
              <w:rPr>
                <w:ins w:id="2509" w:author="WTORKY" w:date="2025-10-01T23:07:00Z" w16du:dateUtc="2025-10-01T20:07:00Z"/>
                <w:sz w:val="12"/>
                <w:szCs w:val="16"/>
              </w:rPr>
            </w:pPr>
          </w:p>
        </w:tc>
      </w:tr>
      <w:tr w:rsidR="00D540E7" w:rsidRPr="004835CF" w14:paraId="19B7BD9F" w14:textId="77777777" w:rsidTr="00D540E7">
        <w:trPr>
          <w:gridAfter w:val="5"/>
          <w:wAfter w:w="4520" w:type="dxa"/>
          <w:trHeight w:val="288"/>
          <w:ins w:id="2510"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5FC12BF0" w14:textId="77777777" w:rsidR="00D540E7" w:rsidRPr="00D95FB3" w:rsidRDefault="00D540E7" w:rsidP="00D540E7">
            <w:pPr>
              <w:pStyle w:val="BB2023Body"/>
              <w:spacing w:after="0" w:line="240" w:lineRule="auto"/>
              <w:ind w:left="72"/>
              <w:jc w:val="center"/>
              <w:rPr>
                <w:ins w:id="2511" w:author="WTORKY" w:date="2025-10-01T23:07:00Z" w16du:dateUtc="2025-10-01T20:07:00Z"/>
                <w:sz w:val="12"/>
                <w:szCs w:val="16"/>
              </w:rPr>
            </w:pPr>
            <w:ins w:id="2512" w:author="WTORKY" w:date="2025-10-01T23:07:00Z" w16du:dateUtc="2025-10-01T20:07:00Z">
              <w:r w:rsidRPr="00D95FB3">
                <w:rPr>
                  <w:sz w:val="12"/>
                  <w:szCs w:val="16"/>
                </w:rPr>
                <w:t>Taxation system</w:t>
              </w:r>
            </w:ins>
          </w:p>
        </w:tc>
        <w:tc>
          <w:tcPr>
            <w:tcW w:w="900" w:type="dxa"/>
            <w:tcBorders>
              <w:left w:val="nil"/>
              <w:right w:val="nil"/>
            </w:tcBorders>
          </w:tcPr>
          <w:p w14:paraId="10BF7606" w14:textId="77777777" w:rsidR="00D540E7" w:rsidRPr="004835CF" w:rsidRDefault="00D540E7" w:rsidP="00D540E7">
            <w:pPr>
              <w:pStyle w:val="BB2023Body"/>
              <w:spacing w:after="0" w:line="240" w:lineRule="auto"/>
              <w:ind w:left="-15"/>
              <w:jc w:val="left"/>
              <w:rPr>
                <w:ins w:id="2513" w:author="WTORKY" w:date="2025-10-01T23:07:00Z" w16du:dateUtc="2025-10-01T20:07:00Z"/>
                <w:sz w:val="12"/>
                <w:szCs w:val="16"/>
              </w:rPr>
            </w:pPr>
          </w:p>
        </w:tc>
        <w:tc>
          <w:tcPr>
            <w:tcW w:w="200" w:type="dxa"/>
            <w:gridSpan w:val="2"/>
            <w:tcBorders>
              <w:left w:val="nil"/>
              <w:right w:val="nil"/>
            </w:tcBorders>
          </w:tcPr>
          <w:p w14:paraId="1C1F83DF" w14:textId="6A4B4F52" w:rsidR="00D540E7" w:rsidRPr="004835CF" w:rsidRDefault="00D540E7" w:rsidP="00D540E7">
            <w:pPr>
              <w:pStyle w:val="BB2023Body"/>
              <w:spacing w:after="0" w:line="240" w:lineRule="auto"/>
              <w:ind w:left="-15"/>
              <w:jc w:val="left"/>
              <w:rPr>
                <w:ins w:id="2514" w:author="WTORKY" w:date="2025-10-01T23:07:00Z" w16du:dateUtc="2025-10-01T20:07:00Z"/>
                <w:sz w:val="12"/>
                <w:szCs w:val="16"/>
              </w:rPr>
            </w:pPr>
          </w:p>
        </w:tc>
        <w:tc>
          <w:tcPr>
            <w:tcW w:w="20" w:type="dxa"/>
            <w:tcBorders>
              <w:left w:val="nil"/>
              <w:right w:val="nil"/>
            </w:tcBorders>
          </w:tcPr>
          <w:p w14:paraId="0012C4A1" w14:textId="77777777" w:rsidR="00D540E7" w:rsidRPr="004835CF" w:rsidRDefault="00D540E7" w:rsidP="00D540E7">
            <w:pPr>
              <w:pStyle w:val="BB2023Body"/>
              <w:spacing w:after="0" w:line="240" w:lineRule="auto"/>
              <w:ind w:left="-15"/>
              <w:jc w:val="left"/>
              <w:rPr>
                <w:ins w:id="2515" w:author="WTORKY" w:date="2025-10-01T23:07:00Z" w16du:dateUtc="2025-10-01T20:07:00Z"/>
                <w:sz w:val="12"/>
                <w:szCs w:val="16"/>
              </w:rPr>
            </w:pPr>
          </w:p>
        </w:tc>
        <w:tc>
          <w:tcPr>
            <w:tcW w:w="20" w:type="dxa"/>
            <w:tcBorders>
              <w:left w:val="nil"/>
              <w:right w:val="nil"/>
            </w:tcBorders>
          </w:tcPr>
          <w:p w14:paraId="6B0DF3F5" w14:textId="77777777" w:rsidR="00D540E7" w:rsidRPr="004835CF" w:rsidRDefault="00D540E7" w:rsidP="00D540E7">
            <w:pPr>
              <w:pStyle w:val="BB2023Body"/>
              <w:spacing w:after="0" w:line="240" w:lineRule="auto"/>
              <w:ind w:left="-15"/>
              <w:jc w:val="left"/>
              <w:rPr>
                <w:ins w:id="2516" w:author="WTORKY" w:date="2025-10-01T23:07:00Z" w16du:dateUtc="2025-10-01T20:07:00Z"/>
                <w:sz w:val="12"/>
                <w:szCs w:val="16"/>
              </w:rPr>
            </w:pPr>
          </w:p>
        </w:tc>
        <w:tc>
          <w:tcPr>
            <w:tcW w:w="20" w:type="dxa"/>
            <w:tcBorders>
              <w:left w:val="nil"/>
              <w:right w:val="nil"/>
            </w:tcBorders>
          </w:tcPr>
          <w:p w14:paraId="1154E2F0" w14:textId="77777777" w:rsidR="00D540E7" w:rsidRPr="004835CF" w:rsidRDefault="00D540E7" w:rsidP="00D540E7">
            <w:pPr>
              <w:pStyle w:val="BB2023Body"/>
              <w:spacing w:after="0" w:line="240" w:lineRule="auto"/>
              <w:ind w:left="-15"/>
              <w:jc w:val="left"/>
              <w:rPr>
                <w:ins w:id="2517" w:author="WTORKY" w:date="2025-10-01T23:07:00Z" w16du:dateUtc="2025-10-01T20:07:00Z"/>
                <w:sz w:val="12"/>
                <w:szCs w:val="16"/>
              </w:rPr>
            </w:pPr>
          </w:p>
        </w:tc>
        <w:tc>
          <w:tcPr>
            <w:tcW w:w="20" w:type="dxa"/>
            <w:tcBorders>
              <w:left w:val="nil"/>
              <w:right w:val="nil"/>
            </w:tcBorders>
          </w:tcPr>
          <w:p w14:paraId="0092C5B7" w14:textId="3392BAA2" w:rsidR="00D540E7" w:rsidRPr="004835CF" w:rsidRDefault="00D540E7" w:rsidP="00D540E7">
            <w:pPr>
              <w:pStyle w:val="BB2023Body"/>
              <w:spacing w:after="0" w:line="240" w:lineRule="auto"/>
              <w:ind w:left="-15"/>
              <w:jc w:val="left"/>
              <w:rPr>
                <w:ins w:id="2518" w:author="WTORKY" w:date="2025-10-01T23:07:00Z" w16du:dateUtc="2025-10-01T20:07:00Z"/>
                <w:sz w:val="12"/>
                <w:szCs w:val="16"/>
              </w:rPr>
            </w:pPr>
          </w:p>
        </w:tc>
      </w:tr>
      <w:tr w:rsidR="00D540E7" w:rsidRPr="004835CF" w14:paraId="061E9099" w14:textId="77777777" w:rsidTr="00D540E7">
        <w:trPr>
          <w:gridAfter w:val="5"/>
          <w:wAfter w:w="4520" w:type="dxa"/>
          <w:trHeight w:val="288"/>
          <w:ins w:id="2519"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38F242D2" w14:textId="77777777" w:rsidR="00D540E7" w:rsidRPr="00D95FB3" w:rsidRDefault="00D540E7" w:rsidP="00D540E7">
            <w:pPr>
              <w:pStyle w:val="BB2023Body"/>
              <w:spacing w:after="0" w:line="240" w:lineRule="auto"/>
              <w:ind w:left="72"/>
              <w:jc w:val="center"/>
              <w:rPr>
                <w:ins w:id="2520" w:author="WTORKY" w:date="2025-10-01T23:07:00Z" w16du:dateUtc="2025-10-01T20:07:00Z"/>
                <w:sz w:val="12"/>
                <w:szCs w:val="16"/>
              </w:rPr>
            </w:pPr>
            <w:ins w:id="2521" w:author="WTORKY" w:date="2025-10-01T23:07:00Z" w16du:dateUtc="2025-10-01T20:07:00Z">
              <w:r w:rsidRPr="00D95FB3">
                <w:rPr>
                  <w:sz w:val="12"/>
                  <w:szCs w:val="16"/>
                </w:rPr>
                <w:t>Reducing government service fees</w:t>
              </w:r>
            </w:ins>
          </w:p>
        </w:tc>
        <w:tc>
          <w:tcPr>
            <w:tcW w:w="900" w:type="dxa"/>
            <w:tcBorders>
              <w:left w:val="nil"/>
              <w:right w:val="nil"/>
            </w:tcBorders>
          </w:tcPr>
          <w:p w14:paraId="40FA5143" w14:textId="05C3AEB2" w:rsidR="00D540E7" w:rsidRPr="004835CF" w:rsidRDefault="00D540E7" w:rsidP="00D540E7">
            <w:pPr>
              <w:pStyle w:val="BB2023Body"/>
              <w:spacing w:after="0" w:line="240" w:lineRule="auto"/>
              <w:ind w:left="-15"/>
              <w:jc w:val="left"/>
              <w:rPr>
                <w:ins w:id="2522" w:author="WTORKY" w:date="2025-10-01T23:07:00Z" w16du:dateUtc="2025-10-01T20:07:00Z"/>
                <w:sz w:val="12"/>
                <w:szCs w:val="16"/>
              </w:rPr>
            </w:pPr>
          </w:p>
        </w:tc>
        <w:tc>
          <w:tcPr>
            <w:tcW w:w="200" w:type="dxa"/>
            <w:gridSpan w:val="2"/>
            <w:tcBorders>
              <w:left w:val="nil"/>
              <w:right w:val="nil"/>
            </w:tcBorders>
          </w:tcPr>
          <w:p w14:paraId="5E0C46C3" w14:textId="77777777" w:rsidR="00D540E7" w:rsidRPr="004835CF" w:rsidRDefault="00D540E7" w:rsidP="00D540E7">
            <w:pPr>
              <w:pStyle w:val="BB2023Body"/>
              <w:spacing w:after="0" w:line="240" w:lineRule="auto"/>
              <w:ind w:left="-15"/>
              <w:jc w:val="left"/>
              <w:rPr>
                <w:ins w:id="2523" w:author="WTORKY" w:date="2025-10-01T23:07:00Z" w16du:dateUtc="2025-10-01T20:07:00Z"/>
                <w:sz w:val="12"/>
                <w:szCs w:val="16"/>
              </w:rPr>
            </w:pPr>
          </w:p>
        </w:tc>
        <w:tc>
          <w:tcPr>
            <w:tcW w:w="20" w:type="dxa"/>
            <w:tcBorders>
              <w:left w:val="nil"/>
              <w:right w:val="nil"/>
            </w:tcBorders>
          </w:tcPr>
          <w:p w14:paraId="1803955D" w14:textId="77777777" w:rsidR="00D540E7" w:rsidRPr="004835CF" w:rsidRDefault="00D540E7" w:rsidP="00D540E7">
            <w:pPr>
              <w:pStyle w:val="BB2023Body"/>
              <w:spacing w:after="0" w:line="240" w:lineRule="auto"/>
              <w:ind w:left="-15"/>
              <w:jc w:val="left"/>
              <w:rPr>
                <w:ins w:id="2524" w:author="WTORKY" w:date="2025-10-01T23:07:00Z" w16du:dateUtc="2025-10-01T20:07:00Z"/>
                <w:sz w:val="12"/>
                <w:szCs w:val="16"/>
              </w:rPr>
            </w:pPr>
          </w:p>
        </w:tc>
        <w:tc>
          <w:tcPr>
            <w:tcW w:w="20" w:type="dxa"/>
            <w:tcBorders>
              <w:left w:val="nil"/>
              <w:right w:val="nil"/>
            </w:tcBorders>
          </w:tcPr>
          <w:p w14:paraId="5C85C130" w14:textId="77777777" w:rsidR="00D540E7" w:rsidRPr="004835CF" w:rsidRDefault="00D540E7" w:rsidP="00D540E7">
            <w:pPr>
              <w:pStyle w:val="BB2023Body"/>
              <w:spacing w:after="0" w:line="240" w:lineRule="auto"/>
              <w:ind w:left="-15"/>
              <w:jc w:val="left"/>
              <w:rPr>
                <w:ins w:id="2525" w:author="WTORKY" w:date="2025-10-01T23:07:00Z" w16du:dateUtc="2025-10-01T20:07:00Z"/>
                <w:sz w:val="12"/>
                <w:szCs w:val="16"/>
              </w:rPr>
            </w:pPr>
          </w:p>
        </w:tc>
        <w:tc>
          <w:tcPr>
            <w:tcW w:w="20" w:type="dxa"/>
            <w:tcBorders>
              <w:left w:val="nil"/>
              <w:right w:val="nil"/>
            </w:tcBorders>
          </w:tcPr>
          <w:p w14:paraId="12513551" w14:textId="77777777" w:rsidR="00D540E7" w:rsidRPr="004835CF" w:rsidRDefault="00D540E7" w:rsidP="00D540E7">
            <w:pPr>
              <w:pStyle w:val="BB2023Body"/>
              <w:spacing w:after="0" w:line="240" w:lineRule="auto"/>
              <w:ind w:left="-15"/>
              <w:jc w:val="left"/>
              <w:rPr>
                <w:ins w:id="2526" w:author="WTORKY" w:date="2025-10-01T23:07:00Z" w16du:dateUtc="2025-10-01T20:07:00Z"/>
                <w:sz w:val="12"/>
                <w:szCs w:val="16"/>
              </w:rPr>
            </w:pPr>
          </w:p>
        </w:tc>
        <w:tc>
          <w:tcPr>
            <w:tcW w:w="20" w:type="dxa"/>
            <w:tcBorders>
              <w:left w:val="nil"/>
              <w:right w:val="nil"/>
            </w:tcBorders>
          </w:tcPr>
          <w:p w14:paraId="507726F6" w14:textId="77777777" w:rsidR="00D540E7" w:rsidRPr="004835CF" w:rsidRDefault="00D540E7" w:rsidP="00D540E7">
            <w:pPr>
              <w:pStyle w:val="BB2023Body"/>
              <w:spacing w:after="0" w:line="240" w:lineRule="auto"/>
              <w:ind w:left="-15"/>
              <w:jc w:val="left"/>
              <w:rPr>
                <w:ins w:id="2527" w:author="WTORKY" w:date="2025-10-01T23:07:00Z" w16du:dateUtc="2025-10-01T20:07:00Z"/>
                <w:sz w:val="12"/>
                <w:szCs w:val="16"/>
              </w:rPr>
            </w:pPr>
          </w:p>
        </w:tc>
      </w:tr>
      <w:tr w:rsidR="00D540E7" w:rsidRPr="004835CF" w14:paraId="393993E6" w14:textId="77777777" w:rsidTr="00D540E7">
        <w:trPr>
          <w:gridAfter w:val="5"/>
          <w:wAfter w:w="4520" w:type="dxa"/>
          <w:trHeight w:val="288"/>
          <w:ins w:id="2528"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5D9E0044" w14:textId="77777777" w:rsidR="00D540E7" w:rsidRPr="00D95FB3" w:rsidRDefault="00D540E7" w:rsidP="00D540E7">
            <w:pPr>
              <w:pStyle w:val="BB2023Body"/>
              <w:spacing w:after="0" w:line="240" w:lineRule="auto"/>
              <w:ind w:left="72"/>
              <w:jc w:val="center"/>
              <w:rPr>
                <w:ins w:id="2529" w:author="WTORKY" w:date="2025-10-01T23:07:00Z" w16du:dateUtc="2025-10-01T20:07:00Z"/>
                <w:sz w:val="12"/>
                <w:szCs w:val="16"/>
              </w:rPr>
            </w:pPr>
            <w:ins w:id="2530" w:author="WTORKY" w:date="2025-10-01T23:07:00Z" w16du:dateUtc="2025-10-01T20:07:00Z">
              <w:r w:rsidRPr="00D95FB3">
                <w:rPr>
                  <w:sz w:val="12"/>
                  <w:szCs w:val="16"/>
                </w:rPr>
                <w:t>Inflation</w:t>
              </w:r>
            </w:ins>
          </w:p>
        </w:tc>
        <w:tc>
          <w:tcPr>
            <w:tcW w:w="900" w:type="dxa"/>
            <w:tcBorders>
              <w:left w:val="nil"/>
              <w:right w:val="nil"/>
            </w:tcBorders>
          </w:tcPr>
          <w:p w14:paraId="117D23DF" w14:textId="51DE4D8C" w:rsidR="00D540E7" w:rsidRPr="004835CF" w:rsidRDefault="00D540E7" w:rsidP="00D540E7">
            <w:pPr>
              <w:pStyle w:val="BB2023Body"/>
              <w:spacing w:after="0" w:line="240" w:lineRule="auto"/>
              <w:ind w:left="-15"/>
              <w:jc w:val="left"/>
              <w:rPr>
                <w:ins w:id="2531" w:author="WTORKY" w:date="2025-10-01T23:07:00Z" w16du:dateUtc="2025-10-01T20:07:00Z"/>
                <w:sz w:val="12"/>
                <w:szCs w:val="16"/>
              </w:rPr>
            </w:pPr>
          </w:p>
        </w:tc>
        <w:tc>
          <w:tcPr>
            <w:tcW w:w="200" w:type="dxa"/>
            <w:gridSpan w:val="2"/>
            <w:tcBorders>
              <w:left w:val="nil"/>
              <w:right w:val="nil"/>
            </w:tcBorders>
          </w:tcPr>
          <w:p w14:paraId="08D5DC76" w14:textId="77777777" w:rsidR="00D540E7" w:rsidRPr="004835CF" w:rsidRDefault="00D540E7" w:rsidP="00D540E7">
            <w:pPr>
              <w:pStyle w:val="BB2023Body"/>
              <w:spacing w:after="0" w:line="240" w:lineRule="auto"/>
              <w:ind w:left="-15"/>
              <w:jc w:val="left"/>
              <w:rPr>
                <w:ins w:id="2532" w:author="WTORKY" w:date="2025-10-01T23:07:00Z" w16du:dateUtc="2025-10-01T20:07:00Z"/>
                <w:sz w:val="12"/>
                <w:szCs w:val="16"/>
              </w:rPr>
            </w:pPr>
          </w:p>
        </w:tc>
        <w:tc>
          <w:tcPr>
            <w:tcW w:w="20" w:type="dxa"/>
            <w:tcBorders>
              <w:left w:val="nil"/>
              <w:right w:val="nil"/>
            </w:tcBorders>
          </w:tcPr>
          <w:p w14:paraId="0F77420F" w14:textId="77777777" w:rsidR="00D540E7" w:rsidRPr="004835CF" w:rsidRDefault="00D540E7" w:rsidP="00D540E7">
            <w:pPr>
              <w:pStyle w:val="BB2023Body"/>
              <w:spacing w:after="0" w:line="240" w:lineRule="auto"/>
              <w:ind w:left="-15"/>
              <w:jc w:val="left"/>
              <w:rPr>
                <w:ins w:id="2533" w:author="WTORKY" w:date="2025-10-01T23:07:00Z" w16du:dateUtc="2025-10-01T20:07:00Z"/>
                <w:sz w:val="12"/>
                <w:szCs w:val="16"/>
              </w:rPr>
            </w:pPr>
          </w:p>
        </w:tc>
        <w:tc>
          <w:tcPr>
            <w:tcW w:w="20" w:type="dxa"/>
            <w:tcBorders>
              <w:left w:val="nil"/>
              <w:right w:val="nil"/>
            </w:tcBorders>
          </w:tcPr>
          <w:p w14:paraId="6D2DECD9" w14:textId="77777777" w:rsidR="00D540E7" w:rsidRPr="004835CF" w:rsidRDefault="00D540E7" w:rsidP="00D540E7">
            <w:pPr>
              <w:pStyle w:val="BB2023Body"/>
              <w:spacing w:after="0" w:line="240" w:lineRule="auto"/>
              <w:ind w:left="-15"/>
              <w:jc w:val="left"/>
              <w:rPr>
                <w:ins w:id="2534" w:author="WTORKY" w:date="2025-10-01T23:07:00Z" w16du:dateUtc="2025-10-01T20:07:00Z"/>
                <w:sz w:val="12"/>
                <w:szCs w:val="16"/>
              </w:rPr>
            </w:pPr>
          </w:p>
        </w:tc>
        <w:tc>
          <w:tcPr>
            <w:tcW w:w="20" w:type="dxa"/>
            <w:tcBorders>
              <w:left w:val="nil"/>
              <w:right w:val="nil"/>
            </w:tcBorders>
          </w:tcPr>
          <w:p w14:paraId="15E431E7" w14:textId="77777777" w:rsidR="00D540E7" w:rsidRPr="004835CF" w:rsidRDefault="00D540E7" w:rsidP="00D540E7">
            <w:pPr>
              <w:pStyle w:val="BB2023Body"/>
              <w:spacing w:after="0" w:line="240" w:lineRule="auto"/>
              <w:ind w:left="-15"/>
              <w:jc w:val="left"/>
              <w:rPr>
                <w:ins w:id="2535" w:author="WTORKY" w:date="2025-10-01T23:07:00Z" w16du:dateUtc="2025-10-01T20:07:00Z"/>
                <w:sz w:val="12"/>
                <w:szCs w:val="16"/>
              </w:rPr>
            </w:pPr>
          </w:p>
        </w:tc>
        <w:tc>
          <w:tcPr>
            <w:tcW w:w="20" w:type="dxa"/>
            <w:tcBorders>
              <w:left w:val="nil"/>
              <w:right w:val="nil"/>
            </w:tcBorders>
          </w:tcPr>
          <w:p w14:paraId="6E5B2223" w14:textId="560377D8" w:rsidR="00D540E7" w:rsidRPr="004835CF" w:rsidRDefault="00D540E7" w:rsidP="00D540E7">
            <w:pPr>
              <w:pStyle w:val="BB2023Body"/>
              <w:spacing w:after="0" w:line="240" w:lineRule="auto"/>
              <w:ind w:left="-15"/>
              <w:jc w:val="left"/>
              <w:rPr>
                <w:ins w:id="2536" w:author="WTORKY" w:date="2025-10-01T23:07:00Z" w16du:dateUtc="2025-10-01T20:07:00Z"/>
                <w:sz w:val="12"/>
                <w:szCs w:val="16"/>
              </w:rPr>
            </w:pPr>
          </w:p>
        </w:tc>
      </w:tr>
      <w:tr w:rsidR="00D540E7" w:rsidRPr="004835CF" w14:paraId="53799993" w14:textId="77777777" w:rsidTr="00D540E7">
        <w:trPr>
          <w:gridAfter w:val="5"/>
          <w:wAfter w:w="4520" w:type="dxa"/>
          <w:trHeight w:val="288"/>
          <w:ins w:id="2537"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70EBA9B5" w14:textId="4CAF1149" w:rsidR="00D540E7" w:rsidRPr="00D95FB3" w:rsidRDefault="00D540E7" w:rsidP="00D540E7">
            <w:pPr>
              <w:pStyle w:val="BB2023Body"/>
              <w:spacing w:after="0" w:line="240" w:lineRule="auto"/>
              <w:ind w:left="72"/>
              <w:jc w:val="center"/>
              <w:rPr>
                <w:ins w:id="2538" w:author="WTORKY" w:date="2025-10-01T23:07:00Z" w16du:dateUtc="2025-10-01T20:07:00Z"/>
                <w:sz w:val="12"/>
                <w:szCs w:val="16"/>
              </w:rPr>
            </w:pPr>
            <w:ins w:id="2539" w:author="WTORKY" w:date="2025-10-01T23:07:00Z" w16du:dateUtc="2025-10-01T20:07:00Z">
              <w:r w:rsidRPr="00D95FB3">
                <w:rPr>
                  <w:sz w:val="12"/>
                  <w:szCs w:val="16"/>
                </w:rPr>
                <w:t>Exchange rate</w:t>
              </w:r>
            </w:ins>
          </w:p>
        </w:tc>
        <w:tc>
          <w:tcPr>
            <w:tcW w:w="900" w:type="dxa"/>
            <w:tcBorders>
              <w:left w:val="nil"/>
              <w:right w:val="nil"/>
            </w:tcBorders>
          </w:tcPr>
          <w:p w14:paraId="1BDA65B7" w14:textId="4F953FEB" w:rsidR="00D540E7" w:rsidRPr="004835CF" w:rsidRDefault="00D540E7" w:rsidP="00D540E7">
            <w:pPr>
              <w:pStyle w:val="BB2023Body"/>
              <w:spacing w:after="0" w:line="240" w:lineRule="auto"/>
              <w:ind w:left="-15"/>
              <w:jc w:val="left"/>
              <w:rPr>
                <w:ins w:id="2540" w:author="WTORKY" w:date="2025-10-01T23:07:00Z" w16du:dateUtc="2025-10-01T20:07:00Z"/>
                <w:sz w:val="12"/>
                <w:szCs w:val="16"/>
              </w:rPr>
            </w:pPr>
          </w:p>
        </w:tc>
        <w:tc>
          <w:tcPr>
            <w:tcW w:w="200" w:type="dxa"/>
            <w:gridSpan w:val="2"/>
            <w:tcBorders>
              <w:left w:val="nil"/>
              <w:right w:val="nil"/>
            </w:tcBorders>
          </w:tcPr>
          <w:p w14:paraId="247CD2C2" w14:textId="77777777" w:rsidR="00D540E7" w:rsidRPr="004835CF" w:rsidRDefault="00D540E7" w:rsidP="00D540E7">
            <w:pPr>
              <w:pStyle w:val="BB2023Body"/>
              <w:spacing w:after="0" w:line="240" w:lineRule="auto"/>
              <w:ind w:left="-15"/>
              <w:jc w:val="left"/>
              <w:rPr>
                <w:ins w:id="2541" w:author="WTORKY" w:date="2025-10-01T23:07:00Z" w16du:dateUtc="2025-10-01T20:07:00Z"/>
                <w:sz w:val="12"/>
                <w:szCs w:val="16"/>
              </w:rPr>
            </w:pPr>
          </w:p>
        </w:tc>
        <w:tc>
          <w:tcPr>
            <w:tcW w:w="20" w:type="dxa"/>
            <w:tcBorders>
              <w:left w:val="nil"/>
              <w:right w:val="nil"/>
            </w:tcBorders>
          </w:tcPr>
          <w:p w14:paraId="63AE1592" w14:textId="77777777" w:rsidR="00D540E7" w:rsidRPr="004835CF" w:rsidRDefault="00D540E7" w:rsidP="00D540E7">
            <w:pPr>
              <w:pStyle w:val="BB2023Body"/>
              <w:spacing w:after="0" w:line="240" w:lineRule="auto"/>
              <w:ind w:left="-15"/>
              <w:jc w:val="left"/>
              <w:rPr>
                <w:ins w:id="2542" w:author="WTORKY" w:date="2025-10-01T23:07:00Z" w16du:dateUtc="2025-10-01T20:07:00Z"/>
                <w:sz w:val="12"/>
                <w:szCs w:val="16"/>
              </w:rPr>
            </w:pPr>
          </w:p>
        </w:tc>
        <w:tc>
          <w:tcPr>
            <w:tcW w:w="20" w:type="dxa"/>
            <w:tcBorders>
              <w:left w:val="nil"/>
              <w:right w:val="nil"/>
            </w:tcBorders>
          </w:tcPr>
          <w:p w14:paraId="287E6B9D" w14:textId="77777777" w:rsidR="00D540E7" w:rsidRPr="004835CF" w:rsidRDefault="00D540E7" w:rsidP="00D540E7">
            <w:pPr>
              <w:pStyle w:val="BB2023Body"/>
              <w:spacing w:after="0" w:line="240" w:lineRule="auto"/>
              <w:ind w:left="-15"/>
              <w:jc w:val="left"/>
              <w:rPr>
                <w:ins w:id="2543" w:author="WTORKY" w:date="2025-10-01T23:07:00Z" w16du:dateUtc="2025-10-01T20:07:00Z"/>
                <w:sz w:val="12"/>
                <w:szCs w:val="16"/>
              </w:rPr>
            </w:pPr>
          </w:p>
        </w:tc>
        <w:tc>
          <w:tcPr>
            <w:tcW w:w="20" w:type="dxa"/>
            <w:tcBorders>
              <w:left w:val="nil"/>
              <w:right w:val="nil"/>
            </w:tcBorders>
          </w:tcPr>
          <w:p w14:paraId="14F33D41" w14:textId="77777777" w:rsidR="00D540E7" w:rsidRPr="004835CF" w:rsidRDefault="00D540E7" w:rsidP="00D540E7">
            <w:pPr>
              <w:pStyle w:val="BB2023Body"/>
              <w:spacing w:after="0" w:line="240" w:lineRule="auto"/>
              <w:ind w:left="-15"/>
              <w:jc w:val="left"/>
              <w:rPr>
                <w:ins w:id="2544" w:author="WTORKY" w:date="2025-10-01T23:07:00Z" w16du:dateUtc="2025-10-01T20:07:00Z"/>
                <w:sz w:val="12"/>
                <w:szCs w:val="16"/>
              </w:rPr>
            </w:pPr>
          </w:p>
        </w:tc>
        <w:tc>
          <w:tcPr>
            <w:tcW w:w="20" w:type="dxa"/>
            <w:tcBorders>
              <w:left w:val="nil"/>
              <w:right w:val="nil"/>
            </w:tcBorders>
          </w:tcPr>
          <w:p w14:paraId="5281AA93" w14:textId="77777777" w:rsidR="00D540E7" w:rsidRPr="004835CF" w:rsidRDefault="00D540E7" w:rsidP="00D540E7">
            <w:pPr>
              <w:pStyle w:val="BB2023Body"/>
              <w:spacing w:after="0" w:line="240" w:lineRule="auto"/>
              <w:ind w:left="-15"/>
              <w:jc w:val="left"/>
              <w:rPr>
                <w:ins w:id="2545" w:author="WTORKY" w:date="2025-10-01T23:07:00Z" w16du:dateUtc="2025-10-01T20:07:00Z"/>
                <w:sz w:val="12"/>
                <w:szCs w:val="16"/>
              </w:rPr>
            </w:pPr>
          </w:p>
        </w:tc>
      </w:tr>
      <w:tr w:rsidR="00D540E7" w:rsidRPr="004835CF" w14:paraId="0B04F280" w14:textId="77777777" w:rsidTr="00D540E7">
        <w:trPr>
          <w:gridAfter w:val="5"/>
          <w:wAfter w:w="4520" w:type="dxa"/>
          <w:trHeight w:val="288"/>
          <w:ins w:id="2546"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7B0583E0" w14:textId="136A1E37" w:rsidR="00D540E7" w:rsidRPr="00D95FB3" w:rsidRDefault="00D540E7" w:rsidP="00D540E7">
            <w:pPr>
              <w:pStyle w:val="BB2023Body"/>
              <w:spacing w:after="0" w:line="240" w:lineRule="auto"/>
              <w:ind w:left="72"/>
              <w:jc w:val="center"/>
              <w:rPr>
                <w:ins w:id="2547" w:author="WTORKY" w:date="2025-10-01T23:07:00Z" w16du:dateUtc="2025-10-01T20:07:00Z"/>
                <w:sz w:val="12"/>
                <w:szCs w:val="16"/>
              </w:rPr>
            </w:pPr>
            <w:ins w:id="2548" w:author="WTORKY" w:date="2025-10-01T23:07:00Z" w16du:dateUtc="2025-10-01T20:07:00Z">
              <w:r w:rsidRPr="00D95FB3">
                <w:rPr>
                  <w:sz w:val="12"/>
                  <w:szCs w:val="16"/>
                </w:rPr>
                <w:t>Reducing energy and water costs</w:t>
              </w:r>
            </w:ins>
          </w:p>
        </w:tc>
        <w:tc>
          <w:tcPr>
            <w:tcW w:w="900" w:type="dxa"/>
            <w:tcBorders>
              <w:left w:val="nil"/>
              <w:right w:val="nil"/>
            </w:tcBorders>
          </w:tcPr>
          <w:p w14:paraId="1DA122A9" w14:textId="77777777" w:rsidR="00D540E7" w:rsidRPr="004835CF" w:rsidRDefault="00D540E7" w:rsidP="00D540E7">
            <w:pPr>
              <w:pStyle w:val="BB2023Body"/>
              <w:spacing w:after="0" w:line="240" w:lineRule="auto"/>
              <w:ind w:left="-15"/>
              <w:jc w:val="left"/>
              <w:rPr>
                <w:ins w:id="2549" w:author="WTORKY" w:date="2025-10-01T23:07:00Z" w16du:dateUtc="2025-10-01T20:07:00Z"/>
                <w:sz w:val="12"/>
                <w:szCs w:val="16"/>
              </w:rPr>
            </w:pPr>
          </w:p>
        </w:tc>
        <w:tc>
          <w:tcPr>
            <w:tcW w:w="200" w:type="dxa"/>
            <w:gridSpan w:val="2"/>
            <w:tcBorders>
              <w:left w:val="nil"/>
              <w:right w:val="nil"/>
            </w:tcBorders>
          </w:tcPr>
          <w:p w14:paraId="49BB71A7" w14:textId="77777777" w:rsidR="00D540E7" w:rsidRPr="004835CF" w:rsidRDefault="00D540E7" w:rsidP="00D540E7">
            <w:pPr>
              <w:pStyle w:val="BB2023Body"/>
              <w:spacing w:after="0" w:line="240" w:lineRule="auto"/>
              <w:ind w:left="-15"/>
              <w:jc w:val="left"/>
              <w:rPr>
                <w:ins w:id="2550" w:author="WTORKY" w:date="2025-10-01T23:07:00Z" w16du:dateUtc="2025-10-01T20:07:00Z"/>
                <w:sz w:val="12"/>
                <w:szCs w:val="16"/>
              </w:rPr>
            </w:pPr>
          </w:p>
        </w:tc>
        <w:tc>
          <w:tcPr>
            <w:tcW w:w="20" w:type="dxa"/>
            <w:tcBorders>
              <w:left w:val="nil"/>
              <w:right w:val="nil"/>
            </w:tcBorders>
          </w:tcPr>
          <w:p w14:paraId="3703FFB7" w14:textId="77777777" w:rsidR="00D540E7" w:rsidRPr="004835CF" w:rsidRDefault="00D540E7" w:rsidP="00D540E7">
            <w:pPr>
              <w:pStyle w:val="BB2023Body"/>
              <w:spacing w:after="0" w:line="240" w:lineRule="auto"/>
              <w:ind w:left="-15"/>
              <w:jc w:val="left"/>
              <w:rPr>
                <w:ins w:id="2551" w:author="WTORKY" w:date="2025-10-01T23:07:00Z" w16du:dateUtc="2025-10-01T20:07:00Z"/>
                <w:sz w:val="12"/>
                <w:szCs w:val="16"/>
              </w:rPr>
            </w:pPr>
          </w:p>
        </w:tc>
        <w:tc>
          <w:tcPr>
            <w:tcW w:w="20" w:type="dxa"/>
            <w:tcBorders>
              <w:left w:val="nil"/>
              <w:right w:val="nil"/>
            </w:tcBorders>
          </w:tcPr>
          <w:p w14:paraId="2F75E679" w14:textId="77777777" w:rsidR="00D540E7" w:rsidRPr="004835CF" w:rsidRDefault="00D540E7" w:rsidP="00D540E7">
            <w:pPr>
              <w:pStyle w:val="BB2023Body"/>
              <w:spacing w:after="0" w:line="240" w:lineRule="auto"/>
              <w:ind w:left="-15"/>
              <w:jc w:val="left"/>
              <w:rPr>
                <w:ins w:id="2552" w:author="WTORKY" w:date="2025-10-01T23:07:00Z" w16du:dateUtc="2025-10-01T20:07:00Z"/>
                <w:sz w:val="12"/>
                <w:szCs w:val="16"/>
              </w:rPr>
            </w:pPr>
          </w:p>
        </w:tc>
        <w:tc>
          <w:tcPr>
            <w:tcW w:w="20" w:type="dxa"/>
            <w:tcBorders>
              <w:left w:val="nil"/>
              <w:right w:val="nil"/>
            </w:tcBorders>
          </w:tcPr>
          <w:p w14:paraId="59178560" w14:textId="77777777" w:rsidR="00D540E7" w:rsidRPr="004835CF" w:rsidRDefault="00D540E7" w:rsidP="00D540E7">
            <w:pPr>
              <w:pStyle w:val="BB2023Body"/>
              <w:spacing w:after="0" w:line="240" w:lineRule="auto"/>
              <w:ind w:left="-15"/>
              <w:jc w:val="left"/>
              <w:rPr>
                <w:ins w:id="2553" w:author="WTORKY" w:date="2025-10-01T23:07:00Z" w16du:dateUtc="2025-10-01T20:07:00Z"/>
                <w:sz w:val="12"/>
                <w:szCs w:val="16"/>
              </w:rPr>
            </w:pPr>
          </w:p>
        </w:tc>
        <w:tc>
          <w:tcPr>
            <w:tcW w:w="20" w:type="dxa"/>
            <w:tcBorders>
              <w:left w:val="nil"/>
              <w:right w:val="nil"/>
            </w:tcBorders>
          </w:tcPr>
          <w:p w14:paraId="76649069" w14:textId="77777777" w:rsidR="00D540E7" w:rsidRPr="004835CF" w:rsidRDefault="00D540E7" w:rsidP="00D540E7">
            <w:pPr>
              <w:pStyle w:val="BB2023Body"/>
              <w:spacing w:after="0" w:line="240" w:lineRule="auto"/>
              <w:ind w:left="-15"/>
              <w:jc w:val="left"/>
              <w:rPr>
                <w:ins w:id="2554" w:author="WTORKY" w:date="2025-10-01T23:07:00Z" w16du:dateUtc="2025-10-01T20:07:00Z"/>
                <w:sz w:val="12"/>
                <w:szCs w:val="16"/>
              </w:rPr>
            </w:pPr>
          </w:p>
        </w:tc>
      </w:tr>
      <w:tr w:rsidR="00D540E7" w:rsidRPr="004835CF" w14:paraId="718149FD" w14:textId="77777777" w:rsidTr="00D540E7">
        <w:trPr>
          <w:gridAfter w:val="5"/>
          <w:wAfter w:w="4520" w:type="dxa"/>
          <w:trHeight w:val="288"/>
          <w:ins w:id="2555"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57D7D0C5" w14:textId="2E97EC0C" w:rsidR="00D540E7" w:rsidRPr="00D95FB3" w:rsidRDefault="00D540E7" w:rsidP="00D540E7">
            <w:pPr>
              <w:pStyle w:val="BB2023Body"/>
              <w:spacing w:after="0" w:line="240" w:lineRule="auto"/>
              <w:ind w:left="72"/>
              <w:jc w:val="center"/>
              <w:rPr>
                <w:ins w:id="2556" w:author="WTORKY" w:date="2025-10-01T23:07:00Z" w16du:dateUtc="2025-10-01T20:07:00Z"/>
                <w:sz w:val="12"/>
                <w:szCs w:val="16"/>
              </w:rPr>
            </w:pPr>
            <w:ins w:id="2557" w:author="WTORKY" w:date="2025-10-01T23:07:00Z" w16du:dateUtc="2025-10-01T20:07:00Z">
              <w:r w:rsidRPr="00D95FB3">
                <w:rPr>
                  <w:sz w:val="12"/>
                  <w:szCs w:val="16"/>
                </w:rPr>
                <w:t>Customs</w:t>
              </w:r>
            </w:ins>
          </w:p>
        </w:tc>
        <w:tc>
          <w:tcPr>
            <w:tcW w:w="900" w:type="dxa"/>
            <w:tcBorders>
              <w:left w:val="nil"/>
              <w:right w:val="nil"/>
            </w:tcBorders>
          </w:tcPr>
          <w:p w14:paraId="0D70FF38" w14:textId="6B9D567D" w:rsidR="00D540E7" w:rsidRPr="004835CF" w:rsidRDefault="00D540E7" w:rsidP="00D540E7">
            <w:pPr>
              <w:pStyle w:val="BB2023Body"/>
              <w:spacing w:after="0" w:line="240" w:lineRule="auto"/>
              <w:ind w:left="-15"/>
              <w:jc w:val="left"/>
              <w:rPr>
                <w:ins w:id="2558" w:author="WTORKY" w:date="2025-10-01T23:07:00Z" w16du:dateUtc="2025-10-01T20:07:00Z"/>
                <w:sz w:val="12"/>
                <w:szCs w:val="16"/>
              </w:rPr>
            </w:pPr>
          </w:p>
        </w:tc>
        <w:tc>
          <w:tcPr>
            <w:tcW w:w="200" w:type="dxa"/>
            <w:gridSpan w:val="2"/>
            <w:tcBorders>
              <w:left w:val="nil"/>
              <w:right w:val="nil"/>
            </w:tcBorders>
          </w:tcPr>
          <w:p w14:paraId="42FBBF2A" w14:textId="77777777" w:rsidR="00D540E7" w:rsidRPr="004835CF" w:rsidRDefault="00D540E7" w:rsidP="00D540E7">
            <w:pPr>
              <w:pStyle w:val="BB2023Body"/>
              <w:spacing w:after="0" w:line="240" w:lineRule="auto"/>
              <w:ind w:left="-15"/>
              <w:jc w:val="left"/>
              <w:rPr>
                <w:ins w:id="2559" w:author="WTORKY" w:date="2025-10-01T23:07:00Z" w16du:dateUtc="2025-10-01T20:07:00Z"/>
                <w:sz w:val="12"/>
                <w:szCs w:val="16"/>
              </w:rPr>
            </w:pPr>
          </w:p>
        </w:tc>
        <w:tc>
          <w:tcPr>
            <w:tcW w:w="20" w:type="dxa"/>
            <w:tcBorders>
              <w:left w:val="nil"/>
              <w:right w:val="nil"/>
            </w:tcBorders>
          </w:tcPr>
          <w:p w14:paraId="4EE19476" w14:textId="77777777" w:rsidR="00D540E7" w:rsidRPr="004835CF" w:rsidRDefault="00D540E7" w:rsidP="00D540E7">
            <w:pPr>
              <w:pStyle w:val="BB2023Body"/>
              <w:spacing w:after="0" w:line="240" w:lineRule="auto"/>
              <w:ind w:left="-15"/>
              <w:jc w:val="left"/>
              <w:rPr>
                <w:ins w:id="2560" w:author="WTORKY" w:date="2025-10-01T23:07:00Z" w16du:dateUtc="2025-10-01T20:07:00Z"/>
                <w:sz w:val="12"/>
                <w:szCs w:val="16"/>
              </w:rPr>
            </w:pPr>
          </w:p>
        </w:tc>
        <w:tc>
          <w:tcPr>
            <w:tcW w:w="20" w:type="dxa"/>
            <w:tcBorders>
              <w:left w:val="nil"/>
              <w:right w:val="nil"/>
            </w:tcBorders>
          </w:tcPr>
          <w:p w14:paraId="3F09436A" w14:textId="77777777" w:rsidR="00D540E7" w:rsidRPr="004835CF" w:rsidRDefault="00D540E7" w:rsidP="00D540E7">
            <w:pPr>
              <w:pStyle w:val="BB2023Body"/>
              <w:spacing w:after="0" w:line="240" w:lineRule="auto"/>
              <w:ind w:left="-15"/>
              <w:jc w:val="left"/>
              <w:rPr>
                <w:ins w:id="2561" w:author="WTORKY" w:date="2025-10-01T23:07:00Z" w16du:dateUtc="2025-10-01T20:07:00Z"/>
                <w:sz w:val="12"/>
                <w:szCs w:val="16"/>
              </w:rPr>
            </w:pPr>
          </w:p>
        </w:tc>
        <w:tc>
          <w:tcPr>
            <w:tcW w:w="20" w:type="dxa"/>
            <w:tcBorders>
              <w:left w:val="nil"/>
              <w:right w:val="nil"/>
            </w:tcBorders>
          </w:tcPr>
          <w:p w14:paraId="616C1D76" w14:textId="77777777" w:rsidR="00D540E7" w:rsidRPr="004835CF" w:rsidRDefault="00D540E7" w:rsidP="00D540E7">
            <w:pPr>
              <w:pStyle w:val="BB2023Body"/>
              <w:spacing w:after="0" w:line="240" w:lineRule="auto"/>
              <w:ind w:left="-15"/>
              <w:jc w:val="left"/>
              <w:rPr>
                <w:ins w:id="2562" w:author="WTORKY" w:date="2025-10-01T23:07:00Z" w16du:dateUtc="2025-10-01T20:07:00Z"/>
                <w:sz w:val="12"/>
                <w:szCs w:val="16"/>
              </w:rPr>
            </w:pPr>
          </w:p>
        </w:tc>
        <w:tc>
          <w:tcPr>
            <w:tcW w:w="20" w:type="dxa"/>
            <w:tcBorders>
              <w:left w:val="nil"/>
              <w:right w:val="nil"/>
            </w:tcBorders>
          </w:tcPr>
          <w:p w14:paraId="0BB31D8C" w14:textId="77777777" w:rsidR="00D540E7" w:rsidRPr="004835CF" w:rsidRDefault="00D540E7" w:rsidP="00D540E7">
            <w:pPr>
              <w:pStyle w:val="BB2023Body"/>
              <w:spacing w:after="0" w:line="240" w:lineRule="auto"/>
              <w:ind w:left="-15"/>
              <w:jc w:val="left"/>
              <w:rPr>
                <w:ins w:id="2563" w:author="WTORKY" w:date="2025-10-01T23:07:00Z" w16du:dateUtc="2025-10-01T20:07:00Z"/>
                <w:sz w:val="12"/>
                <w:szCs w:val="16"/>
              </w:rPr>
            </w:pPr>
          </w:p>
        </w:tc>
      </w:tr>
      <w:tr w:rsidR="00D540E7" w:rsidRPr="004835CF" w14:paraId="2B556553" w14:textId="77777777" w:rsidTr="00D540E7">
        <w:trPr>
          <w:gridAfter w:val="5"/>
          <w:wAfter w:w="4520" w:type="dxa"/>
          <w:trHeight w:val="288"/>
          <w:ins w:id="2564"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08006FB7" w14:textId="77777777" w:rsidR="00D540E7" w:rsidRPr="00D95FB3" w:rsidRDefault="00D540E7" w:rsidP="00D540E7">
            <w:pPr>
              <w:pStyle w:val="BB2023Body"/>
              <w:spacing w:after="0" w:line="240" w:lineRule="auto"/>
              <w:ind w:left="72"/>
              <w:jc w:val="center"/>
              <w:rPr>
                <w:ins w:id="2565" w:author="WTORKY" w:date="2025-10-01T23:07:00Z" w16du:dateUtc="2025-10-01T20:07:00Z"/>
                <w:sz w:val="12"/>
                <w:szCs w:val="16"/>
              </w:rPr>
            </w:pPr>
            <w:ins w:id="2566" w:author="WTORKY" w:date="2025-10-01T23:07:00Z" w16du:dateUtc="2025-10-01T20:07:00Z">
              <w:r w:rsidRPr="00D95FB3">
                <w:rPr>
                  <w:sz w:val="12"/>
                  <w:szCs w:val="16"/>
                </w:rPr>
                <w:t>Providing qualified labor</w:t>
              </w:r>
            </w:ins>
          </w:p>
        </w:tc>
        <w:tc>
          <w:tcPr>
            <w:tcW w:w="900" w:type="dxa"/>
            <w:tcBorders>
              <w:left w:val="nil"/>
              <w:right w:val="nil"/>
            </w:tcBorders>
          </w:tcPr>
          <w:p w14:paraId="13CA7C40" w14:textId="77777777" w:rsidR="00D540E7" w:rsidRPr="004835CF" w:rsidRDefault="00D540E7" w:rsidP="00D540E7">
            <w:pPr>
              <w:pStyle w:val="BB2023Body"/>
              <w:spacing w:after="0" w:line="240" w:lineRule="auto"/>
              <w:ind w:left="-15"/>
              <w:jc w:val="left"/>
              <w:rPr>
                <w:ins w:id="2567" w:author="WTORKY" w:date="2025-10-01T23:07:00Z" w16du:dateUtc="2025-10-01T20:07:00Z"/>
                <w:sz w:val="12"/>
                <w:szCs w:val="16"/>
              </w:rPr>
            </w:pPr>
          </w:p>
        </w:tc>
        <w:tc>
          <w:tcPr>
            <w:tcW w:w="200" w:type="dxa"/>
            <w:gridSpan w:val="2"/>
            <w:tcBorders>
              <w:left w:val="nil"/>
              <w:right w:val="nil"/>
            </w:tcBorders>
          </w:tcPr>
          <w:p w14:paraId="5A0D62A3" w14:textId="77777777" w:rsidR="00D540E7" w:rsidRPr="004835CF" w:rsidRDefault="00D540E7" w:rsidP="00D540E7">
            <w:pPr>
              <w:pStyle w:val="BB2023Body"/>
              <w:spacing w:after="0" w:line="240" w:lineRule="auto"/>
              <w:ind w:left="-15"/>
              <w:jc w:val="left"/>
              <w:rPr>
                <w:ins w:id="2568" w:author="WTORKY" w:date="2025-10-01T23:07:00Z" w16du:dateUtc="2025-10-01T20:07:00Z"/>
                <w:sz w:val="12"/>
                <w:szCs w:val="16"/>
              </w:rPr>
            </w:pPr>
          </w:p>
        </w:tc>
        <w:tc>
          <w:tcPr>
            <w:tcW w:w="20" w:type="dxa"/>
            <w:tcBorders>
              <w:left w:val="nil"/>
              <w:right w:val="nil"/>
            </w:tcBorders>
          </w:tcPr>
          <w:p w14:paraId="4E8DFAAE" w14:textId="77777777" w:rsidR="00D540E7" w:rsidRPr="004835CF" w:rsidRDefault="00D540E7" w:rsidP="00D540E7">
            <w:pPr>
              <w:pStyle w:val="BB2023Body"/>
              <w:spacing w:after="0" w:line="240" w:lineRule="auto"/>
              <w:ind w:left="-15"/>
              <w:jc w:val="left"/>
              <w:rPr>
                <w:ins w:id="2569" w:author="WTORKY" w:date="2025-10-01T23:07:00Z" w16du:dateUtc="2025-10-01T20:07:00Z"/>
                <w:sz w:val="12"/>
                <w:szCs w:val="16"/>
              </w:rPr>
            </w:pPr>
          </w:p>
        </w:tc>
        <w:tc>
          <w:tcPr>
            <w:tcW w:w="20" w:type="dxa"/>
            <w:tcBorders>
              <w:left w:val="nil"/>
              <w:right w:val="nil"/>
            </w:tcBorders>
          </w:tcPr>
          <w:p w14:paraId="37D6BB87" w14:textId="77777777" w:rsidR="00D540E7" w:rsidRPr="004835CF" w:rsidRDefault="00D540E7" w:rsidP="00D540E7">
            <w:pPr>
              <w:pStyle w:val="BB2023Body"/>
              <w:spacing w:after="0" w:line="240" w:lineRule="auto"/>
              <w:ind w:left="-15"/>
              <w:jc w:val="left"/>
              <w:rPr>
                <w:ins w:id="2570" w:author="WTORKY" w:date="2025-10-01T23:07:00Z" w16du:dateUtc="2025-10-01T20:07:00Z"/>
                <w:sz w:val="12"/>
                <w:szCs w:val="16"/>
              </w:rPr>
            </w:pPr>
          </w:p>
        </w:tc>
        <w:tc>
          <w:tcPr>
            <w:tcW w:w="20" w:type="dxa"/>
            <w:tcBorders>
              <w:left w:val="nil"/>
              <w:right w:val="nil"/>
            </w:tcBorders>
          </w:tcPr>
          <w:p w14:paraId="43E50D79" w14:textId="77777777" w:rsidR="00D540E7" w:rsidRPr="004835CF" w:rsidRDefault="00D540E7" w:rsidP="00D540E7">
            <w:pPr>
              <w:pStyle w:val="BB2023Body"/>
              <w:spacing w:after="0" w:line="240" w:lineRule="auto"/>
              <w:ind w:left="-15"/>
              <w:jc w:val="left"/>
              <w:rPr>
                <w:ins w:id="2571" w:author="WTORKY" w:date="2025-10-01T23:07:00Z" w16du:dateUtc="2025-10-01T20:07:00Z"/>
                <w:sz w:val="12"/>
                <w:szCs w:val="16"/>
              </w:rPr>
            </w:pPr>
          </w:p>
        </w:tc>
        <w:tc>
          <w:tcPr>
            <w:tcW w:w="20" w:type="dxa"/>
            <w:tcBorders>
              <w:left w:val="nil"/>
              <w:right w:val="nil"/>
            </w:tcBorders>
          </w:tcPr>
          <w:p w14:paraId="4542B638" w14:textId="77777777" w:rsidR="00D540E7" w:rsidRPr="004835CF" w:rsidRDefault="00D540E7" w:rsidP="00D540E7">
            <w:pPr>
              <w:pStyle w:val="BB2023Body"/>
              <w:spacing w:after="0" w:line="240" w:lineRule="auto"/>
              <w:ind w:left="-15"/>
              <w:jc w:val="left"/>
              <w:rPr>
                <w:ins w:id="2572" w:author="WTORKY" w:date="2025-10-01T23:07:00Z" w16du:dateUtc="2025-10-01T20:07:00Z"/>
                <w:sz w:val="12"/>
                <w:szCs w:val="16"/>
              </w:rPr>
            </w:pPr>
          </w:p>
        </w:tc>
      </w:tr>
      <w:tr w:rsidR="00D540E7" w:rsidRPr="004835CF" w14:paraId="0E1DE952" w14:textId="77777777" w:rsidTr="00D540E7">
        <w:trPr>
          <w:gridAfter w:val="5"/>
          <w:wAfter w:w="4520" w:type="dxa"/>
          <w:trHeight w:val="288"/>
          <w:ins w:id="2573"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061CF8F9" w14:textId="77777777" w:rsidR="00D540E7" w:rsidRPr="00D95FB3" w:rsidRDefault="00D540E7" w:rsidP="00D540E7">
            <w:pPr>
              <w:pStyle w:val="BB2023Body"/>
              <w:spacing w:after="0" w:line="240" w:lineRule="auto"/>
              <w:ind w:left="72"/>
              <w:jc w:val="center"/>
              <w:rPr>
                <w:ins w:id="2574" w:author="WTORKY" w:date="2025-10-01T23:07:00Z" w16du:dateUtc="2025-10-01T20:07:00Z"/>
                <w:sz w:val="12"/>
                <w:szCs w:val="16"/>
              </w:rPr>
            </w:pPr>
            <w:ins w:id="2575" w:author="WTORKY" w:date="2025-10-01T23:07:00Z" w16du:dateUtc="2025-10-01T20:07:00Z">
              <w:r w:rsidRPr="00D95FB3">
                <w:rPr>
                  <w:sz w:val="12"/>
                  <w:szCs w:val="16"/>
                </w:rPr>
                <w:t>Facilitating export procedures</w:t>
              </w:r>
            </w:ins>
          </w:p>
        </w:tc>
        <w:tc>
          <w:tcPr>
            <w:tcW w:w="900" w:type="dxa"/>
            <w:tcBorders>
              <w:left w:val="nil"/>
              <w:right w:val="nil"/>
            </w:tcBorders>
          </w:tcPr>
          <w:p w14:paraId="20881770" w14:textId="77777777" w:rsidR="00D540E7" w:rsidRPr="004835CF" w:rsidRDefault="00D540E7" w:rsidP="00D540E7">
            <w:pPr>
              <w:pStyle w:val="BB2023Body"/>
              <w:spacing w:after="0" w:line="240" w:lineRule="auto"/>
              <w:ind w:left="-15"/>
              <w:jc w:val="left"/>
              <w:rPr>
                <w:ins w:id="2576" w:author="WTORKY" w:date="2025-10-01T23:07:00Z" w16du:dateUtc="2025-10-01T20:07:00Z"/>
                <w:sz w:val="12"/>
                <w:szCs w:val="16"/>
              </w:rPr>
            </w:pPr>
          </w:p>
        </w:tc>
        <w:tc>
          <w:tcPr>
            <w:tcW w:w="200" w:type="dxa"/>
            <w:gridSpan w:val="2"/>
            <w:tcBorders>
              <w:left w:val="nil"/>
              <w:right w:val="nil"/>
            </w:tcBorders>
          </w:tcPr>
          <w:p w14:paraId="1FF7F942" w14:textId="77777777" w:rsidR="00D540E7" w:rsidRPr="004835CF" w:rsidRDefault="00D540E7" w:rsidP="00D540E7">
            <w:pPr>
              <w:pStyle w:val="BB2023Body"/>
              <w:spacing w:after="0" w:line="240" w:lineRule="auto"/>
              <w:ind w:left="-15"/>
              <w:jc w:val="left"/>
              <w:rPr>
                <w:ins w:id="2577" w:author="WTORKY" w:date="2025-10-01T23:07:00Z" w16du:dateUtc="2025-10-01T20:07:00Z"/>
                <w:sz w:val="12"/>
                <w:szCs w:val="16"/>
              </w:rPr>
            </w:pPr>
          </w:p>
        </w:tc>
        <w:tc>
          <w:tcPr>
            <w:tcW w:w="20" w:type="dxa"/>
            <w:tcBorders>
              <w:left w:val="nil"/>
              <w:right w:val="nil"/>
            </w:tcBorders>
          </w:tcPr>
          <w:p w14:paraId="07221D17" w14:textId="77777777" w:rsidR="00D540E7" w:rsidRPr="004835CF" w:rsidRDefault="00D540E7" w:rsidP="00D540E7">
            <w:pPr>
              <w:pStyle w:val="BB2023Body"/>
              <w:spacing w:after="0" w:line="240" w:lineRule="auto"/>
              <w:ind w:left="-15"/>
              <w:jc w:val="left"/>
              <w:rPr>
                <w:ins w:id="2578" w:author="WTORKY" w:date="2025-10-01T23:07:00Z" w16du:dateUtc="2025-10-01T20:07:00Z"/>
                <w:sz w:val="12"/>
                <w:szCs w:val="16"/>
              </w:rPr>
            </w:pPr>
          </w:p>
        </w:tc>
        <w:tc>
          <w:tcPr>
            <w:tcW w:w="20" w:type="dxa"/>
            <w:tcBorders>
              <w:left w:val="nil"/>
              <w:right w:val="nil"/>
            </w:tcBorders>
          </w:tcPr>
          <w:p w14:paraId="42C2B31A" w14:textId="77777777" w:rsidR="00D540E7" w:rsidRPr="004835CF" w:rsidRDefault="00D540E7" w:rsidP="00D540E7">
            <w:pPr>
              <w:pStyle w:val="BB2023Body"/>
              <w:spacing w:after="0" w:line="240" w:lineRule="auto"/>
              <w:ind w:left="-15"/>
              <w:jc w:val="left"/>
              <w:rPr>
                <w:ins w:id="2579" w:author="WTORKY" w:date="2025-10-01T23:07:00Z" w16du:dateUtc="2025-10-01T20:07:00Z"/>
                <w:sz w:val="12"/>
                <w:szCs w:val="16"/>
              </w:rPr>
            </w:pPr>
          </w:p>
        </w:tc>
        <w:tc>
          <w:tcPr>
            <w:tcW w:w="20" w:type="dxa"/>
            <w:tcBorders>
              <w:left w:val="nil"/>
              <w:right w:val="nil"/>
            </w:tcBorders>
          </w:tcPr>
          <w:p w14:paraId="425DCBAE" w14:textId="77777777" w:rsidR="00D540E7" w:rsidRPr="004835CF" w:rsidRDefault="00D540E7" w:rsidP="00D540E7">
            <w:pPr>
              <w:pStyle w:val="BB2023Body"/>
              <w:spacing w:after="0" w:line="240" w:lineRule="auto"/>
              <w:ind w:left="-15"/>
              <w:jc w:val="left"/>
              <w:rPr>
                <w:ins w:id="2580" w:author="WTORKY" w:date="2025-10-01T23:07:00Z" w16du:dateUtc="2025-10-01T20:07:00Z"/>
                <w:sz w:val="12"/>
                <w:szCs w:val="16"/>
              </w:rPr>
            </w:pPr>
          </w:p>
        </w:tc>
        <w:tc>
          <w:tcPr>
            <w:tcW w:w="20" w:type="dxa"/>
            <w:tcBorders>
              <w:left w:val="nil"/>
              <w:right w:val="nil"/>
            </w:tcBorders>
          </w:tcPr>
          <w:p w14:paraId="235BA6E2" w14:textId="77777777" w:rsidR="00D540E7" w:rsidRPr="004835CF" w:rsidRDefault="00D540E7" w:rsidP="00D540E7">
            <w:pPr>
              <w:pStyle w:val="BB2023Body"/>
              <w:spacing w:after="0" w:line="240" w:lineRule="auto"/>
              <w:ind w:left="-15"/>
              <w:jc w:val="left"/>
              <w:rPr>
                <w:ins w:id="2581" w:author="WTORKY" w:date="2025-10-01T23:07:00Z" w16du:dateUtc="2025-10-01T20:07:00Z"/>
                <w:sz w:val="12"/>
                <w:szCs w:val="16"/>
              </w:rPr>
            </w:pPr>
          </w:p>
        </w:tc>
      </w:tr>
      <w:tr w:rsidR="00D540E7" w:rsidRPr="004835CF" w14:paraId="0919F260" w14:textId="77777777" w:rsidTr="00D540E7">
        <w:trPr>
          <w:gridAfter w:val="5"/>
          <w:wAfter w:w="4520" w:type="dxa"/>
          <w:trHeight w:val="288"/>
          <w:ins w:id="2582"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2C8CB1A0" w14:textId="77777777" w:rsidR="00D540E7" w:rsidRPr="00D95FB3" w:rsidRDefault="00D540E7" w:rsidP="00D540E7">
            <w:pPr>
              <w:pStyle w:val="BB2023Body"/>
              <w:spacing w:after="0" w:line="240" w:lineRule="auto"/>
              <w:ind w:left="72"/>
              <w:jc w:val="center"/>
              <w:rPr>
                <w:ins w:id="2583" w:author="WTORKY" w:date="2025-10-01T23:07:00Z" w16du:dateUtc="2025-10-01T20:07:00Z"/>
                <w:sz w:val="12"/>
                <w:szCs w:val="16"/>
              </w:rPr>
            </w:pPr>
            <w:ins w:id="2584" w:author="WTORKY" w:date="2025-10-01T23:07:00Z" w16du:dateUtc="2025-10-01T20:07:00Z">
              <w:r w:rsidRPr="00D95FB3">
                <w:rPr>
                  <w:sz w:val="12"/>
                  <w:szCs w:val="16"/>
                </w:rPr>
                <w:t>Reducing power outages</w:t>
              </w:r>
            </w:ins>
          </w:p>
        </w:tc>
        <w:tc>
          <w:tcPr>
            <w:tcW w:w="900" w:type="dxa"/>
            <w:tcBorders>
              <w:left w:val="nil"/>
              <w:right w:val="nil"/>
            </w:tcBorders>
          </w:tcPr>
          <w:p w14:paraId="2C8721DD" w14:textId="77777777" w:rsidR="00D540E7" w:rsidRPr="004835CF" w:rsidRDefault="00D540E7" w:rsidP="00D540E7">
            <w:pPr>
              <w:pStyle w:val="BB2023Body"/>
              <w:spacing w:after="0" w:line="240" w:lineRule="auto"/>
              <w:ind w:left="-15"/>
              <w:jc w:val="left"/>
              <w:rPr>
                <w:ins w:id="2585" w:author="WTORKY" w:date="2025-10-01T23:07:00Z" w16du:dateUtc="2025-10-01T20:07:00Z"/>
                <w:sz w:val="12"/>
                <w:szCs w:val="16"/>
              </w:rPr>
            </w:pPr>
          </w:p>
        </w:tc>
        <w:tc>
          <w:tcPr>
            <w:tcW w:w="200" w:type="dxa"/>
            <w:gridSpan w:val="2"/>
            <w:tcBorders>
              <w:left w:val="nil"/>
              <w:right w:val="nil"/>
            </w:tcBorders>
          </w:tcPr>
          <w:p w14:paraId="572AF3D9" w14:textId="77777777" w:rsidR="00D540E7" w:rsidRPr="004835CF" w:rsidRDefault="00D540E7" w:rsidP="00D540E7">
            <w:pPr>
              <w:pStyle w:val="BB2023Body"/>
              <w:spacing w:after="0" w:line="240" w:lineRule="auto"/>
              <w:ind w:left="-15"/>
              <w:jc w:val="left"/>
              <w:rPr>
                <w:ins w:id="2586" w:author="WTORKY" w:date="2025-10-01T23:07:00Z" w16du:dateUtc="2025-10-01T20:07:00Z"/>
                <w:sz w:val="12"/>
                <w:szCs w:val="16"/>
              </w:rPr>
            </w:pPr>
          </w:p>
        </w:tc>
        <w:tc>
          <w:tcPr>
            <w:tcW w:w="20" w:type="dxa"/>
            <w:tcBorders>
              <w:left w:val="nil"/>
              <w:right w:val="nil"/>
            </w:tcBorders>
          </w:tcPr>
          <w:p w14:paraId="25D9C07F" w14:textId="77777777" w:rsidR="00D540E7" w:rsidRPr="004835CF" w:rsidRDefault="00D540E7" w:rsidP="00D540E7">
            <w:pPr>
              <w:pStyle w:val="BB2023Body"/>
              <w:spacing w:after="0" w:line="240" w:lineRule="auto"/>
              <w:ind w:left="-15"/>
              <w:jc w:val="left"/>
              <w:rPr>
                <w:ins w:id="2587" w:author="WTORKY" w:date="2025-10-01T23:07:00Z" w16du:dateUtc="2025-10-01T20:07:00Z"/>
                <w:sz w:val="12"/>
                <w:szCs w:val="16"/>
              </w:rPr>
            </w:pPr>
          </w:p>
        </w:tc>
        <w:tc>
          <w:tcPr>
            <w:tcW w:w="20" w:type="dxa"/>
            <w:tcBorders>
              <w:left w:val="nil"/>
              <w:right w:val="nil"/>
            </w:tcBorders>
          </w:tcPr>
          <w:p w14:paraId="2DBA9ADC" w14:textId="77777777" w:rsidR="00D540E7" w:rsidRPr="004835CF" w:rsidRDefault="00D540E7" w:rsidP="00D540E7">
            <w:pPr>
              <w:pStyle w:val="BB2023Body"/>
              <w:spacing w:after="0" w:line="240" w:lineRule="auto"/>
              <w:ind w:left="-15"/>
              <w:jc w:val="left"/>
              <w:rPr>
                <w:ins w:id="2588" w:author="WTORKY" w:date="2025-10-01T23:07:00Z" w16du:dateUtc="2025-10-01T20:07:00Z"/>
                <w:sz w:val="12"/>
                <w:szCs w:val="16"/>
              </w:rPr>
            </w:pPr>
          </w:p>
        </w:tc>
        <w:tc>
          <w:tcPr>
            <w:tcW w:w="20" w:type="dxa"/>
            <w:tcBorders>
              <w:left w:val="nil"/>
              <w:right w:val="nil"/>
            </w:tcBorders>
          </w:tcPr>
          <w:p w14:paraId="6AD3B1C7" w14:textId="77777777" w:rsidR="00D540E7" w:rsidRPr="004835CF" w:rsidRDefault="00D540E7" w:rsidP="00D540E7">
            <w:pPr>
              <w:pStyle w:val="BB2023Body"/>
              <w:spacing w:after="0" w:line="240" w:lineRule="auto"/>
              <w:ind w:left="-15"/>
              <w:jc w:val="left"/>
              <w:rPr>
                <w:ins w:id="2589" w:author="WTORKY" w:date="2025-10-01T23:07:00Z" w16du:dateUtc="2025-10-01T20:07:00Z"/>
                <w:sz w:val="12"/>
                <w:szCs w:val="16"/>
              </w:rPr>
            </w:pPr>
          </w:p>
        </w:tc>
        <w:tc>
          <w:tcPr>
            <w:tcW w:w="20" w:type="dxa"/>
            <w:tcBorders>
              <w:left w:val="nil"/>
              <w:right w:val="nil"/>
            </w:tcBorders>
          </w:tcPr>
          <w:p w14:paraId="5658008D" w14:textId="77777777" w:rsidR="00D540E7" w:rsidRPr="004835CF" w:rsidRDefault="00D540E7" w:rsidP="00D540E7">
            <w:pPr>
              <w:pStyle w:val="BB2023Body"/>
              <w:spacing w:after="0" w:line="240" w:lineRule="auto"/>
              <w:ind w:left="-15"/>
              <w:jc w:val="left"/>
              <w:rPr>
                <w:ins w:id="2590" w:author="WTORKY" w:date="2025-10-01T23:07:00Z" w16du:dateUtc="2025-10-01T20:07:00Z"/>
                <w:sz w:val="12"/>
                <w:szCs w:val="16"/>
              </w:rPr>
            </w:pPr>
          </w:p>
        </w:tc>
      </w:tr>
      <w:tr w:rsidR="00D540E7" w:rsidRPr="004835CF" w14:paraId="3341C308" w14:textId="77777777" w:rsidTr="00D540E7">
        <w:trPr>
          <w:gridAfter w:val="5"/>
          <w:wAfter w:w="4520" w:type="dxa"/>
          <w:trHeight w:val="288"/>
          <w:ins w:id="2591"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4373F57C" w14:textId="77777777" w:rsidR="00D540E7" w:rsidRPr="00D95FB3" w:rsidRDefault="00D540E7" w:rsidP="00D540E7">
            <w:pPr>
              <w:pStyle w:val="BB2023Body"/>
              <w:spacing w:after="0" w:line="240" w:lineRule="auto"/>
              <w:ind w:left="72"/>
              <w:jc w:val="center"/>
              <w:rPr>
                <w:ins w:id="2592" w:author="WTORKY" w:date="2025-10-01T23:07:00Z" w16du:dateUtc="2025-10-01T20:07:00Z"/>
                <w:sz w:val="12"/>
                <w:szCs w:val="16"/>
              </w:rPr>
            </w:pPr>
            <w:ins w:id="2593" w:author="WTORKY" w:date="2025-10-01T23:07:00Z" w16du:dateUtc="2025-10-01T20:07:00Z">
              <w:r w:rsidRPr="00D95FB3">
                <w:rPr>
                  <w:sz w:val="12"/>
                  <w:szCs w:val="16"/>
                </w:rPr>
                <w:t>Providing funding services</w:t>
              </w:r>
            </w:ins>
          </w:p>
        </w:tc>
        <w:tc>
          <w:tcPr>
            <w:tcW w:w="900" w:type="dxa"/>
            <w:tcBorders>
              <w:left w:val="nil"/>
              <w:right w:val="nil"/>
            </w:tcBorders>
          </w:tcPr>
          <w:p w14:paraId="529D811E" w14:textId="77777777" w:rsidR="00D540E7" w:rsidRPr="004835CF" w:rsidRDefault="00D540E7" w:rsidP="00D540E7">
            <w:pPr>
              <w:pStyle w:val="BB2023Body"/>
              <w:spacing w:after="0" w:line="240" w:lineRule="auto"/>
              <w:ind w:left="-15"/>
              <w:jc w:val="left"/>
              <w:rPr>
                <w:ins w:id="2594" w:author="WTORKY" w:date="2025-10-01T23:07:00Z" w16du:dateUtc="2025-10-01T20:07:00Z"/>
                <w:sz w:val="12"/>
                <w:szCs w:val="16"/>
              </w:rPr>
            </w:pPr>
          </w:p>
        </w:tc>
        <w:tc>
          <w:tcPr>
            <w:tcW w:w="200" w:type="dxa"/>
            <w:gridSpan w:val="2"/>
            <w:tcBorders>
              <w:left w:val="nil"/>
              <w:right w:val="nil"/>
            </w:tcBorders>
          </w:tcPr>
          <w:p w14:paraId="7F6F4B63" w14:textId="77777777" w:rsidR="00D540E7" w:rsidRPr="004835CF" w:rsidRDefault="00D540E7" w:rsidP="00D540E7">
            <w:pPr>
              <w:pStyle w:val="BB2023Body"/>
              <w:spacing w:after="0" w:line="240" w:lineRule="auto"/>
              <w:ind w:left="-15"/>
              <w:jc w:val="left"/>
              <w:rPr>
                <w:ins w:id="2595" w:author="WTORKY" w:date="2025-10-01T23:07:00Z" w16du:dateUtc="2025-10-01T20:07:00Z"/>
                <w:sz w:val="12"/>
                <w:szCs w:val="16"/>
              </w:rPr>
            </w:pPr>
          </w:p>
        </w:tc>
        <w:tc>
          <w:tcPr>
            <w:tcW w:w="20" w:type="dxa"/>
            <w:tcBorders>
              <w:left w:val="nil"/>
              <w:right w:val="nil"/>
            </w:tcBorders>
          </w:tcPr>
          <w:p w14:paraId="6BAC1FF4" w14:textId="77777777" w:rsidR="00D540E7" w:rsidRPr="004835CF" w:rsidRDefault="00D540E7" w:rsidP="00D540E7">
            <w:pPr>
              <w:pStyle w:val="BB2023Body"/>
              <w:spacing w:after="0" w:line="240" w:lineRule="auto"/>
              <w:ind w:left="-15"/>
              <w:jc w:val="left"/>
              <w:rPr>
                <w:ins w:id="2596" w:author="WTORKY" w:date="2025-10-01T23:07:00Z" w16du:dateUtc="2025-10-01T20:07:00Z"/>
                <w:sz w:val="12"/>
                <w:szCs w:val="16"/>
              </w:rPr>
            </w:pPr>
          </w:p>
        </w:tc>
        <w:tc>
          <w:tcPr>
            <w:tcW w:w="20" w:type="dxa"/>
            <w:tcBorders>
              <w:left w:val="nil"/>
              <w:right w:val="nil"/>
            </w:tcBorders>
          </w:tcPr>
          <w:p w14:paraId="4552D1BF" w14:textId="77777777" w:rsidR="00D540E7" w:rsidRPr="004835CF" w:rsidRDefault="00D540E7" w:rsidP="00D540E7">
            <w:pPr>
              <w:pStyle w:val="BB2023Body"/>
              <w:spacing w:after="0" w:line="240" w:lineRule="auto"/>
              <w:ind w:left="-15"/>
              <w:jc w:val="left"/>
              <w:rPr>
                <w:ins w:id="2597" w:author="WTORKY" w:date="2025-10-01T23:07:00Z" w16du:dateUtc="2025-10-01T20:07:00Z"/>
                <w:sz w:val="12"/>
                <w:szCs w:val="16"/>
              </w:rPr>
            </w:pPr>
          </w:p>
        </w:tc>
        <w:tc>
          <w:tcPr>
            <w:tcW w:w="20" w:type="dxa"/>
            <w:tcBorders>
              <w:left w:val="nil"/>
              <w:right w:val="nil"/>
            </w:tcBorders>
          </w:tcPr>
          <w:p w14:paraId="15455AD7" w14:textId="77777777" w:rsidR="00D540E7" w:rsidRPr="004835CF" w:rsidRDefault="00D540E7" w:rsidP="00D540E7">
            <w:pPr>
              <w:pStyle w:val="BB2023Body"/>
              <w:spacing w:after="0" w:line="240" w:lineRule="auto"/>
              <w:ind w:left="-15"/>
              <w:jc w:val="left"/>
              <w:rPr>
                <w:ins w:id="2598" w:author="WTORKY" w:date="2025-10-01T23:07:00Z" w16du:dateUtc="2025-10-01T20:07:00Z"/>
                <w:sz w:val="12"/>
                <w:szCs w:val="16"/>
              </w:rPr>
            </w:pPr>
          </w:p>
        </w:tc>
        <w:tc>
          <w:tcPr>
            <w:tcW w:w="20" w:type="dxa"/>
            <w:tcBorders>
              <w:left w:val="nil"/>
              <w:right w:val="nil"/>
            </w:tcBorders>
          </w:tcPr>
          <w:p w14:paraId="20BAA467" w14:textId="77777777" w:rsidR="00D540E7" w:rsidRPr="004835CF" w:rsidRDefault="00D540E7" w:rsidP="00D540E7">
            <w:pPr>
              <w:pStyle w:val="BB2023Body"/>
              <w:spacing w:after="0" w:line="240" w:lineRule="auto"/>
              <w:ind w:left="-15"/>
              <w:jc w:val="left"/>
              <w:rPr>
                <w:ins w:id="2599" w:author="WTORKY" w:date="2025-10-01T23:07:00Z" w16du:dateUtc="2025-10-01T20:07:00Z"/>
                <w:sz w:val="12"/>
                <w:szCs w:val="16"/>
              </w:rPr>
            </w:pPr>
          </w:p>
        </w:tc>
      </w:tr>
      <w:tr w:rsidR="00D540E7" w:rsidRPr="004835CF" w14:paraId="207CB0AD" w14:textId="77777777" w:rsidTr="00D540E7">
        <w:trPr>
          <w:gridAfter w:val="5"/>
          <w:wAfter w:w="4520" w:type="dxa"/>
          <w:trHeight w:val="288"/>
          <w:ins w:id="2600"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hideMark/>
          </w:tcPr>
          <w:p w14:paraId="7CE3EBE9" w14:textId="77777777" w:rsidR="00D540E7" w:rsidRPr="00D95FB3" w:rsidRDefault="00D540E7" w:rsidP="00D540E7">
            <w:pPr>
              <w:pStyle w:val="BB2023Body"/>
              <w:spacing w:after="0" w:line="240" w:lineRule="auto"/>
              <w:ind w:left="72"/>
              <w:jc w:val="center"/>
              <w:rPr>
                <w:ins w:id="2601" w:author="WTORKY" w:date="2025-10-01T23:07:00Z" w16du:dateUtc="2025-10-01T20:07:00Z"/>
                <w:sz w:val="12"/>
                <w:szCs w:val="16"/>
              </w:rPr>
            </w:pPr>
            <w:ins w:id="2602" w:author="WTORKY" w:date="2025-10-01T23:07:00Z" w16du:dateUtc="2025-10-01T20:07:00Z">
              <w:r w:rsidRPr="00D95FB3">
                <w:rPr>
                  <w:sz w:val="12"/>
                  <w:szCs w:val="16"/>
                </w:rPr>
                <w:t>Other</w:t>
              </w:r>
            </w:ins>
          </w:p>
        </w:tc>
        <w:tc>
          <w:tcPr>
            <w:tcW w:w="900" w:type="dxa"/>
            <w:tcBorders>
              <w:left w:val="nil"/>
              <w:right w:val="nil"/>
            </w:tcBorders>
          </w:tcPr>
          <w:p w14:paraId="4EDE39F6" w14:textId="77777777" w:rsidR="00D540E7" w:rsidRPr="004835CF" w:rsidRDefault="00D540E7" w:rsidP="00D540E7">
            <w:pPr>
              <w:pStyle w:val="BB2023Body"/>
              <w:spacing w:after="0" w:line="240" w:lineRule="auto"/>
              <w:ind w:left="-15"/>
              <w:jc w:val="left"/>
              <w:rPr>
                <w:ins w:id="2603" w:author="WTORKY" w:date="2025-10-01T23:07:00Z" w16du:dateUtc="2025-10-01T20:07:00Z"/>
                <w:sz w:val="12"/>
                <w:szCs w:val="16"/>
              </w:rPr>
            </w:pPr>
          </w:p>
        </w:tc>
        <w:tc>
          <w:tcPr>
            <w:tcW w:w="200" w:type="dxa"/>
            <w:gridSpan w:val="2"/>
            <w:tcBorders>
              <w:left w:val="nil"/>
              <w:right w:val="nil"/>
            </w:tcBorders>
          </w:tcPr>
          <w:p w14:paraId="3E6276FF" w14:textId="77777777" w:rsidR="00D540E7" w:rsidRPr="004835CF" w:rsidRDefault="00D540E7" w:rsidP="00D540E7">
            <w:pPr>
              <w:pStyle w:val="BB2023Body"/>
              <w:spacing w:after="0" w:line="240" w:lineRule="auto"/>
              <w:ind w:left="-15"/>
              <w:jc w:val="left"/>
              <w:rPr>
                <w:ins w:id="2604" w:author="WTORKY" w:date="2025-10-01T23:07:00Z" w16du:dateUtc="2025-10-01T20:07:00Z"/>
                <w:sz w:val="12"/>
                <w:szCs w:val="16"/>
              </w:rPr>
            </w:pPr>
          </w:p>
        </w:tc>
        <w:tc>
          <w:tcPr>
            <w:tcW w:w="20" w:type="dxa"/>
            <w:tcBorders>
              <w:left w:val="nil"/>
              <w:right w:val="nil"/>
            </w:tcBorders>
          </w:tcPr>
          <w:p w14:paraId="627BEC4D" w14:textId="77777777" w:rsidR="00D540E7" w:rsidRPr="004835CF" w:rsidRDefault="00D540E7" w:rsidP="00D540E7">
            <w:pPr>
              <w:pStyle w:val="BB2023Body"/>
              <w:spacing w:after="0" w:line="240" w:lineRule="auto"/>
              <w:ind w:left="-15"/>
              <w:jc w:val="left"/>
              <w:rPr>
                <w:ins w:id="2605" w:author="WTORKY" w:date="2025-10-01T23:07:00Z" w16du:dateUtc="2025-10-01T20:07:00Z"/>
                <w:sz w:val="12"/>
                <w:szCs w:val="16"/>
              </w:rPr>
            </w:pPr>
          </w:p>
        </w:tc>
        <w:tc>
          <w:tcPr>
            <w:tcW w:w="20" w:type="dxa"/>
            <w:tcBorders>
              <w:left w:val="nil"/>
              <w:right w:val="nil"/>
            </w:tcBorders>
          </w:tcPr>
          <w:p w14:paraId="472533BE" w14:textId="77777777" w:rsidR="00D540E7" w:rsidRPr="004835CF" w:rsidRDefault="00D540E7" w:rsidP="00D540E7">
            <w:pPr>
              <w:pStyle w:val="BB2023Body"/>
              <w:spacing w:after="0" w:line="240" w:lineRule="auto"/>
              <w:ind w:left="-15"/>
              <w:jc w:val="left"/>
              <w:rPr>
                <w:ins w:id="2606" w:author="WTORKY" w:date="2025-10-01T23:07:00Z" w16du:dateUtc="2025-10-01T20:07:00Z"/>
                <w:sz w:val="12"/>
                <w:szCs w:val="16"/>
              </w:rPr>
            </w:pPr>
          </w:p>
        </w:tc>
        <w:tc>
          <w:tcPr>
            <w:tcW w:w="20" w:type="dxa"/>
            <w:tcBorders>
              <w:left w:val="nil"/>
              <w:right w:val="nil"/>
            </w:tcBorders>
          </w:tcPr>
          <w:p w14:paraId="793EDDD5" w14:textId="77777777" w:rsidR="00D540E7" w:rsidRPr="004835CF" w:rsidRDefault="00D540E7" w:rsidP="00D540E7">
            <w:pPr>
              <w:pStyle w:val="BB2023Body"/>
              <w:spacing w:after="0" w:line="240" w:lineRule="auto"/>
              <w:ind w:left="-15"/>
              <w:jc w:val="left"/>
              <w:rPr>
                <w:ins w:id="2607" w:author="WTORKY" w:date="2025-10-01T23:07:00Z" w16du:dateUtc="2025-10-01T20:07:00Z"/>
                <w:sz w:val="12"/>
                <w:szCs w:val="16"/>
              </w:rPr>
            </w:pPr>
          </w:p>
        </w:tc>
        <w:tc>
          <w:tcPr>
            <w:tcW w:w="20" w:type="dxa"/>
            <w:tcBorders>
              <w:left w:val="nil"/>
              <w:right w:val="nil"/>
            </w:tcBorders>
          </w:tcPr>
          <w:p w14:paraId="7BD11E19" w14:textId="77777777" w:rsidR="00D540E7" w:rsidRPr="004835CF" w:rsidRDefault="00D540E7" w:rsidP="00D540E7">
            <w:pPr>
              <w:pStyle w:val="BB2023Body"/>
              <w:spacing w:after="0" w:line="240" w:lineRule="auto"/>
              <w:ind w:left="-15"/>
              <w:jc w:val="left"/>
              <w:rPr>
                <w:ins w:id="2608" w:author="WTORKY" w:date="2025-10-01T23:07:00Z" w16du:dateUtc="2025-10-01T20:07:00Z"/>
                <w:sz w:val="12"/>
                <w:szCs w:val="16"/>
              </w:rPr>
            </w:pPr>
          </w:p>
        </w:tc>
      </w:tr>
      <w:tr w:rsidR="00D540E7" w:rsidRPr="004835CF" w14:paraId="177D6D88" w14:textId="77777777" w:rsidTr="00D540E7">
        <w:trPr>
          <w:gridAfter w:val="5"/>
          <w:wAfter w:w="4520" w:type="dxa"/>
          <w:trHeight w:val="259"/>
          <w:ins w:id="2609"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tcPr>
          <w:p w14:paraId="6A929F9B" w14:textId="77777777" w:rsidR="00D540E7" w:rsidRPr="0061375E" w:rsidRDefault="00D540E7" w:rsidP="00D540E7">
            <w:pPr>
              <w:pStyle w:val="BB2023Body"/>
              <w:spacing w:after="0" w:line="240" w:lineRule="auto"/>
              <w:ind w:left="72"/>
              <w:jc w:val="center"/>
              <w:rPr>
                <w:ins w:id="2610" w:author="WTORKY" w:date="2025-10-01T23:07:00Z" w16du:dateUtc="2025-10-01T20:07:00Z"/>
                <w:sz w:val="10"/>
                <w:szCs w:val="14"/>
              </w:rPr>
            </w:pPr>
            <w:ins w:id="2611" w:author="WTORKY" w:date="2025-10-01T23:07:00Z" w16du:dateUtc="2025-10-01T20:07:00Z">
              <w:r w:rsidRPr="0061375E">
                <w:rPr>
                  <w:sz w:val="10"/>
                  <w:szCs w:val="14"/>
                </w:rPr>
                <w:t>Providing information on domestic and foreign markets</w:t>
              </w:r>
            </w:ins>
          </w:p>
        </w:tc>
        <w:tc>
          <w:tcPr>
            <w:tcW w:w="900" w:type="dxa"/>
            <w:tcBorders>
              <w:left w:val="nil"/>
              <w:right w:val="nil"/>
            </w:tcBorders>
          </w:tcPr>
          <w:p w14:paraId="1601F772" w14:textId="77777777" w:rsidR="00D540E7" w:rsidRPr="004835CF" w:rsidRDefault="00D540E7" w:rsidP="00D540E7">
            <w:pPr>
              <w:pStyle w:val="BB2023Body"/>
              <w:spacing w:after="0" w:line="240" w:lineRule="auto"/>
              <w:ind w:left="-15"/>
              <w:jc w:val="left"/>
              <w:rPr>
                <w:ins w:id="2612" w:author="WTORKY" w:date="2025-10-01T23:07:00Z" w16du:dateUtc="2025-10-01T20:07:00Z"/>
                <w:sz w:val="12"/>
                <w:szCs w:val="16"/>
              </w:rPr>
            </w:pPr>
          </w:p>
        </w:tc>
        <w:tc>
          <w:tcPr>
            <w:tcW w:w="200" w:type="dxa"/>
            <w:gridSpan w:val="2"/>
            <w:tcBorders>
              <w:left w:val="nil"/>
              <w:right w:val="nil"/>
            </w:tcBorders>
          </w:tcPr>
          <w:p w14:paraId="647E86BC" w14:textId="77777777" w:rsidR="00D540E7" w:rsidRPr="004835CF" w:rsidRDefault="00D540E7" w:rsidP="00D540E7">
            <w:pPr>
              <w:pStyle w:val="BB2023Body"/>
              <w:spacing w:after="0" w:line="240" w:lineRule="auto"/>
              <w:ind w:left="-15"/>
              <w:jc w:val="left"/>
              <w:rPr>
                <w:ins w:id="2613" w:author="WTORKY" w:date="2025-10-01T23:07:00Z" w16du:dateUtc="2025-10-01T20:07:00Z"/>
                <w:sz w:val="12"/>
                <w:szCs w:val="16"/>
              </w:rPr>
            </w:pPr>
          </w:p>
        </w:tc>
        <w:tc>
          <w:tcPr>
            <w:tcW w:w="20" w:type="dxa"/>
            <w:tcBorders>
              <w:left w:val="nil"/>
              <w:right w:val="nil"/>
            </w:tcBorders>
          </w:tcPr>
          <w:p w14:paraId="6503CE95" w14:textId="77777777" w:rsidR="00D540E7" w:rsidRPr="004835CF" w:rsidRDefault="00D540E7" w:rsidP="00D540E7">
            <w:pPr>
              <w:pStyle w:val="BB2023Body"/>
              <w:spacing w:after="0" w:line="240" w:lineRule="auto"/>
              <w:ind w:left="-15"/>
              <w:jc w:val="left"/>
              <w:rPr>
                <w:ins w:id="2614" w:author="WTORKY" w:date="2025-10-01T23:07:00Z" w16du:dateUtc="2025-10-01T20:07:00Z"/>
                <w:sz w:val="12"/>
                <w:szCs w:val="16"/>
              </w:rPr>
            </w:pPr>
          </w:p>
        </w:tc>
        <w:tc>
          <w:tcPr>
            <w:tcW w:w="20" w:type="dxa"/>
            <w:tcBorders>
              <w:left w:val="nil"/>
              <w:right w:val="nil"/>
            </w:tcBorders>
          </w:tcPr>
          <w:p w14:paraId="5E1926BC" w14:textId="77777777" w:rsidR="00D540E7" w:rsidRPr="004835CF" w:rsidRDefault="00D540E7" w:rsidP="00D540E7">
            <w:pPr>
              <w:pStyle w:val="BB2023Body"/>
              <w:spacing w:after="0" w:line="240" w:lineRule="auto"/>
              <w:ind w:left="-15"/>
              <w:jc w:val="left"/>
              <w:rPr>
                <w:ins w:id="2615" w:author="WTORKY" w:date="2025-10-01T23:07:00Z" w16du:dateUtc="2025-10-01T20:07:00Z"/>
                <w:sz w:val="12"/>
                <w:szCs w:val="16"/>
              </w:rPr>
            </w:pPr>
          </w:p>
        </w:tc>
        <w:tc>
          <w:tcPr>
            <w:tcW w:w="20" w:type="dxa"/>
            <w:tcBorders>
              <w:left w:val="nil"/>
              <w:right w:val="nil"/>
            </w:tcBorders>
          </w:tcPr>
          <w:p w14:paraId="05EFD6C3" w14:textId="77777777" w:rsidR="00D540E7" w:rsidRPr="004835CF" w:rsidRDefault="00D540E7" w:rsidP="00D540E7">
            <w:pPr>
              <w:pStyle w:val="BB2023Body"/>
              <w:spacing w:after="0" w:line="240" w:lineRule="auto"/>
              <w:ind w:left="-15"/>
              <w:jc w:val="left"/>
              <w:rPr>
                <w:ins w:id="2616" w:author="WTORKY" w:date="2025-10-01T23:07:00Z" w16du:dateUtc="2025-10-01T20:07:00Z"/>
                <w:sz w:val="12"/>
                <w:szCs w:val="16"/>
              </w:rPr>
            </w:pPr>
          </w:p>
        </w:tc>
        <w:tc>
          <w:tcPr>
            <w:tcW w:w="20" w:type="dxa"/>
            <w:tcBorders>
              <w:left w:val="nil"/>
              <w:right w:val="nil"/>
            </w:tcBorders>
          </w:tcPr>
          <w:p w14:paraId="5D0EAFDC" w14:textId="77777777" w:rsidR="00D540E7" w:rsidRPr="004835CF" w:rsidRDefault="00D540E7" w:rsidP="00D540E7">
            <w:pPr>
              <w:pStyle w:val="BB2023Body"/>
              <w:spacing w:after="0" w:line="240" w:lineRule="auto"/>
              <w:ind w:left="-15"/>
              <w:jc w:val="left"/>
              <w:rPr>
                <w:ins w:id="2617" w:author="WTORKY" w:date="2025-10-01T23:07:00Z" w16du:dateUtc="2025-10-01T20:07:00Z"/>
                <w:sz w:val="12"/>
                <w:szCs w:val="16"/>
              </w:rPr>
            </w:pPr>
          </w:p>
        </w:tc>
      </w:tr>
      <w:tr w:rsidR="00D540E7" w:rsidRPr="004835CF" w14:paraId="482BB168" w14:textId="77777777" w:rsidTr="00D540E7">
        <w:trPr>
          <w:gridAfter w:val="5"/>
          <w:wAfter w:w="4520" w:type="dxa"/>
          <w:trHeight w:val="259"/>
          <w:ins w:id="2618"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tcPr>
          <w:p w14:paraId="41DFAF61" w14:textId="77777777" w:rsidR="00D540E7" w:rsidRPr="0061375E" w:rsidRDefault="00D540E7" w:rsidP="00D540E7">
            <w:pPr>
              <w:pStyle w:val="BB2023Body"/>
              <w:spacing w:after="0" w:line="240" w:lineRule="auto"/>
              <w:ind w:left="72"/>
              <w:jc w:val="center"/>
              <w:rPr>
                <w:ins w:id="2619" w:author="WTORKY" w:date="2025-10-01T23:07:00Z" w16du:dateUtc="2025-10-01T20:07:00Z"/>
                <w:sz w:val="10"/>
                <w:szCs w:val="14"/>
              </w:rPr>
            </w:pPr>
            <w:ins w:id="2620" w:author="WTORKY" w:date="2025-10-01T23:07:00Z" w16du:dateUtc="2025-10-01T20:07:00Z">
              <w:r w:rsidRPr="0061375E">
                <w:rPr>
                  <w:sz w:val="10"/>
                  <w:szCs w:val="14"/>
                </w:rPr>
                <w:t>Giving priority to locally-manufactured products in government contracts</w:t>
              </w:r>
            </w:ins>
          </w:p>
        </w:tc>
        <w:tc>
          <w:tcPr>
            <w:tcW w:w="900" w:type="dxa"/>
            <w:tcBorders>
              <w:left w:val="nil"/>
              <w:right w:val="nil"/>
            </w:tcBorders>
          </w:tcPr>
          <w:p w14:paraId="3D580630" w14:textId="77777777" w:rsidR="00D540E7" w:rsidRPr="004835CF" w:rsidRDefault="00D540E7" w:rsidP="00D540E7">
            <w:pPr>
              <w:pStyle w:val="BB2023Body"/>
              <w:spacing w:after="0" w:line="240" w:lineRule="auto"/>
              <w:ind w:left="-15"/>
              <w:jc w:val="left"/>
              <w:rPr>
                <w:ins w:id="2621" w:author="WTORKY" w:date="2025-10-01T23:07:00Z" w16du:dateUtc="2025-10-01T20:07:00Z"/>
                <w:sz w:val="12"/>
                <w:szCs w:val="16"/>
              </w:rPr>
            </w:pPr>
          </w:p>
        </w:tc>
        <w:tc>
          <w:tcPr>
            <w:tcW w:w="200" w:type="dxa"/>
            <w:gridSpan w:val="2"/>
            <w:tcBorders>
              <w:left w:val="nil"/>
              <w:right w:val="nil"/>
            </w:tcBorders>
          </w:tcPr>
          <w:p w14:paraId="74F23321" w14:textId="77777777" w:rsidR="00D540E7" w:rsidRPr="004835CF" w:rsidRDefault="00D540E7" w:rsidP="00D540E7">
            <w:pPr>
              <w:pStyle w:val="BB2023Body"/>
              <w:spacing w:after="0" w:line="240" w:lineRule="auto"/>
              <w:ind w:left="-15"/>
              <w:jc w:val="left"/>
              <w:rPr>
                <w:ins w:id="2622" w:author="WTORKY" w:date="2025-10-01T23:07:00Z" w16du:dateUtc="2025-10-01T20:07:00Z"/>
                <w:sz w:val="12"/>
                <w:szCs w:val="16"/>
              </w:rPr>
            </w:pPr>
          </w:p>
        </w:tc>
        <w:tc>
          <w:tcPr>
            <w:tcW w:w="20" w:type="dxa"/>
            <w:tcBorders>
              <w:left w:val="nil"/>
              <w:right w:val="nil"/>
            </w:tcBorders>
          </w:tcPr>
          <w:p w14:paraId="0AA07513" w14:textId="77777777" w:rsidR="00D540E7" w:rsidRPr="004835CF" w:rsidRDefault="00D540E7" w:rsidP="00D540E7">
            <w:pPr>
              <w:pStyle w:val="BB2023Body"/>
              <w:spacing w:after="0" w:line="240" w:lineRule="auto"/>
              <w:ind w:left="-15"/>
              <w:jc w:val="left"/>
              <w:rPr>
                <w:ins w:id="2623" w:author="WTORKY" w:date="2025-10-01T23:07:00Z" w16du:dateUtc="2025-10-01T20:07:00Z"/>
                <w:sz w:val="12"/>
                <w:szCs w:val="16"/>
              </w:rPr>
            </w:pPr>
          </w:p>
        </w:tc>
        <w:tc>
          <w:tcPr>
            <w:tcW w:w="20" w:type="dxa"/>
            <w:tcBorders>
              <w:left w:val="nil"/>
              <w:right w:val="nil"/>
            </w:tcBorders>
          </w:tcPr>
          <w:p w14:paraId="48B80596" w14:textId="77777777" w:rsidR="00D540E7" w:rsidRPr="004835CF" w:rsidRDefault="00D540E7" w:rsidP="00D540E7">
            <w:pPr>
              <w:pStyle w:val="BB2023Body"/>
              <w:spacing w:after="0" w:line="240" w:lineRule="auto"/>
              <w:ind w:left="-15"/>
              <w:jc w:val="left"/>
              <w:rPr>
                <w:ins w:id="2624" w:author="WTORKY" w:date="2025-10-01T23:07:00Z" w16du:dateUtc="2025-10-01T20:07:00Z"/>
                <w:sz w:val="12"/>
                <w:szCs w:val="16"/>
              </w:rPr>
            </w:pPr>
          </w:p>
        </w:tc>
        <w:tc>
          <w:tcPr>
            <w:tcW w:w="20" w:type="dxa"/>
            <w:tcBorders>
              <w:left w:val="nil"/>
              <w:right w:val="nil"/>
            </w:tcBorders>
          </w:tcPr>
          <w:p w14:paraId="56BB215C" w14:textId="77777777" w:rsidR="00D540E7" w:rsidRPr="004835CF" w:rsidRDefault="00D540E7" w:rsidP="00D540E7">
            <w:pPr>
              <w:pStyle w:val="BB2023Body"/>
              <w:spacing w:after="0" w:line="240" w:lineRule="auto"/>
              <w:ind w:left="-15"/>
              <w:jc w:val="left"/>
              <w:rPr>
                <w:ins w:id="2625" w:author="WTORKY" w:date="2025-10-01T23:07:00Z" w16du:dateUtc="2025-10-01T20:07:00Z"/>
                <w:sz w:val="12"/>
                <w:szCs w:val="16"/>
              </w:rPr>
            </w:pPr>
          </w:p>
        </w:tc>
        <w:tc>
          <w:tcPr>
            <w:tcW w:w="20" w:type="dxa"/>
            <w:tcBorders>
              <w:left w:val="nil"/>
              <w:right w:val="nil"/>
            </w:tcBorders>
          </w:tcPr>
          <w:p w14:paraId="63FBA667" w14:textId="77777777" w:rsidR="00D540E7" w:rsidRPr="004835CF" w:rsidRDefault="00D540E7" w:rsidP="00D540E7">
            <w:pPr>
              <w:pStyle w:val="BB2023Body"/>
              <w:spacing w:after="0" w:line="240" w:lineRule="auto"/>
              <w:ind w:left="-15"/>
              <w:jc w:val="left"/>
              <w:rPr>
                <w:ins w:id="2626" w:author="WTORKY" w:date="2025-10-01T23:07:00Z" w16du:dateUtc="2025-10-01T20:07:00Z"/>
                <w:sz w:val="12"/>
                <w:szCs w:val="16"/>
              </w:rPr>
            </w:pPr>
          </w:p>
        </w:tc>
      </w:tr>
      <w:tr w:rsidR="00D540E7" w:rsidRPr="004835CF" w14:paraId="63B19C1D" w14:textId="77777777" w:rsidTr="00D540E7">
        <w:trPr>
          <w:gridAfter w:val="5"/>
          <w:wAfter w:w="4520" w:type="dxa"/>
          <w:trHeight w:val="230"/>
          <w:ins w:id="2627"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tcPr>
          <w:p w14:paraId="4F41C383" w14:textId="77777777" w:rsidR="00D540E7" w:rsidRPr="0061375E" w:rsidRDefault="00D540E7" w:rsidP="00D540E7">
            <w:pPr>
              <w:pStyle w:val="BB2023Body"/>
              <w:spacing w:after="0" w:line="240" w:lineRule="auto"/>
              <w:ind w:left="72"/>
              <w:jc w:val="center"/>
              <w:rPr>
                <w:ins w:id="2628" w:author="WTORKY" w:date="2025-10-01T23:07:00Z" w16du:dateUtc="2025-10-01T20:07:00Z"/>
                <w:sz w:val="10"/>
                <w:szCs w:val="14"/>
              </w:rPr>
            </w:pPr>
            <w:ins w:id="2629" w:author="WTORKY" w:date="2025-10-01T23:07:00Z" w16du:dateUtc="2025-10-01T20:07:00Z">
              <w:r w:rsidRPr="0061375E">
                <w:rPr>
                  <w:sz w:val="10"/>
                  <w:szCs w:val="14"/>
                </w:rPr>
                <w:t>Avoid unfair completion from the State</w:t>
              </w:r>
            </w:ins>
          </w:p>
        </w:tc>
        <w:tc>
          <w:tcPr>
            <w:tcW w:w="900" w:type="dxa"/>
            <w:tcBorders>
              <w:left w:val="nil"/>
              <w:right w:val="nil"/>
            </w:tcBorders>
          </w:tcPr>
          <w:p w14:paraId="28F6658A" w14:textId="77777777" w:rsidR="00D540E7" w:rsidRPr="004835CF" w:rsidRDefault="00D540E7" w:rsidP="00D540E7">
            <w:pPr>
              <w:pStyle w:val="BB2023Body"/>
              <w:spacing w:after="0" w:line="240" w:lineRule="auto"/>
              <w:ind w:left="-15"/>
              <w:jc w:val="left"/>
              <w:rPr>
                <w:ins w:id="2630" w:author="WTORKY" w:date="2025-10-01T23:07:00Z" w16du:dateUtc="2025-10-01T20:07:00Z"/>
                <w:sz w:val="12"/>
                <w:szCs w:val="16"/>
              </w:rPr>
            </w:pPr>
          </w:p>
        </w:tc>
        <w:tc>
          <w:tcPr>
            <w:tcW w:w="200" w:type="dxa"/>
            <w:gridSpan w:val="2"/>
            <w:tcBorders>
              <w:left w:val="nil"/>
              <w:right w:val="nil"/>
            </w:tcBorders>
          </w:tcPr>
          <w:p w14:paraId="0FA216A8" w14:textId="77777777" w:rsidR="00D540E7" w:rsidRPr="004835CF" w:rsidRDefault="00D540E7" w:rsidP="00D540E7">
            <w:pPr>
              <w:pStyle w:val="BB2023Body"/>
              <w:spacing w:after="0" w:line="240" w:lineRule="auto"/>
              <w:ind w:left="-15"/>
              <w:jc w:val="left"/>
              <w:rPr>
                <w:ins w:id="2631" w:author="WTORKY" w:date="2025-10-01T23:07:00Z" w16du:dateUtc="2025-10-01T20:07:00Z"/>
                <w:sz w:val="12"/>
                <w:szCs w:val="16"/>
              </w:rPr>
            </w:pPr>
          </w:p>
        </w:tc>
        <w:tc>
          <w:tcPr>
            <w:tcW w:w="20" w:type="dxa"/>
            <w:tcBorders>
              <w:left w:val="nil"/>
              <w:right w:val="nil"/>
            </w:tcBorders>
          </w:tcPr>
          <w:p w14:paraId="584BF55C" w14:textId="77777777" w:rsidR="00D540E7" w:rsidRPr="004835CF" w:rsidRDefault="00D540E7" w:rsidP="00D540E7">
            <w:pPr>
              <w:pStyle w:val="BB2023Body"/>
              <w:spacing w:after="0" w:line="240" w:lineRule="auto"/>
              <w:ind w:left="-15"/>
              <w:jc w:val="left"/>
              <w:rPr>
                <w:ins w:id="2632" w:author="WTORKY" w:date="2025-10-01T23:07:00Z" w16du:dateUtc="2025-10-01T20:07:00Z"/>
                <w:sz w:val="12"/>
                <w:szCs w:val="16"/>
              </w:rPr>
            </w:pPr>
          </w:p>
        </w:tc>
        <w:tc>
          <w:tcPr>
            <w:tcW w:w="20" w:type="dxa"/>
            <w:tcBorders>
              <w:left w:val="nil"/>
              <w:right w:val="nil"/>
            </w:tcBorders>
          </w:tcPr>
          <w:p w14:paraId="7510AB73" w14:textId="77777777" w:rsidR="00D540E7" w:rsidRPr="004835CF" w:rsidRDefault="00D540E7" w:rsidP="00D540E7">
            <w:pPr>
              <w:pStyle w:val="BB2023Body"/>
              <w:spacing w:after="0" w:line="240" w:lineRule="auto"/>
              <w:ind w:left="-15"/>
              <w:jc w:val="left"/>
              <w:rPr>
                <w:ins w:id="2633" w:author="WTORKY" w:date="2025-10-01T23:07:00Z" w16du:dateUtc="2025-10-01T20:07:00Z"/>
                <w:sz w:val="12"/>
                <w:szCs w:val="16"/>
              </w:rPr>
            </w:pPr>
          </w:p>
        </w:tc>
        <w:tc>
          <w:tcPr>
            <w:tcW w:w="20" w:type="dxa"/>
            <w:tcBorders>
              <w:left w:val="nil"/>
              <w:right w:val="nil"/>
            </w:tcBorders>
          </w:tcPr>
          <w:p w14:paraId="1B8E6399" w14:textId="77777777" w:rsidR="00D540E7" w:rsidRPr="004835CF" w:rsidRDefault="00D540E7" w:rsidP="00D540E7">
            <w:pPr>
              <w:pStyle w:val="BB2023Body"/>
              <w:spacing w:after="0" w:line="240" w:lineRule="auto"/>
              <w:ind w:left="-15"/>
              <w:jc w:val="left"/>
              <w:rPr>
                <w:ins w:id="2634" w:author="WTORKY" w:date="2025-10-01T23:07:00Z" w16du:dateUtc="2025-10-01T20:07:00Z"/>
                <w:sz w:val="12"/>
                <w:szCs w:val="16"/>
              </w:rPr>
            </w:pPr>
          </w:p>
        </w:tc>
        <w:tc>
          <w:tcPr>
            <w:tcW w:w="20" w:type="dxa"/>
            <w:tcBorders>
              <w:left w:val="nil"/>
              <w:right w:val="nil"/>
            </w:tcBorders>
          </w:tcPr>
          <w:p w14:paraId="408FB222" w14:textId="77777777" w:rsidR="00D540E7" w:rsidRPr="004835CF" w:rsidRDefault="00D540E7" w:rsidP="00D540E7">
            <w:pPr>
              <w:pStyle w:val="BB2023Body"/>
              <w:spacing w:after="0" w:line="240" w:lineRule="auto"/>
              <w:ind w:left="-15"/>
              <w:jc w:val="left"/>
              <w:rPr>
                <w:ins w:id="2635" w:author="WTORKY" w:date="2025-10-01T23:07:00Z" w16du:dateUtc="2025-10-01T20:07:00Z"/>
                <w:sz w:val="12"/>
                <w:szCs w:val="16"/>
              </w:rPr>
            </w:pPr>
          </w:p>
        </w:tc>
      </w:tr>
      <w:tr w:rsidR="00D540E7" w:rsidRPr="004835CF" w14:paraId="20337185" w14:textId="77777777" w:rsidTr="00D540E7">
        <w:trPr>
          <w:gridAfter w:val="5"/>
          <w:wAfter w:w="4520" w:type="dxa"/>
          <w:trHeight w:val="288"/>
          <w:ins w:id="2636" w:author="WTORKY" w:date="2025-10-01T23:07:00Z" w16du:dateUtc="2025-10-01T20:07:00Z"/>
        </w:trPr>
        <w:tc>
          <w:tcPr>
            <w:tcW w:w="2880" w:type="dxa"/>
            <w:tcBorders>
              <w:top w:val="single" w:sz="4" w:space="0" w:color="BFBFBF"/>
              <w:left w:val="nil"/>
              <w:bottom w:val="single" w:sz="4" w:space="0" w:color="BFBFBF"/>
              <w:right w:val="nil"/>
            </w:tcBorders>
            <w:tcMar>
              <w:top w:w="15" w:type="dxa"/>
              <w:left w:w="15" w:type="dxa"/>
              <w:bottom w:w="0" w:type="dxa"/>
              <w:right w:w="15" w:type="dxa"/>
            </w:tcMar>
            <w:vAlign w:val="center"/>
          </w:tcPr>
          <w:p w14:paraId="2FBEF59A" w14:textId="77777777" w:rsidR="00D540E7" w:rsidRPr="00D95FB3" w:rsidRDefault="00D540E7" w:rsidP="00D540E7">
            <w:pPr>
              <w:pStyle w:val="BB2023Body"/>
              <w:spacing w:after="0" w:line="240" w:lineRule="auto"/>
              <w:ind w:left="72"/>
              <w:jc w:val="center"/>
              <w:rPr>
                <w:ins w:id="2637" w:author="WTORKY" w:date="2025-10-01T23:07:00Z" w16du:dateUtc="2025-10-01T20:07:00Z"/>
                <w:sz w:val="12"/>
                <w:szCs w:val="16"/>
              </w:rPr>
            </w:pPr>
            <w:ins w:id="2638" w:author="WTORKY" w:date="2025-10-01T23:07:00Z" w16du:dateUtc="2025-10-01T20:07:00Z">
              <w:r w:rsidRPr="00D95FB3">
                <w:rPr>
                  <w:sz w:val="12"/>
                  <w:szCs w:val="16"/>
                </w:rPr>
                <w:t>Disclosure of future economic policies</w:t>
              </w:r>
            </w:ins>
          </w:p>
        </w:tc>
        <w:tc>
          <w:tcPr>
            <w:tcW w:w="900" w:type="dxa"/>
            <w:tcBorders>
              <w:left w:val="nil"/>
              <w:right w:val="nil"/>
            </w:tcBorders>
          </w:tcPr>
          <w:p w14:paraId="4BE0F275" w14:textId="77777777" w:rsidR="00D540E7" w:rsidRPr="004835CF" w:rsidRDefault="00D540E7" w:rsidP="00D540E7">
            <w:pPr>
              <w:pStyle w:val="BB2023Body"/>
              <w:spacing w:after="0" w:line="240" w:lineRule="auto"/>
              <w:ind w:left="-15"/>
              <w:jc w:val="left"/>
              <w:rPr>
                <w:ins w:id="2639" w:author="WTORKY" w:date="2025-10-01T23:07:00Z" w16du:dateUtc="2025-10-01T20:07:00Z"/>
                <w:sz w:val="12"/>
                <w:szCs w:val="16"/>
              </w:rPr>
            </w:pPr>
          </w:p>
        </w:tc>
        <w:tc>
          <w:tcPr>
            <w:tcW w:w="200" w:type="dxa"/>
            <w:gridSpan w:val="2"/>
            <w:tcBorders>
              <w:left w:val="nil"/>
              <w:right w:val="nil"/>
            </w:tcBorders>
          </w:tcPr>
          <w:p w14:paraId="0FC2405C" w14:textId="77777777" w:rsidR="00D540E7" w:rsidRPr="004835CF" w:rsidRDefault="00D540E7" w:rsidP="00D540E7">
            <w:pPr>
              <w:pStyle w:val="BB2023Body"/>
              <w:spacing w:after="0" w:line="240" w:lineRule="auto"/>
              <w:ind w:left="-15"/>
              <w:jc w:val="left"/>
              <w:rPr>
                <w:ins w:id="2640" w:author="WTORKY" w:date="2025-10-01T23:07:00Z" w16du:dateUtc="2025-10-01T20:07:00Z"/>
                <w:sz w:val="12"/>
                <w:szCs w:val="16"/>
              </w:rPr>
            </w:pPr>
          </w:p>
        </w:tc>
        <w:tc>
          <w:tcPr>
            <w:tcW w:w="20" w:type="dxa"/>
            <w:tcBorders>
              <w:left w:val="nil"/>
              <w:right w:val="nil"/>
            </w:tcBorders>
          </w:tcPr>
          <w:p w14:paraId="2A2BB256" w14:textId="77777777" w:rsidR="00D540E7" w:rsidRPr="004835CF" w:rsidRDefault="00D540E7" w:rsidP="00D540E7">
            <w:pPr>
              <w:pStyle w:val="BB2023Body"/>
              <w:spacing w:after="0" w:line="240" w:lineRule="auto"/>
              <w:ind w:left="-15"/>
              <w:jc w:val="left"/>
              <w:rPr>
                <w:ins w:id="2641" w:author="WTORKY" w:date="2025-10-01T23:07:00Z" w16du:dateUtc="2025-10-01T20:07:00Z"/>
                <w:sz w:val="12"/>
                <w:szCs w:val="16"/>
              </w:rPr>
            </w:pPr>
          </w:p>
        </w:tc>
        <w:tc>
          <w:tcPr>
            <w:tcW w:w="20" w:type="dxa"/>
            <w:tcBorders>
              <w:left w:val="nil"/>
              <w:right w:val="nil"/>
            </w:tcBorders>
          </w:tcPr>
          <w:p w14:paraId="69654776" w14:textId="77777777" w:rsidR="00D540E7" w:rsidRPr="004835CF" w:rsidRDefault="00D540E7" w:rsidP="00D540E7">
            <w:pPr>
              <w:pStyle w:val="BB2023Body"/>
              <w:spacing w:after="0" w:line="240" w:lineRule="auto"/>
              <w:ind w:left="-15"/>
              <w:jc w:val="left"/>
              <w:rPr>
                <w:ins w:id="2642" w:author="WTORKY" w:date="2025-10-01T23:07:00Z" w16du:dateUtc="2025-10-01T20:07:00Z"/>
                <w:sz w:val="12"/>
                <w:szCs w:val="16"/>
              </w:rPr>
            </w:pPr>
          </w:p>
        </w:tc>
        <w:tc>
          <w:tcPr>
            <w:tcW w:w="20" w:type="dxa"/>
            <w:tcBorders>
              <w:left w:val="nil"/>
              <w:right w:val="nil"/>
            </w:tcBorders>
          </w:tcPr>
          <w:p w14:paraId="6D7358E0" w14:textId="77777777" w:rsidR="00D540E7" w:rsidRPr="004835CF" w:rsidRDefault="00D540E7" w:rsidP="00D540E7">
            <w:pPr>
              <w:pStyle w:val="BB2023Body"/>
              <w:spacing w:after="0" w:line="240" w:lineRule="auto"/>
              <w:ind w:left="-15"/>
              <w:jc w:val="left"/>
              <w:rPr>
                <w:ins w:id="2643" w:author="WTORKY" w:date="2025-10-01T23:07:00Z" w16du:dateUtc="2025-10-01T20:07:00Z"/>
                <w:sz w:val="12"/>
                <w:szCs w:val="16"/>
              </w:rPr>
            </w:pPr>
          </w:p>
        </w:tc>
        <w:tc>
          <w:tcPr>
            <w:tcW w:w="20" w:type="dxa"/>
            <w:tcBorders>
              <w:left w:val="nil"/>
              <w:right w:val="nil"/>
            </w:tcBorders>
          </w:tcPr>
          <w:p w14:paraId="7D256F80" w14:textId="77777777" w:rsidR="00D540E7" w:rsidRPr="004835CF" w:rsidRDefault="00D540E7" w:rsidP="00D540E7">
            <w:pPr>
              <w:pStyle w:val="BB2023Body"/>
              <w:spacing w:after="0" w:line="240" w:lineRule="auto"/>
              <w:ind w:left="-15"/>
              <w:jc w:val="left"/>
              <w:rPr>
                <w:ins w:id="2644" w:author="WTORKY" w:date="2025-10-01T23:07:00Z" w16du:dateUtc="2025-10-01T20:07:00Z"/>
                <w:sz w:val="12"/>
                <w:szCs w:val="16"/>
              </w:rPr>
            </w:pPr>
          </w:p>
        </w:tc>
      </w:tr>
    </w:tbl>
    <w:p w14:paraId="7C8CE1B9" w14:textId="71303F3E" w:rsidR="004835CF" w:rsidRDefault="004835CF" w:rsidP="004835CF">
      <w:pPr>
        <w:pStyle w:val="BB2023Body"/>
        <w:ind w:left="0"/>
      </w:pPr>
    </w:p>
    <w:p w14:paraId="43BC6912" w14:textId="7D2E38D9" w:rsidR="004835CF" w:rsidRDefault="004835CF" w:rsidP="004835CF">
      <w:pPr>
        <w:pStyle w:val="BB2023Body"/>
        <w:ind w:left="0"/>
      </w:pPr>
    </w:p>
    <w:p w14:paraId="2E17C2EA" w14:textId="5E0A4086" w:rsidR="004835CF" w:rsidRPr="002D697B" w:rsidRDefault="004835CF" w:rsidP="004835CF">
      <w:pPr>
        <w:pStyle w:val="BB2023Body"/>
        <w:ind w:left="0"/>
      </w:pPr>
    </w:p>
    <w:p w14:paraId="609D49A5" w14:textId="0B4439E1" w:rsidR="004835CF" w:rsidRDefault="004835CF" w:rsidP="00B31087">
      <w:pPr>
        <w:pStyle w:val="BB2023Title1"/>
        <w:ind w:left="0"/>
      </w:pPr>
      <w:bookmarkStart w:id="2645" w:name="_Toc113942163"/>
      <w:bookmarkStart w:id="2646" w:name="_Toc130304393"/>
      <w:bookmarkStart w:id="2647" w:name="_Toc130304678"/>
    </w:p>
    <w:p w14:paraId="0D1F3974" w14:textId="75383B99" w:rsidR="004835CF" w:rsidRDefault="004835CF" w:rsidP="00B31087">
      <w:pPr>
        <w:pStyle w:val="BB2023Title1"/>
        <w:ind w:left="0"/>
      </w:pPr>
    </w:p>
    <w:p w14:paraId="03EECB7D" w14:textId="5D860D5D" w:rsidR="0013384F" w:rsidRDefault="0013384F" w:rsidP="004645D0">
      <w:pPr>
        <w:pStyle w:val="BB2023Body"/>
        <w:spacing w:before="240"/>
        <w:ind w:left="0"/>
        <w:rPr>
          <w:i/>
          <w:iCs/>
          <w:sz w:val="14"/>
          <w:szCs w:val="18"/>
        </w:rPr>
      </w:pPr>
    </w:p>
    <w:p w14:paraId="75CBF754" w14:textId="2952FB61" w:rsidR="0013384F" w:rsidRDefault="0013384F" w:rsidP="004645D0">
      <w:pPr>
        <w:pStyle w:val="BB2023Body"/>
        <w:spacing w:before="240"/>
        <w:ind w:left="0"/>
        <w:rPr>
          <w:i/>
          <w:iCs/>
          <w:sz w:val="14"/>
          <w:szCs w:val="18"/>
        </w:rPr>
      </w:pPr>
    </w:p>
    <w:p w14:paraId="14280686" w14:textId="77777777" w:rsidR="00F514D1" w:rsidRDefault="00F514D1" w:rsidP="004645D0">
      <w:pPr>
        <w:pStyle w:val="BB2023Body"/>
        <w:spacing w:before="240"/>
        <w:ind w:left="0"/>
        <w:rPr>
          <w:i/>
          <w:iCs/>
          <w:sz w:val="14"/>
          <w:szCs w:val="18"/>
        </w:rPr>
      </w:pPr>
    </w:p>
    <w:p w14:paraId="34FC5255" w14:textId="77777777" w:rsidR="008432D1" w:rsidRDefault="008432D1" w:rsidP="004645D0">
      <w:pPr>
        <w:pStyle w:val="BB2023Body"/>
        <w:spacing w:before="240"/>
        <w:ind w:left="0"/>
        <w:rPr>
          <w:i/>
          <w:iCs/>
          <w:sz w:val="14"/>
          <w:szCs w:val="18"/>
        </w:rPr>
      </w:pPr>
    </w:p>
    <w:p w14:paraId="5981A925" w14:textId="77777777" w:rsidR="0063239D" w:rsidRDefault="0063239D" w:rsidP="004645D0">
      <w:pPr>
        <w:pStyle w:val="BB2023Body"/>
        <w:spacing w:before="240"/>
        <w:ind w:left="0"/>
        <w:rPr>
          <w:i/>
          <w:iCs/>
          <w:sz w:val="14"/>
          <w:szCs w:val="18"/>
        </w:rPr>
      </w:pPr>
    </w:p>
    <w:p w14:paraId="70A7FB3B" w14:textId="77777777" w:rsidR="00D95FB3" w:rsidRDefault="00D95FB3" w:rsidP="004645D0">
      <w:pPr>
        <w:pStyle w:val="BB2023Body"/>
        <w:spacing w:before="240"/>
        <w:ind w:left="0"/>
        <w:rPr>
          <w:i/>
          <w:iCs/>
          <w:sz w:val="14"/>
          <w:szCs w:val="18"/>
        </w:rPr>
      </w:pPr>
    </w:p>
    <w:p w14:paraId="31D05B85" w14:textId="77777777" w:rsidR="00DD7360" w:rsidRDefault="00DD7360" w:rsidP="004645D0">
      <w:pPr>
        <w:pStyle w:val="BB2023Body"/>
        <w:spacing w:before="240"/>
        <w:ind w:left="0"/>
        <w:rPr>
          <w:i/>
          <w:iCs/>
          <w:sz w:val="14"/>
          <w:szCs w:val="18"/>
        </w:rPr>
      </w:pPr>
    </w:p>
    <w:p w14:paraId="24C8D55E" w14:textId="77777777" w:rsidR="00DD7360" w:rsidRDefault="00DD7360" w:rsidP="004645D0">
      <w:pPr>
        <w:pStyle w:val="BB2023Body"/>
        <w:spacing w:before="240"/>
        <w:ind w:left="0"/>
        <w:rPr>
          <w:i/>
          <w:iCs/>
          <w:sz w:val="14"/>
          <w:szCs w:val="18"/>
        </w:rPr>
      </w:pPr>
    </w:p>
    <w:p w14:paraId="55D2FD1A" w14:textId="236C3D3F" w:rsidR="000D6616" w:rsidRPr="000D6616" w:rsidRDefault="004553E0" w:rsidP="0061375E">
      <w:pPr>
        <w:pStyle w:val="BB2023Body"/>
        <w:spacing w:before="240"/>
        <w:ind w:left="-180"/>
        <w:rPr>
          <w:sz w:val="14"/>
          <w:szCs w:val="18"/>
        </w:rPr>
      </w:pPr>
      <w:r w:rsidRPr="000D6616">
        <w:rPr>
          <w:i/>
          <w:iCs/>
          <w:sz w:val="14"/>
          <w:szCs w:val="18"/>
        </w:rPr>
        <w:t>Source:</w:t>
      </w:r>
      <w:r w:rsidR="00123CDA">
        <w:rPr>
          <w:i/>
          <w:iCs/>
          <w:sz w:val="14"/>
          <w:szCs w:val="18"/>
        </w:rPr>
        <w:t xml:space="preserve"> </w:t>
      </w:r>
      <w:r w:rsidRPr="000D6616">
        <w:rPr>
          <w:sz w:val="14"/>
          <w:szCs w:val="18"/>
        </w:rPr>
        <w:t>Survey results.</w:t>
      </w:r>
      <w:r w:rsidR="00D95FB3" w:rsidRPr="00D95FB3">
        <w:rPr>
          <w:sz w:val="14"/>
          <w:szCs w:val="18"/>
        </w:rPr>
        <w:t xml:space="preserve"> </w:t>
      </w:r>
      <w:r w:rsidR="0029006C" w:rsidRPr="0029006C">
        <w:rPr>
          <w:sz w:val="14"/>
          <w:szCs w:val="18"/>
        </w:rPr>
        <w:t xml:space="preserve"> </w:t>
      </w:r>
    </w:p>
    <w:p w14:paraId="54CE3734" w14:textId="77777777" w:rsidR="00D50FC0" w:rsidRDefault="00D50FC0" w:rsidP="00D50FC0">
      <w:pPr>
        <w:pStyle w:val="BB2023Body"/>
        <w:spacing w:before="240" w:after="0"/>
        <w:ind w:left="0"/>
        <w:rPr>
          <w:i/>
          <w:iCs/>
          <w:sz w:val="14"/>
          <w:szCs w:val="18"/>
        </w:rPr>
      </w:pPr>
    </w:p>
    <w:p w14:paraId="0628AD38" w14:textId="77777777" w:rsidR="00D50FC0" w:rsidRDefault="00D50FC0" w:rsidP="00D50FC0">
      <w:pPr>
        <w:pStyle w:val="BB2023Body"/>
        <w:spacing w:before="240" w:after="0"/>
        <w:ind w:left="0"/>
        <w:rPr>
          <w:i/>
          <w:iCs/>
          <w:sz w:val="14"/>
          <w:szCs w:val="18"/>
        </w:rPr>
      </w:pPr>
    </w:p>
    <w:p w14:paraId="618A0353" w14:textId="77777777" w:rsidR="00D50FC0" w:rsidRDefault="00D50FC0" w:rsidP="00D50FC0">
      <w:pPr>
        <w:pStyle w:val="BB2023Body"/>
        <w:spacing w:before="240" w:after="0"/>
        <w:ind w:left="0"/>
        <w:rPr>
          <w:i/>
          <w:iCs/>
          <w:sz w:val="14"/>
          <w:szCs w:val="18"/>
        </w:rPr>
      </w:pPr>
    </w:p>
    <w:p w14:paraId="06AE7A05" w14:textId="77777777" w:rsidR="00D50FC0" w:rsidRDefault="00D50FC0" w:rsidP="00D50FC0">
      <w:pPr>
        <w:pStyle w:val="BB2023Body"/>
        <w:spacing w:before="240"/>
        <w:ind w:left="0"/>
        <w:rPr>
          <w:i/>
          <w:iCs/>
          <w:sz w:val="14"/>
          <w:szCs w:val="18"/>
        </w:rPr>
      </w:pPr>
    </w:p>
    <w:p w14:paraId="00086DE8" w14:textId="77777777" w:rsidR="000B5D40" w:rsidRDefault="000B5D40" w:rsidP="008432D1">
      <w:pPr>
        <w:pStyle w:val="BB2023Body"/>
        <w:ind w:left="0"/>
        <w:rPr>
          <w:b/>
          <w:bCs/>
        </w:rPr>
      </w:pPr>
    </w:p>
    <w:p w14:paraId="5AF538C7" w14:textId="77777777" w:rsidR="0013384F" w:rsidRDefault="0013384F" w:rsidP="004553E0">
      <w:pPr>
        <w:pStyle w:val="BB2023Body"/>
        <w:ind w:left="0"/>
        <w:rPr>
          <w:i/>
          <w:iCs/>
        </w:rPr>
      </w:pPr>
    </w:p>
    <w:p w14:paraId="0F179A34" w14:textId="77777777" w:rsidR="0013384F" w:rsidRDefault="0013384F" w:rsidP="004553E0">
      <w:pPr>
        <w:pStyle w:val="BB2023Body"/>
        <w:ind w:left="0"/>
        <w:rPr>
          <w:i/>
          <w:iCs/>
        </w:rPr>
      </w:pPr>
    </w:p>
    <w:p w14:paraId="53686E44" w14:textId="0A38A65F" w:rsidR="002D697B" w:rsidRPr="002D697B" w:rsidRDefault="009001EB" w:rsidP="004D0DEF">
      <w:pPr>
        <w:pStyle w:val="BB2023Title1"/>
        <w:spacing w:line="240" w:lineRule="auto"/>
        <w:ind w:left="0" w:right="1106"/>
      </w:pPr>
      <w:bookmarkStart w:id="2648" w:name="_Toc185274950"/>
      <w:bookmarkStart w:id="2649" w:name="_Toc202719026"/>
      <w:r>
        <w:lastRenderedPageBreak/>
        <w:drawing>
          <wp:anchor distT="0" distB="0" distL="114300" distR="114300" simplePos="0" relativeHeight="251656208" behindDoc="0" locked="0" layoutInCell="1" allowOverlap="1" wp14:anchorId="3D00942D" wp14:editId="273E7BEB">
            <wp:simplePos x="0" y="0"/>
            <wp:positionH relativeFrom="column">
              <wp:posOffset>5468620</wp:posOffset>
            </wp:positionH>
            <wp:positionV relativeFrom="paragraph">
              <wp:posOffset>0</wp:posOffset>
            </wp:positionV>
            <wp:extent cx="810895" cy="1487805"/>
            <wp:effectExtent l="0" t="0" r="8255"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810895" cy="1487805"/>
                    </a:xfrm>
                    <a:prstGeom prst="rect">
                      <a:avLst/>
                    </a:prstGeom>
                    <a:noFill/>
                  </pic:spPr>
                </pic:pic>
              </a:graphicData>
            </a:graphic>
          </wp:anchor>
        </w:drawing>
      </w:r>
      <w:r w:rsidR="004553E0" w:rsidRPr="00E442FC">
        <w:drawing>
          <wp:anchor distT="0" distB="0" distL="114300" distR="114300" simplePos="0" relativeHeight="251656204" behindDoc="1" locked="0" layoutInCell="1" allowOverlap="1" wp14:anchorId="157531E7" wp14:editId="27B7D866">
            <wp:simplePos x="0" y="0"/>
            <wp:positionH relativeFrom="page">
              <wp:posOffset>0</wp:posOffset>
            </wp:positionH>
            <wp:positionV relativeFrom="paragraph">
              <wp:posOffset>-574040</wp:posOffset>
            </wp:positionV>
            <wp:extent cx="7193915" cy="10010775"/>
            <wp:effectExtent l="0" t="0" r="6985" b="381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915" cy="10010775"/>
                    </a:xfrm>
                    <a:prstGeom prst="rect">
                      <a:avLst/>
                    </a:prstGeom>
                    <a:noFill/>
                  </pic:spPr>
                </pic:pic>
              </a:graphicData>
            </a:graphic>
            <wp14:sizeRelV relativeFrom="margin">
              <wp14:pctHeight>0</wp14:pctHeight>
            </wp14:sizeRelV>
          </wp:anchor>
        </w:drawing>
      </w:r>
      <w:bookmarkEnd w:id="2645"/>
      <w:bookmarkEnd w:id="2646"/>
      <w:bookmarkEnd w:id="2647"/>
      <w:bookmarkEnd w:id="2648"/>
      <w:r w:rsidR="00F6009B" w:rsidRPr="00F6009B">
        <w:t>Business community expectations based on its vision regarding the government's directions over the coming period.</w:t>
      </w:r>
      <w:bookmarkEnd w:id="2649"/>
    </w:p>
    <w:p w14:paraId="685AF680" w14:textId="77777777" w:rsidR="009001EB" w:rsidRDefault="009001EB" w:rsidP="009001EB">
      <w:pPr>
        <w:pStyle w:val="BB2023Body"/>
        <w:ind w:left="0" w:right="1286"/>
        <w:rPr>
          <w:rFonts w:asciiTheme="majorHAnsi" w:hAnsiTheme="majorHAnsi"/>
        </w:rPr>
      </w:pPr>
    </w:p>
    <w:p w14:paraId="175A9DCD" w14:textId="7803A557" w:rsidR="009D4087" w:rsidRPr="00F6009B" w:rsidRDefault="00B14CAB" w:rsidP="00E52C71">
      <w:pPr>
        <w:pStyle w:val="BB2023Body"/>
        <w:ind w:left="0" w:right="1286"/>
        <w:rPr>
          <w:b/>
          <w:bCs/>
        </w:rPr>
      </w:pPr>
      <w:ins w:id="2650" w:author="Mohamed Abdel-Hakam" w:date="2025-09-29T19:37:00Z">
        <w:r w:rsidRPr="00B14CAB">
          <w:rPr>
            <w:b/>
            <w:bCs/>
          </w:rPr>
          <w:t>Expectations of higher energy and water tariffs, and a decrease in the duration of power outages, with stable interest rates, exchange rate, and other variables during the upcoming quarter, according to the views of the sample of firms. (Figure 2-7).</w:t>
        </w:r>
      </w:ins>
      <w:del w:id="2651" w:author="Mohamed Abdel-Hakam" w:date="2025-09-29T19:37:00Z">
        <w:r w:rsidR="00F6009B" w:rsidRPr="00F6009B" w:rsidDel="00B14CAB">
          <w:rPr>
            <w:b/>
            <w:bCs/>
          </w:rPr>
          <w:delText>Energy, water</w:delText>
        </w:r>
      </w:del>
      <w:ins w:id="2652" w:author="Andre Michel" w:date="2025-07-10T11:15:00Z">
        <w:del w:id="2653" w:author="Mohamed Abdel-Hakam" w:date="2025-09-29T19:37:00Z">
          <w:r w:rsidR="00636E40" w:rsidRPr="00F6009B" w:rsidDel="00B14CAB">
            <w:rPr>
              <w:b/>
              <w:bCs/>
            </w:rPr>
            <w:delText>water,</w:delText>
          </w:r>
        </w:del>
      </w:ins>
      <w:del w:id="2654" w:author="Mohamed Abdel-Hakam" w:date="2025-09-29T19:37:00Z">
        <w:r w:rsidR="00F6009B" w:rsidRPr="00F6009B" w:rsidDel="00B14CAB">
          <w:rPr>
            <w:b/>
            <w:bCs/>
          </w:rPr>
          <w:delText xml:space="preserve"> and sewage fees are expected to rise, and the duration of power outages and interest rates are expected to decrease. As for the rest of the variables, they will remain mostly stable (Figure 2-7).</w:delText>
        </w:r>
      </w:del>
      <w:r w:rsidR="00227CD3" w:rsidRPr="00227CD3">
        <w:rPr>
          <w:noProof/>
        </w:rPr>
        <w:t xml:space="preserve"> </w:t>
      </w:r>
    </w:p>
    <w:p w14:paraId="313B0D6A" w14:textId="51D59A27" w:rsidR="0012681F" w:rsidRDefault="00B83A9B" w:rsidP="002D697B">
      <w:pPr>
        <w:pStyle w:val="BB2023Body"/>
        <w:ind w:left="0"/>
        <w:rPr>
          <w:noProof/>
        </w:rPr>
      </w:pPr>
      <w:r>
        <w:rPr>
          <w:noProof/>
        </w:rPr>
        <mc:AlternateContent>
          <mc:Choice Requires="wpg">
            <w:drawing>
              <wp:anchor distT="0" distB="0" distL="114300" distR="114300" simplePos="0" relativeHeight="251656209" behindDoc="1" locked="0" layoutInCell="1" allowOverlap="1" wp14:anchorId="6DD941FE" wp14:editId="12B11B1F">
                <wp:simplePos x="0" y="0"/>
                <wp:positionH relativeFrom="page">
                  <wp:align>right</wp:align>
                </wp:positionH>
                <wp:positionV relativeFrom="paragraph">
                  <wp:posOffset>271145</wp:posOffset>
                </wp:positionV>
                <wp:extent cx="6601680" cy="4238688"/>
                <wp:effectExtent l="0" t="0" r="8890" b="0"/>
                <wp:wrapNone/>
                <wp:docPr id="554" name="Group 3"/>
                <wp:cNvGraphicFramePr/>
                <a:graphic xmlns:a="http://schemas.openxmlformats.org/drawingml/2006/main">
                  <a:graphicData uri="http://schemas.microsoft.com/office/word/2010/wordprocessingGroup">
                    <wpg:wgp>
                      <wpg:cNvGrpSpPr/>
                      <wpg:grpSpPr>
                        <a:xfrm>
                          <a:off x="0" y="0"/>
                          <a:ext cx="6601680" cy="4238688"/>
                          <a:chOff x="143967" y="0"/>
                          <a:chExt cx="6603628" cy="2945734"/>
                        </a:xfrm>
                      </wpg:grpSpPr>
                      <wps:wsp>
                        <wps:cNvPr id="555" name="Snip Diagonal Corner Rectangle 38"/>
                        <wps:cNvSpPr/>
                        <wps:spPr>
                          <a:xfrm flipH="1">
                            <a:off x="143967" y="1"/>
                            <a:ext cx="6603628" cy="2635032"/>
                          </a:xfrm>
                          <a:prstGeom prst="snip2DiagRect">
                            <a:avLst>
                              <a:gd name="adj1" fmla="val 0"/>
                              <a:gd name="adj2" fmla="val 1087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g:grpSp>
                        <wpg:cNvPr id="556" name="Group 556"/>
                        <wpg:cNvGrpSpPr/>
                        <wpg:grpSpPr>
                          <a:xfrm flipH="1">
                            <a:off x="143969" y="0"/>
                            <a:ext cx="880797" cy="2945734"/>
                            <a:chOff x="-11192" y="0"/>
                            <a:chExt cx="880797" cy="2996605"/>
                          </a:xfrm>
                        </wpg:grpSpPr>
                        <wps:wsp>
                          <wps:cNvPr id="557" name="Snip Single Corner Rectangle 20"/>
                          <wps:cNvSpPr/>
                          <wps:spPr>
                            <a:xfrm>
                              <a:off x="2" y="0"/>
                              <a:ext cx="869603" cy="2681358"/>
                            </a:xfrm>
                            <a:prstGeom prst="snip1Rect">
                              <a:avLst>
                                <a:gd name="adj" fmla="val 35980"/>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08000" tIns="0" rIns="0" bIns="0" numCol="1" spcCol="0" rtlCol="0" fromWordArt="0" anchor="t" anchorCtr="0" forceAA="0" compatLnSpc="1">
                            <a:prstTxWarp prst="textNoShape">
                              <a:avLst/>
                            </a:prstTxWarp>
                            <a:noAutofit/>
                          </wps:bodyPr>
                        </wps:wsp>
                        <wps:wsp>
                          <wps:cNvPr id="558" name="Rectangle 558"/>
                          <wps:cNvSpPr/>
                          <wps:spPr>
                            <a:xfrm>
                              <a:off x="-11192" y="72797"/>
                              <a:ext cx="869572" cy="2923808"/>
                            </a:xfrm>
                            <a:prstGeom prst="rect">
                              <a:avLst/>
                            </a:prstGeom>
                          </wps:spPr>
                          <wps:txbx>
                            <w:txbxContent>
                              <w:p w14:paraId="322AFD25" w14:textId="3CB12C7E" w:rsidR="00574037" w:rsidRPr="009001EB" w:rsidRDefault="00574037" w:rsidP="00BC303F">
                                <w:pPr>
                                  <w:ind w:right="68"/>
                                  <w:jc w:val="right"/>
                                  <w:rPr>
                                    <w:rFonts w:asciiTheme="majorHAnsi" w:hAnsiTheme="majorHAnsi"/>
                                    <w:b/>
                                    <w:bCs/>
                                    <w:color w:val="FFFFFF" w:themeColor="background1"/>
                                    <w:sz w:val="14"/>
                                    <w:szCs w:val="14"/>
                                  </w:rPr>
                                </w:pPr>
                                <w:r w:rsidRPr="009001EB">
                                  <w:rPr>
                                    <w:rFonts w:asciiTheme="majorHAnsi" w:hAnsiTheme="majorHAnsi"/>
                                    <w:b/>
                                    <w:bCs/>
                                    <w:color w:val="FFFFFF" w:themeColor="background1"/>
                                    <w:sz w:val="14"/>
                                    <w:szCs w:val="14"/>
                                  </w:rPr>
                                  <w:t>Figure 2.7. Outlook of the Business Community toward Aspects</w:t>
                                </w:r>
                                <w:r>
                                  <w:rPr>
                                    <w:rFonts w:asciiTheme="majorHAnsi" w:hAnsiTheme="majorHAnsi"/>
                                    <w:b/>
                                    <w:bCs/>
                                    <w:color w:val="FFFFFF" w:themeColor="background1"/>
                                    <w:sz w:val="14"/>
                                    <w:szCs w:val="14"/>
                                  </w:rPr>
                                  <w:t xml:space="preserve"> </w:t>
                                </w:r>
                                <w:r w:rsidRPr="009001EB">
                                  <w:rPr>
                                    <w:rFonts w:asciiTheme="majorHAnsi" w:hAnsiTheme="majorHAnsi"/>
                                    <w:b/>
                                    <w:bCs/>
                                    <w:color w:val="FFFFFF" w:themeColor="background1"/>
                                    <w:sz w:val="14"/>
                                    <w:szCs w:val="14"/>
                                  </w:rPr>
                                  <w:t>of Improvement, based on Current Government</w:t>
                                </w:r>
                                <w:r>
                                  <w:rPr>
                                    <w:rFonts w:asciiTheme="majorHAnsi" w:hAnsiTheme="majorHAnsi"/>
                                    <w:b/>
                                    <w:bCs/>
                                    <w:color w:val="FFFFFF" w:themeColor="background1"/>
                                    <w:sz w:val="14"/>
                                    <w:szCs w:val="14"/>
                                  </w:rPr>
                                  <w:t xml:space="preserve"> Orientation</w:t>
                                </w:r>
                              </w:p>
                              <w:p w14:paraId="363E3B06" w14:textId="45BF919A" w:rsidR="00574037" w:rsidRPr="004835CF" w:rsidRDefault="00574037" w:rsidP="00BC303F">
                                <w:pPr>
                                  <w:ind w:right="68"/>
                                  <w:jc w:val="right"/>
                                  <w:rPr>
                                    <w:rFonts w:asciiTheme="majorHAnsi" w:hAnsiTheme="majorHAnsi"/>
                                    <w:b/>
                                    <w:bCs/>
                                    <w:color w:val="FFFFFF" w:themeColor="background1"/>
                                    <w:sz w:val="14"/>
                                    <w:szCs w:val="14"/>
                                  </w:rPr>
                                </w:pPr>
                                <w:r w:rsidRPr="009001EB">
                                  <w:rPr>
                                    <w:rFonts w:asciiTheme="majorHAnsi" w:hAnsiTheme="majorHAnsi"/>
                                    <w:b/>
                                    <w:bCs/>
                                    <w:color w:val="FFFFFF" w:themeColor="background1"/>
                                    <w:sz w:val="14"/>
                                    <w:szCs w:val="14"/>
                                  </w:rPr>
                                  <w:t xml:space="preserve">(According to the same </w:t>
                                </w:r>
                                <w:r>
                                  <w:rPr>
                                    <w:rFonts w:asciiTheme="majorHAnsi" w:hAnsiTheme="majorHAnsi"/>
                                    <w:b/>
                                    <w:bCs/>
                                    <w:color w:val="FFFFFF" w:themeColor="background1"/>
                                    <w:sz w:val="14"/>
                                    <w:szCs w:val="14"/>
                                  </w:rPr>
                                  <w:t>M</w:t>
                                </w:r>
                                <w:r w:rsidRPr="009001EB">
                                  <w:rPr>
                                    <w:rFonts w:asciiTheme="majorHAnsi" w:hAnsiTheme="majorHAnsi"/>
                                    <w:b/>
                                    <w:bCs/>
                                    <w:color w:val="FFFFFF" w:themeColor="background1"/>
                                    <w:sz w:val="14"/>
                                    <w:szCs w:val="14"/>
                                  </w:rPr>
                                  <w:t>ethodology of the Business Barometer)</w:t>
                                </w:r>
                              </w:p>
                            </w:txbxContent>
                          </wps:txbx>
                          <wps:bodyPr wrap="square" lIns="0" rIns="0">
                            <a:noAutofit/>
                          </wps:bodyPr>
                        </wps:wsp>
                      </wpg:grpSp>
                    </wpg:wgp>
                  </a:graphicData>
                </a:graphic>
                <wp14:sizeRelV relativeFrom="margin">
                  <wp14:pctHeight>0</wp14:pctHeight>
                </wp14:sizeRelV>
              </wp:anchor>
            </w:drawing>
          </mc:Choice>
          <mc:Fallback>
            <w:pict>
              <v:group w14:anchorId="6DD941FE" id="Group 3" o:spid="_x0000_s1115" style="position:absolute;left:0;text-align:left;margin-left:468.6pt;margin-top:21.35pt;width:519.8pt;height:333.75pt;z-index:-251660271;mso-position-horizontal:right;mso-position-horizontal-relative:page;mso-height-relative:margin" coordorigin="1439" coordsize="66036,29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">
                <v:shape id="Snip Diagonal Corner Rectangle 38" o:spid="_x0000_s1116" style="position:absolute;left:1439;width:66036;height:26350;flip:x;visibility:visible;mso-wrap-style:square;v-text-anchor:middle" coordsize="6603628,2635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" path="m,l6317200,r286428,286428l6603628,2635032r,l286428,2635032,,2348604,,xe" fillcolor="white [3212]" stroked="f" strokeweight=".85pt">
                  <v:path arrowok="t" o:connecttype="custom" o:connectlocs="0,0;6317200,0;6603628,286428;6603628,2635032;6603628,2635032;286428,2635032;0,2348604;0,0" o:connectangles="0,0,0,0,0,0,0,0"/>
                </v:shape>
                <v:group id="Group 556" o:spid="_x0000_s1117" style="position:absolute;left:1439;width:8808;height:29457;flip:x" coordorigin="-111" coordsize="8807,29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">
                  <v:shape id="Snip Single Corner Rectangle 20" o:spid="_x0000_s1118" style="position:absolute;width:8696;height:26813;visibility:visible;mso-wrap-style:square;v-text-anchor:top" coordsize="869603,2681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" path="m,l556720,,869603,312883r,2368475l,2681358,,xe" fillcolor="#0f5c66 [1604]" stroked="f" strokeweight=".85pt">
                    <v:path arrowok="t" o:connecttype="custom" o:connectlocs="0,0;556720,0;869603,312883;869603,2681358;0,2681358;0,0" o:connectangles="0,0,0,0,0,0"/>
                  </v:shape>
                  <v:rect id="Rectangle 558" o:spid="_x0000_s1119" style="position:absolute;left:-111;top:727;width:8694;height:29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" filled="f" stroked="f">
                    <v:textbox inset="0,,0">
                      <w:txbxContent>
                        <w:p w14:paraId="322AFD25" w14:textId="3CB12C7E" w:rsidR="00574037" w:rsidRPr="009001EB" w:rsidRDefault="00574037" w:rsidP="00BC303F">
                          <w:pPr>
                            <w:ind w:right="68"/>
                            <w:jc w:val="right"/>
                            <w:rPr>
                              <w:rFonts w:asciiTheme="majorHAnsi" w:hAnsiTheme="majorHAnsi"/>
                              <w:b/>
                              <w:bCs/>
                              <w:color w:val="FFFFFF" w:themeColor="background1"/>
                              <w:sz w:val="14"/>
                              <w:szCs w:val="14"/>
                            </w:rPr>
                          </w:pPr>
                          <w:r w:rsidRPr="009001EB">
                            <w:rPr>
                              <w:rFonts w:asciiTheme="majorHAnsi" w:hAnsiTheme="majorHAnsi"/>
                              <w:b/>
                              <w:bCs/>
                              <w:color w:val="FFFFFF" w:themeColor="background1"/>
                              <w:sz w:val="14"/>
                              <w:szCs w:val="14"/>
                            </w:rPr>
                            <w:t>Figure 2.7. Outlook of the Business Community toward Aspects</w:t>
                          </w:r>
                          <w:r>
                            <w:rPr>
                              <w:rFonts w:asciiTheme="majorHAnsi" w:hAnsiTheme="majorHAnsi"/>
                              <w:b/>
                              <w:bCs/>
                              <w:color w:val="FFFFFF" w:themeColor="background1"/>
                              <w:sz w:val="14"/>
                              <w:szCs w:val="14"/>
                            </w:rPr>
                            <w:t xml:space="preserve"> </w:t>
                          </w:r>
                          <w:r w:rsidRPr="009001EB">
                            <w:rPr>
                              <w:rFonts w:asciiTheme="majorHAnsi" w:hAnsiTheme="majorHAnsi"/>
                              <w:b/>
                              <w:bCs/>
                              <w:color w:val="FFFFFF" w:themeColor="background1"/>
                              <w:sz w:val="14"/>
                              <w:szCs w:val="14"/>
                            </w:rPr>
                            <w:t>of Improvement, based on Current Government</w:t>
                          </w:r>
                          <w:r>
                            <w:rPr>
                              <w:rFonts w:asciiTheme="majorHAnsi" w:hAnsiTheme="majorHAnsi"/>
                              <w:b/>
                              <w:bCs/>
                              <w:color w:val="FFFFFF" w:themeColor="background1"/>
                              <w:sz w:val="14"/>
                              <w:szCs w:val="14"/>
                            </w:rPr>
                            <w:t xml:space="preserve"> Orientation</w:t>
                          </w:r>
                        </w:p>
                        <w:p w14:paraId="363E3B06" w14:textId="45BF919A" w:rsidR="00574037" w:rsidRPr="004835CF" w:rsidRDefault="00574037" w:rsidP="00BC303F">
                          <w:pPr>
                            <w:ind w:right="68"/>
                            <w:jc w:val="right"/>
                            <w:rPr>
                              <w:rFonts w:asciiTheme="majorHAnsi" w:hAnsiTheme="majorHAnsi"/>
                              <w:b/>
                              <w:bCs/>
                              <w:color w:val="FFFFFF" w:themeColor="background1"/>
                              <w:sz w:val="14"/>
                              <w:szCs w:val="14"/>
                            </w:rPr>
                          </w:pPr>
                          <w:r w:rsidRPr="009001EB">
                            <w:rPr>
                              <w:rFonts w:asciiTheme="majorHAnsi" w:hAnsiTheme="majorHAnsi"/>
                              <w:b/>
                              <w:bCs/>
                              <w:color w:val="FFFFFF" w:themeColor="background1"/>
                              <w:sz w:val="14"/>
                              <w:szCs w:val="14"/>
                            </w:rPr>
                            <w:t xml:space="preserve">(According to the same </w:t>
                          </w:r>
                          <w:r>
                            <w:rPr>
                              <w:rFonts w:asciiTheme="majorHAnsi" w:hAnsiTheme="majorHAnsi"/>
                              <w:b/>
                              <w:bCs/>
                              <w:color w:val="FFFFFF" w:themeColor="background1"/>
                              <w:sz w:val="14"/>
                              <w:szCs w:val="14"/>
                            </w:rPr>
                            <w:t>M</w:t>
                          </w:r>
                          <w:r w:rsidRPr="009001EB">
                            <w:rPr>
                              <w:rFonts w:asciiTheme="majorHAnsi" w:hAnsiTheme="majorHAnsi"/>
                              <w:b/>
                              <w:bCs/>
                              <w:color w:val="FFFFFF" w:themeColor="background1"/>
                              <w:sz w:val="14"/>
                              <w:szCs w:val="14"/>
                            </w:rPr>
                            <w:t>ethodology of the Business Barometer)</w:t>
                          </w:r>
                        </w:p>
                      </w:txbxContent>
                    </v:textbox>
                  </v:rect>
                </v:group>
                <w10:wrap anchorx="page"/>
              </v:group>
            </w:pict>
          </mc:Fallback>
        </mc:AlternateContent>
      </w:r>
    </w:p>
    <w:p w14:paraId="11F4843A" w14:textId="6789950E" w:rsidR="00BC303F" w:rsidRDefault="00D540E7" w:rsidP="002D697B">
      <w:pPr>
        <w:pStyle w:val="BB2023Body"/>
        <w:ind w:left="0"/>
      </w:pPr>
      <w:ins w:id="2655" w:author="WTORKY" w:date="2025-10-01T23:11:00Z" w16du:dateUtc="2025-10-01T20:11:00Z">
        <w:r>
          <w:rPr>
            <w:noProof/>
          </w:rPr>
          <w:drawing>
            <wp:anchor distT="0" distB="0" distL="114300" distR="114300" simplePos="0" relativeHeight="252122264" behindDoc="0" locked="0" layoutInCell="1" allowOverlap="1" wp14:anchorId="7C1370AC" wp14:editId="416C15B5">
              <wp:simplePos x="0" y="0"/>
              <wp:positionH relativeFrom="column">
                <wp:posOffset>908050</wp:posOffset>
              </wp:positionH>
              <wp:positionV relativeFrom="paragraph">
                <wp:posOffset>8890</wp:posOffset>
              </wp:positionV>
              <wp:extent cx="5334000" cy="3777615"/>
              <wp:effectExtent l="0" t="0" r="0" b="0"/>
              <wp:wrapNone/>
              <wp:docPr id="1863731374" name="Chart 1">
                <a:extLst xmlns:a="http://schemas.openxmlformats.org/drawingml/2006/main">
                  <a:ext uri="{FF2B5EF4-FFF2-40B4-BE49-F238E27FC236}">
                    <a16:creationId xmlns:a16="http://schemas.microsoft.com/office/drawing/2014/main" id="{63859CA7-6082-43F1-9C6A-CC83399B69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5"/>
                </a:graphicData>
              </a:graphic>
              <wp14:sizeRelH relativeFrom="margin">
                <wp14:pctWidth>0</wp14:pctWidth>
              </wp14:sizeRelH>
              <wp14:sizeRelV relativeFrom="margin">
                <wp14:pctHeight>0</wp14:pctHeight>
              </wp14:sizeRelV>
            </wp:anchor>
          </w:drawing>
        </w:r>
      </w:ins>
      <w:del w:id="2656" w:author="WTORKY" w:date="2025-10-01T23:13:00Z" w16du:dateUtc="2025-10-01T20:13:00Z">
        <w:r w:rsidR="00227CD3" w:rsidDel="00D540E7">
          <w:rPr>
            <w:noProof/>
          </w:rPr>
          <w:drawing>
            <wp:anchor distT="0" distB="0" distL="114300" distR="114300" simplePos="0" relativeHeight="251976856" behindDoc="0" locked="0" layoutInCell="1" allowOverlap="1" wp14:anchorId="3809656B" wp14:editId="242838B7">
              <wp:simplePos x="0" y="0"/>
              <wp:positionH relativeFrom="column">
                <wp:posOffset>926275</wp:posOffset>
              </wp:positionH>
              <wp:positionV relativeFrom="paragraph">
                <wp:posOffset>8808</wp:posOffset>
              </wp:positionV>
              <wp:extent cx="5159829" cy="3758540"/>
              <wp:effectExtent l="0" t="0" r="3175" b="0"/>
              <wp:wrapNone/>
              <wp:docPr id="541021152" name="Chart 1">
                <a:extLst xmlns:a="http://schemas.openxmlformats.org/drawingml/2006/main">
                  <a:ext uri="{FF2B5EF4-FFF2-40B4-BE49-F238E27FC236}">
                    <a16:creationId xmlns:a16="http://schemas.microsoft.com/office/drawing/2014/main" id="{63859CA7-6082-43F1-9C6A-CC83399B69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6"/>
                </a:graphicData>
              </a:graphic>
              <wp14:sizeRelH relativeFrom="margin">
                <wp14:pctWidth>0</wp14:pctWidth>
              </wp14:sizeRelH>
              <wp14:sizeRelV relativeFrom="margin">
                <wp14:pctHeight>0</wp14:pctHeight>
              </wp14:sizeRelV>
            </wp:anchor>
          </w:drawing>
        </w:r>
      </w:del>
    </w:p>
    <w:p w14:paraId="6C81711F" w14:textId="093E1661" w:rsidR="00BC303F" w:rsidRDefault="00BC303F" w:rsidP="002D697B">
      <w:pPr>
        <w:pStyle w:val="BB2023Body"/>
        <w:ind w:left="0"/>
      </w:pPr>
    </w:p>
    <w:p w14:paraId="3CDD9A1D" w14:textId="13B79463" w:rsidR="00BC303F" w:rsidRDefault="00BC303F" w:rsidP="002D697B">
      <w:pPr>
        <w:pStyle w:val="BB2023Body"/>
        <w:ind w:left="0"/>
      </w:pPr>
    </w:p>
    <w:p w14:paraId="1C6E1B16" w14:textId="5B6589CE" w:rsidR="00BC303F" w:rsidRDefault="00BC303F" w:rsidP="002D697B">
      <w:pPr>
        <w:pStyle w:val="BB2023Body"/>
        <w:ind w:left="0"/>
      </w:pPr>
    </w:p>
    <w:p w14:paraId="4711D895" w14:textId="49D101D6" w:rsidR="00BC303F" w:rsidRDefault="00BC303F" w:rsidP="002D697B">
      <w:pPr>
        <w:pStyle w:val="BB2023Body"/>
        <w:ind w:left="0"/>
      </w:pPr>
    </w:p>
    <w:p w14:paraId="12AEB1CF" w14:textId="70F3C2F9" w:rsidR="00BC303F" w:rsidRDefault="00BC303F" w:rsidP="002D697B">
      <w:pPr>
        <w:pStyle w:val="BB2023Body"/>
        <w:ind w:left="0"/>
      </w:pPr>
    </w:p>
    <w:p w14:paraId="52E81855" w14:textId="77777777" w:rsidR="00BC303F" w:rsidRDefault="00BC303F" w:rsidP="002D697B">
      <w:pPr>
        <w:pStyle w:val="BB2023Body"/>
        <w:ind w:left="0"/>
      </w:pPr>
    </w:p>
    <w:p w14:paraId="2CFA4F52" w14:textId="77777777" w:rsidR="00BC303F" w:rsidRDefault="00BC303F" w:rsidP="002D697B">
      <w:pPr>
        <w:pStyle w:val="BB2023Body"/>
        <w:ind w:left="0"/>
      </w:pPr>
    </w:p>
    <w:p w14:paraId="19C1B97C" w14:textId="77777777" w:rsidR="00BC303F" w:rsidRDefault="00BC303F" w:rsidP="002D697B">
      <w:pPr>
        <w:pStyle w:val="BB2023Body"/>
        <w:ind w:left="0"/>
      </w:pPr>
    </w:p>
    <w:p w14:paraId="37F58278" w14:textId="77777777" w:rsidR="00BC303F" w:rsidRDefault="00BC303F" w:rsidP="002D697B">
      <w:pPr>
        <w:pStyle w:val="BB2023Body"/>
        <w:ind w:left="0"/>
      </w:pPr>
    </w:p>
    <w:p w14:paraId="609B06D0" w14:textId="05040A33" w:rsidR="00BC303F" w:rsidRDefault="00B83A9B" w:rsidP="002D697B">
      <w:pPr>
        <w:pStyle w:val="BB2023Body"/>
        <w:ind w:left="0"/>
      </w:pPr>
      <w:r>
        <w:rPr>
          <w:noProof/>
        </w:rPr>
        <w:drawing>
          <wp:anchor distT="0" distB="0" distL="114300" distR="114300" simplePos="0" relativeHeight="251937944" behindDoc="0" locked="0" layoutInCell="1" allowOverlap="1" wp14:anchorId="1BB829C6" wp14:editId="19D88E49">
            <wp:simplePos x="0" y="0"/>
            <wp:positionH relativeFrom="column">
              <wp:posOffset>50488</wp:posOffset>
            </wp:positionH>
            <wp:positionV relativeFrom="paragraph">
              <wp:posOffset>160891</wp:posOffset>
            </wp:positionV>
            <wp:extent cx="810895" cy="914073"/>
            <wp:effectExtent l="0" t="0" r="8255" b="635"/>
            <wp:wrapNone/>
            <wp:docPr id="1988993723" name="Picture 198899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 name="Picture 552"/>
                    <pic:cNvPicPr>
                      <a:picLocks noChangeAspect="1"/>
                    </pic:cNvPicPr>
                  </pic:nvPicPr>
                  <pic:blipFill rotWithShape="1">
                    <a:blip r:embed="rId144">
                      <a:extLst>
                        <a:ext uri="{28A0092B-C50C-407E-A947-70E740481C1C}">
                          <a14:useLocalDpi xmlns:a14="http://schemas.microsoft.com/office/drawing/2010/main" val="0"/>
                        </a:ext>
                      </a:extLst>
                    </a:blip>
                    <a:srcRect b="38562"/>
                    <a:stretch/>
                  </pic:blipFill>
                  <pic:spPr bwMode="auto">
                    <a:xfrm>
                      <a:off x="0" y="0"/>
                      <a:ext cx="810895" cy="914073"/>
                    </a:xfrm>
                    <a:prstGeom prst="rect">
                      <a:avLst/>
                    </a:prstGeom>
                    <a:noFill/>
                    <a:ln>
                      <a:noFill/>
                    </a:ln>
                    <a:extLst>
                      <a:ext uri="{53640926-AAD7-44D8-BBD7-CCE9431645EC}">
                        <a14:shadowObscured xmlns:a14="http://schemas.microsoft.com/office/drawing/2010/main"/>
                      </a:ext>
                    </a:extLst>
                  </pic:spPr>
                </pic:pic>
              </a:graphicData>
            </a:graphic>
          </wp:anchor>
        </w:drawing>
      </w:r>
    </w:p>
    <w:p w14:paraId="366155DF" w14:textId="5D7E8AAD" w:rsidR="00BC303F" w:rsidRDefault="00BC303F" w:rsidP="002D697B">
      <w:pPr>
        <w:pStyle w:val="BB2023Body"/>
        <w:ind w:left="0"/>
      </w:pPr>
    </w:p>
    <w:p w14:paraId="4F280C99" w14:textId="42791F15" w:rsidR="00BC303F" w:rsidRDefault="00BC303F" w:rsidP="002D697B">
      <w:pPr>
        <w:pStyle w:val="BB2023Body"/>
        <w:ind w:left="0"/>
      </w:pPr>
    </w:p>
    <w:p w14:paraId="4E783973" w14:textId="42BA6D68" w:rsidR="00BC303F" w:rsidRDefault="00BC303F" w:rsidP="002D697B">
      <w:pPr>
        <w:pStyle w:val="BB2023Body"/>
        <w:ind w:left="0"/>
      </w:pPr>
    </w:p>
    <w:p w14:paraId="7540D1E2" w14:textId="5EBF2C81" w:rsidR="00BC303F" w:rsidRDefault="00BC303F" w:rsidP="002D697B">
      <w:pPr>
        <w:pStyle w:val="BB2023Body"/>
        <w:ind w:left="0"/>
      </w:pPr>
    </w:p>
    <w:p w14:paraId="063DB9DC" w14:textId="40413396" w:rsidR="000D46F1" w:rsidRDefault="0083502B" w:rsidP="0083502B">
      <w:pPr>
        <w:pStyle w:val="BB2023Body"/>
        <w:ind w:left="0"/>
        <w:jc w:val="left"/>
        <w:rPr>
          <w:i/>
          <w:iCs/>
          <w:sz w:val="14"/>
          <w:szCs w:val="18"/>
        </w:rPr>
      </w:pPr>
      <w:r w:rsidRPr="0083502B">
        <w:rPr>
          <w:i/>
          <w:iCs/>
          <w:sz w:val="14"/>
          <w:szCs w:val="18"/>
        </w:rPr>
        <w:t xml:space="preserve">Source: </w:t>
      </w:r>
      <w:r w:rsidRPr="00DD7360">
        <w:rPr>
          <w:sz w:val="14"/>
          <w:szCs w:val="18"/>
        </w:rPr>
        <w:t>Survey results.</w:t>
      </w:r>
      <w:r w:rsidRPr="0083502B">
        <w:rPr>
          <w:i/>
          <w:iCs/>
          <w:sz w:val="14"/>
          <w:szCs w:val="18"/>
        </w:rPr>
        <w:br/>
        <w:t>Note: Some indicators were newly introduced starting from the current quarter.</w:t>
      </w:r>
      <w:ins w:id="2657" w:author="WTORKY" w:date="2025-10-01T23:11:00Z" w16du:dateUtc="2025-10-01T20:11:00Z">
        <w:r w:rsidR="00D540E7" w:rsidRPr="00D540E7">
          <w:rPr>
            <w:noProof/>
          </w:rPr>
          <w:t xml:space="preserve"> </w:t>
        </w:r>
      </w:ins>
    </w:p>
    <w:p w14:paraId="08BFA8D0" w14:textId="77777777" w:rsidR="008432D1" w:rsidRDefault="008432D1" w:rsidP="0083502B">
      <w:pPr>
        <w:pStyle w:val="BB2023Body"/>
        <w:ind w:left="0"/>
        <w:jc w:val="left"/>
      </w:pPr>
    </w:p>
    <w:p w14:paraId="471A2DEE" w14:textId="77777777" w:rsidR="0018672B" w:rsidRDefault="0018672B" w:rsidP="0083502B">
      <w:pPr>
        <w:pStyle w:val="BB2023Body"/>
        <w:ind w:left="0"/>
        <w:jc w:val="left"/>
      </w:pPr>
    </w:p>
    <w:p w14:paraId="0458AE8C" w14:textId="24A67545" w:rsidR="00C11038" w:rsidRDefault="00C11038" w:rsidP="00153C15">
      <w:pPr>
        <w:pStyle w:val="BB2023Title1"/>
        <w:spacing w:line="240" w:lineRule="auto"/>
        <w:ind w:left="0"/>
      </w:pPr>
    </w:p>
    <w:p w14:paraId="42E6A64B" w14:textId="6EC6186C" w:rsidR="000D46F1" w:rsidRPr="000D46F1" w:rsidRDefault="000D46F1" w:rsidP="000D46F1">
      <w:pPr>
        <w:pStyle w:val="BB2023Body"/>
      </w:pPr>
    </w:p>
    <w:p w14:paraId="67960538" w14:textId="1054E2C4" w:rsidR="004C2018" w:rsidRDefault="004C2018" w:rsidP="00751AEF">
      <w:pPr>
        <w:pStyle w:val="BB2023Title1"/>
        <w:spacing w:line="240" w:lineRule="auto"/>
        <w:ind w:left="0" w:right="900"/>
      </w:pPr>
    </w:p>
    <w:p w14:paraId="2635165B" w14:textId="08864DA7" w:rsidR="00751AEF" w:rsidRPr="00751AEF" w:rsidRDefault="00751AEF" w:rsidP="00751AEF">
      <w:pPr>
        <w:pStyle w:val="BB2023Body"/>
      </w:pPr>
    </w:p>
    <w:p w14:paraId="4FB7505F" w14:textId="6F4E56AD" w:rsidR="002D697B" w:rsidRPr="002D697B" w:rsidRDefault="00227CD3" w:rsidP="009B7780">
      <w:pPr>
        <w:pStyle w:val="BB2023Title1"/>
        <w:spacing w:line="240" w:lineRule="auto"/>
        <w:ind w:left="0" w:right="900"/>
      </w:pPr>
      <w:bookmarkStart w:id="2658" w:name="_Toc202719027"/>
      <w:r w:rsidRPr="00E442FC">
        <w:lastRenderedPageBreak/>
        <w:drawing>
          <wp:anchor distT="0" distB="0" distL="114300" distR="114300" simplePos="0" relativeHeight="251656226" behindDoc="1" locked="0" layoutInCell="1" allowOverlap="1" wp14:anchorId="5557118C" wp14:editId="2B6012ED">
            <wp:simplePos x="0" y="0"/>
            <wp:positionH relativeFrom="page">
              <wp:align>left</wp:align>
            </wp:positionH>
            <wp:positionV relativeFrom="paragraph">
              <wp:posOffset>-525673</wp:posOffset>
            </wp:positionV>
            <wp:extent cx="7193915" cy="10010775"/>
            <wp:effectExtent l="0" t="0" r="6985" b="9525"/>
            <wp:wrapNone/>
            <wp:docPr id="2105747524" name="Picture 2105747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915" cy="10010775"/>
                    </a:xfrm>
                    <a:prstGeom prst="rect">
                      <a:avLst/>
                    </a:prstGeom>
                    <a:noFill/>
                  </pic:spPr>
                </pic:pic>
              </a:graphicData>
            </a:graphic>
            <wp14:sizeRelH relativeFrom="margin">
              <wp14:pctWidth>0</wp14:pctWidth>
            </wp14:sizeRelH>
            <wp14:sizeRelV relativeFrom="margin">
              <wp14:pctHeight>0</wp14:pctHeight>
            </wp14:sizeRelV>
          </wp:anchor>
        </w:drawing>
      </w:r>
      <w:r w:rsidR="004C2018" w:rsidRPr="004C2018">
        <w:t>III. Performance evaluation and expectations according to sub-indices</w:t>
      </w:r>
      <w:bookmarkEnd w:id="2658"/>
      <w:r w:rsidR="009D4087" w:rsidRPr="009D4087" w:rsidDel="009D4087">
        <w:t xml:space="preserve"> </w:t>
      </w:r>
    </w:p>
    <w:p w14:paraId="46933B68" w14:textId="146CC2E6" w:rsidR="002D697B" w:rsidRDefault="004F49E7" w:rsidP="00E63096">
      <w:pPr>
        <w:pStyle w:val="BB2023Body"/>
        <w:spacing w:before="120"/>
        <w:ind w:left="0"/>
        <w:rPr>
          <w:rFonts w:asciiTheme="majorHAnsi" w:hAnsiTheme="majorHAnsi"/>
          <w:i/>
          <w:iCs/>
          <w:color w:val="1FBACF" w:themeColor="accent1"/>
        </w:rPr>
      </w:pPr>
      <w:bookmarkStart w:id="2659" w:name="_Toc113942165"/>
      <w:r>
        <w:rPr>
          <w:rFonts w:asciiTheme="majorHAnsi" w:hAnsiTheme="majorHAnsi"/>
          <w:i/>
          <w:iCs/>
          <w:color w:val="1FBACF" w:themeColor="accent1"/>
        </w:rPr>
        <w:t>3.1</w:t>
      </w:r>
      <w:r w:rsidR="00F76C6A">
        <w:rPr>
          <w:rFonts w:asciiTheme="majorHAnsi" w:hAnsiTheme="majorHAnsi"/>
          <w:i/>
          <w:iCs/>
          <w:color w:val="1FBACF" w:themeColor="accent1"/>
        </w:rPr>
        <w:t>.</w:t>
      </w:r>
      <w:r w:rsidR="002D697B" w:rsidRPr="00174BEA">
        <w:rPr>
          <w:rFonts w:asciiTheme="majorHAnsi" w:hAnsiTheme="majorHAnsi"/>
          <w:i/>
          <w:iCs/>
          <w:color w:val="1FBACF" w:themeColor="accent1"/>
        </w:rPr>
        <w:t xml:space="preserve"> </w:t>
      </w:r>
      <w:bookmarkEnd w:id="2659"/>
      <w:r w:rsidR="00936FF4" w:rsidRPr="00936FF4">
        <w:rPr>
          <w:rFonts w:asciiTheme="majorHAnsi" w:hAnsiTheme="majorHAnsi"/>
          <w:i/>
          <w:iCs/>
          <w:color w:val="1FBACF" w:themeColor="accent1"/>
        </w:rPr>
        <w:t>Performance evaluation</w:t>
      </w:r>
    </w:p>
    <w:p w14:paraId="25E1C655" w14:textId="5365FA62" w:rsidR="004C2018" w:rsidDel="00B14CAB" w:rsidRDefault="004C2018" w:rsidP="0061375E">
      <w:pPr>
        <w:pStyle w:val="BB2023Body"/>
        <w:ind w:left="0"/>
        <w:rPr>
          <w:del w:id="2660" w:author="Mohamed Abdel-Hakam" w:date="2025-09-29T19:39:00Z"/>
          <w:rFonts w:asciiTheme="majorHAnsi" w:hAnsiTheme="majorHAnsi"/>
          <w:b/>
          <w:bCs/>
        </w:rPr>
      </w:pPr>
      <w:del w:id="2661" w:author="Mohamed Abdel-Hakam" w:date="2025-09-29T19:39:00Z">
        <w:r w:rsidRPr="004C2018" w:rsidDel="00B14CAB">
          <w:rPr>
            <w:rFonts w:asciiTheme="majorHAnsi" w:hAnsiTheme="majorHAnsi"/>
            <w:b/>
            <w:bCs/>
          </w:rPr>
          <w:delText>Most performance indices for all firms increased during the quarter under study.</w:delText>
        </w:r>
      </w:del>
    </w:p>
    <w:p w14:paraId="798FFBFF" w14:textId="36E04452" w:rsidR="009D4087" w:rsidRPr="00B14CAB" w:rsidDel="00B14CAB" w:rsidRDefault="00B14CAB" w:rsidP="00E810EA">
      <w:pPr>
        <w:pStyle w:val="BB2023Body"/>
        <w:ind w:left="0"/>
        <w:rPr>
          <w:del w:id="2662" w:author="Mohamed Abdel-Hakam" w:date="2025-09-29T19:39:00Z"/>
          <w:b/>
          <w:bCs/>
          <w:rPrChange w:id="2663" w:author="Mohamed Abdel-Hakam" w:date="2025-09-29T19:39:00Z">
            <w:rPr>
              <w:del w:id="2664" w:author="Mohamed Abdel-Hakam" w:date="2025-09-29T19:39:00Z"/>
            </w:rPr>
          </w:rPrChange>
        </w:rPr>
      </w:pPr>
      <w:ins w:id="2665" w:author="Mohamed Abdel-Hakam" w:date="2025-09-29T19:39:00Z">
        <w:r w:rsidRPr="00B14CAB">
          <w:rPr>
            <w:b/>
            <w:bCs/>
            <w:rPrChange w:id="2666" w:author="Mohamed Abdel-Hakam" w:date="2025-09-29T19:39:00Z">
              <w:rPr/>
            </w:rPrChange>
          </w:rPr>
          <w:t>The indices of production, domestic sales, and capacity utilization exceeded the neutral level during the quarter under study, but saw a decline from the previous quarter, albeit higher than the corresponding quarter. Large firms scored 5 points higher than neutral in the export index, and higher than the previous and corresponding quarters, while recording in commodity inventory lower values than neutral by 7 points, and less than the previous and corresponding quarters.</w:t>
        </w:r>
      </w:ins>
      <w:del w:id="2667" w:author="Mohamed Abdel-Hakam" w:date="2025-09-29T19:39:00Z">
        <w:r w:rsidR="004C2018" w:rsidRPr="00B14CAB" w:rsidDel="00B14CAB">
          <w:rPr>
            <w:b/>
            <w:bCs/>
            <w:rPrChange w:id="2668" w:author="Mohamed Abdel-Hakam" w:date="2025-09-29T19:39:00Z">
              <w:rPr/>
            </w:rPrChange>
          </w:rPr>
          <w:delText xml:space="preserve">Most performance indices increased significantly for </w:delText>
        </w:r>
        <w:r w:rsidR="004C2018" w:rsidRPr="00B14CAB" w:rsidDel="00B14CAB">
          <w:rPr>
            <w:b/>
            <w:bCs/>
          </w:rPr>
          <w:delText>large firms</w:delText>
        </w:r>
        <w:r w:rsidR="004C2018" w:rsidRPr="00B14CAB" w:rsidDel="00B14CAB">
          <w:rPr>
            <w:b/>
            <w:bCs/>
            <w:rPrChange w:id="2669" w:author="Mohamed Abdel-Hakam" w:date="2025-09-29T19:39:00Z">
              <w:rPr/>
            </w:rPrChange>
          </w:rPr>
          <w:delText xml:space="preserve"> during the quarter under study, </w:delText>
        </w:r>
        <w:r w:rsidR="004C2018" w:rsidRPr="00B14CAB" w:rsidDel="00B14CAB">
          <w:rPr>
            <w:b/>
            <w:bCs/>
          </w:rPr>
          <w:delText>as production, domestic sales, capacity utilization and commodity inventory posted</w:delText>
        </w:r>
        <w:r w:rsidR="004C2018" w:rsidRPr="00B14CAB" w:rsidDel="00B14CAB">
          <w:rPr>
            <w:b/>
            <w:bCs/>
            <w:rPrChange w:id="2670" w:author="Mohamed Abdel-Hakam" w:date="2025-09-29T19:39:00Z">
              <w:rPr/>
            </w:rPrChange>
          </w:rPr>
          <w:delText xml:space="preserve"> higher values than the </w:delText>
        </w:r>
        <w:r w:rsidR="004C2018" w:rsidRPr="00B14CAB" w:rsidDel="00B14CAB">
          <w:rPr>
            <w:b/>
            <w:bCs/>
          </w:rPr>
          <w:delText>neutral level</w:delText>
        </w:r>
        <w:r w:rsidR="004C2018" w:rsidRPr="00B14CAB" w:rsidDel="00B14CAB">
          <w:rPr>
            <w:b/>
            <w:bCs/>
            <w:rPrChange w:id="2671" w:author="Mohamed Abdel-Hakam" w:date="2025-09-29T19:39:00Z">
              <w:rPr/>
            </w:rPrChange>
          </w:rPr>
          <w:delText xml:space="preserve">, and better than the previous and the corresponding quarters, except for </w:delText>
        </w:r>
        <w:r w:rsidR="004C2018" w:rsidRPr="00B14CAB" w:rsidDel="00B14CAB">
          <w:rPr>
            <w:b/>
            <w:bCs/>
          </w:rPr>
          <w:delText>commodity inventory</w:delText>
        </w:r>
        <w:r w:rsidR="004C2018" w:rsidRPr="00B14CAB" w:rsidDel="00B14CAB">
          <w:rPr>
            <w:b/>
            <w:bCs/>
            <w:rPrChange w:id="2672" w:author="Mohamed Abdel-Hakam" w:date="2025-09-29T19:39:00Z">
              <w:rPr/>
            </w:rPrChange>
          </w:rPr>
          <w:delText xml:space="preserve">, which recorded 19 points lower than the corresponding quarter. Meanwhile, the exports index recorded values less than </w:delText>
        </w:r>
        <w:r w:rsidR="004C2018" w:rsidRPr="00B14CAB" w:rsidDel="00B14CAB">
          <w:rPr>
            <w:b/>
            <w:bCs/>
          </w:rPr>
          <w:delText>neutral level</w:delText>
        </w:r>
        <w:r w:rsidR="004C2018" w:rsidRPr="00B14CAB" w:rsidDel="00B14CAB">
          <w:rPr>
            <w:b/>
            <w:bCs/>
            <w:rPrChange w:id="2673" w:author="Mohamed Abdel-Hakam" w:date="2025-09-29T19:39:00Z">
              <w:rPr/>
            </w:rPrChange>
          </w:rPr>
          <w:delText xml:space="preserve"> by 10 points</w:delText>
        </w:r>
      </w:del>
      <w:ins w:id="2674" w:author="Andre Michel" w:date="2025-07-10T11:17:00Z">
        <w:del w:id="2675" w:author="Mohamed Abdel-Hakam" w:date="2025-09-29T19:39:00Z">
          <w:r w:rsidR="00636E40" w:rsidRPr="00B14CAB" w:rsidDel="00B14CAB">
            <w:rPr>
              <w:b/>
              <w:bCs/>
              <w:rPrChange w:id="2676" w:author="Mohamed Abdel-Hakam" w:date="2025-09-29T19:39:00Z">
                <w:rPr/>
              </w:rPrChange>
            </w:rPr>
            <w:delText>,</w:delText>
          </w:r>
        </w:del>
      </w:ins>
      <w:del w:id="2677" w:author="Mohamed Abdel-Hakam" w:date="2025-09-29T19:39:00Z">
        <w:r w:rsidR="004C2018" w:rsidRPr="00B14CAB" w:rsidDel="00B14CAB">
          <w:rPr>
            <w:b/>
            <w:bCs/>
            <w:rPrChange w:id="2678" w:author="Mohamed Abdel-Hakam" w:date="2025-09-29T19:39:00Z">
              <w:rPr/>
            </w:rPrChange>
          </w:rPr>
          <w:delText xml:space="preserve"> and also </w:delText>
        </w:r>
      </w:del>
      <w:ins w:id="2679" w:author="Andre Michel" w:date="2025-07-10T11:17:00Z">
        <w:del w:id="2680" w:author="Mohamed Abdel-Hakam" w:date="2025-09-29T19:39:00Z">
          <w:r w:rsidR="00636E40" w:rsidRPr="00B14CAB" w:rsidDel="00B14CAB">
            <w:rPr>
              <w:b/>
              <w:bCs/>
              <w:rPrChange w:id="2681" w:author="Mohamed Abdel-Hakam" w:date="2025-09-29T19:39:00Z">
                <w:rPr/>
              </w:rPrChange>
            </w:rPr>
            <w:delText xml:space="preserve">in </w:delText>
          </w:r>
        </w:del>
      </w:ins>
      <w:del w:id="2682" w:author="Mohamed Abdel-Hakam" w:date="2025-09-29T19:39:00Z">
        <w:r w:rsidR="004C2018" w:rsidRPr="00B14CAB" w:rsidDel="00B14CAB">
          <w:rPr>
            <w:b/>
            <w:bCs/>
            <w:rPrChange w:id="2683" w:author="Mohamed Abdel-Hakam" w:date="2025-09-29T19:39:00Z">
              <w:rPr/>
            </w:rPrChange>
          </w:rPr>
          <w:delText xml:space="preserve">compared </w:delText>
        </w:r>
      </w:del>
      <w:ins w:id="2684" w:author="Andre Michel" w:date="2025-07-10T11:17:00Z">
        <w:del w:id="2685" w:author="Mohamed Abdel-Hakam" w:date="2025-09-29T19:39:00Z">
          <w:r w:rsidR="00636E40" w:rsidRPr="00B14CAB" w:rsidDel="00B14CAB">
            <w:rPr>
              <w:b/>
              <w:bCs/>
              <w:rPrChange w:id="2686" w:author="Mohamed Abdel-Hakam" w:date="2025-09-29T19:39:00Z">
                <w:rPr/>
              </w:rPrChange>
            </w:rPr>
            <w:delText xml:space="preserve">comparison </w:delText>
          </w:r>
        </w:del>
      </w:ins>
      <w:del w:id="2687" w:author="Mohamed Abdel-Hakam" w:date="2025-09-29T19:39:00Z">
        <w:r w:rsidR="004C2018" w:rsidRPr="00B14CAB" w:rsidDel="00B14CAB">
          <w:rPr>
            <w:b/>
            <w:bCs/>
            <w:rPrChange w:id="2688" w:author="Mohamed Abdel-Hakam" w:date="2025-09-29T19:39:00Z">
              <w:rPr/>
            </w:rPrChange>
          </w:rPr>
          <w:delText>to the previous and corresponding quarters</w:delText>
        </w:r>
      </w:del>
      <w:ins w:id="2689" w:author="Andre Michel" w:date="2025-07-10T11:17:00Z">
        <w:del w:id="2690" w:author="Mohamed Abdel-Hakam" w:date="2025-09-29T19:39:00Z">
          <w:r w:rsidR="00636E40" w:rsidRPr="00B14CAB" w:rsidDel="00B14CAB">
            <w:rPr>
              <w:b/>
              <w:bCs/>
              <w:rPrChange w:id="2691" w:author="Mohamed Abdel-Hakam" w:date="2025-09-29T19:39:00Z">
                <w:rPr/>
              </w:rPrChange>
            </w:rPr>
            <w:delText xml:space="preserve"> as well</w:delText>
          </w:r>
        </w:del>
      </w:ins>
      <w:del w:id="2692" w:author="Mohamed Abdel-Hakam" w:date="2025-09-29T19:39:00Z">
        <w:r w:rsidR="004C2018" w:rsidRPr="00B14CAB" w:rsidDel="00B14CAB">
          <w:rPr>
            <w:b/>
            <w:bCs/>
            <w:rPrChange w:id="2693" w:author="Mohamed Abdel-Hakam" w:date="2025-09-29T19:39:00Z">
              <w:rPr/>
            </w:rPrChange>
          </w:rPr>
          <w:delText>.</w:delText>
        </w:r>
      </w:del>
    </w:p>
    <w:p w14:paraId="4979B550" w14:textId="77777777" w:rsidR="00B14CAB" w:rsidRDefault="00B14CAB" w:rsidP="0061375E">
      <w:pPr>
        <w:pStyle w:val="BB2023Body"/>
        <w:ind w:left="0"/>
        <w:rPr>
          <w:ins w:id="2694" w:author="Mohamed Abdel-Hakam" w:date="2025-09-29T19:39:00Z"/>
        </w:rPr>
      </w:pPr>
    </w:p>
    <w:p w14:paraId="0AC29788" w14:textId="43B6386F" w:rsidR="008D5C4F" w:rsidRPr="00E810EA" w:rsidRDefault="008B4BE4" w:rsidP="00E810EA">
      <w:pPr>
        <w:pStyle w:val="BB2023Body"/>
        <w:ind w:left="0"/>
      </w:pPr>
      <w:ins w:id="2695" w:author="WTORKY" w:date="2025-10-01T23:17:00Z" w16du:dateUtc="2025-10-01T20:17:00Z">
        <w:r>
          <w:rPr>
            <w:noProof/>
          </w:rPr>
          <w:drawing>
            <wp:anchor distT="0" distB="0" distL="114300" distR="114300" simplePos="0" relativeHeight="252124312" behindDoc="0" locked="0" layoutInCell="1" allowOverlap="1" wp14:anchorId="5ADAE482" wp14:editId="3EEE3D38">
              <wp:simplePos x="0" y="0"/>
              <wp:positionH relativeFrom="column">
                <wp:posOffset>4552950</wp:posOffset>
              </wp:positionH>
              <wp:positionV relativeFrom="paragraph">
                <wp:posOffset>1102995</wp:posOffset>
              </wp:positionV>
              <wp:extent cx="1739900" cy="3657600"/>
              <wp:effectExtent l="0" t="0" r="0" b="0"/>
              <wp:wrapNone/>
              <wp:docPr id="1201271174" name="Chart 1">
                <a:extLst xmlns:a="http://schemas.openxmlformats.org/drawingml/2006/main">
                  <a:ext uri="{FF2B5EF4-FFF2-40B4-BE49-F238E27FC236}">
                    <a16:creationId xmlns:a16="http://schemas.microsoft.com/office/drawing/2014/main" id="{F57BE146-9A75-7AC3-FAD6-76A5B964F2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7"/>
                </a:graphicData>
              </a:graphic>
              <wp14:sizeRelH relativeFrom="margin">
                <wp14:pctWidth>0</wp14:pctWidth>
              </wp14:sizeRelH>
              <wp14:sizeRelV relativeFrom="margin">
                <wp14:pctHeight>0</wp14:pctHeight>
              </wp14:sizeRelV>
            </wp:anchor>
          </w:drawing>
        </w:r>
      </w:ins>
      <w:ins w:id="2696" w:author="WTORKY" w:date="2025-10-01T23:16:00Z" w16du:dateUtc="2025-10-01T20:16:00Z">
        <w:r>
          <w:rPr>
            <w:noProof/>
          </w:rPr>
          <w:drawing>
            <wp:anchor distT="0" distB="0" distL="114300" distR="114300" simplePos="0" relativeHeight="252123288" behindDoc="0" locked="0" layoutInCell="1" allowOverlap="1" wp14:anchorId="525BB330" wp14:editId="4F02DAD1">
              <wp:simplePos x="0" y="0"/>
              <wp:positionH relativeFrom="margin">
                <wp:align>left</wp:align>
              </wp:positionH>
              <wp:positionV relativeFrom="paragraph">
                <wp:posOffset>1109345</wp:posOffset>
              </wp:positionV>
              <wp:extent cx="1765300" cy="3663950"/>
              <wp:effectExtent l="0" t="0" r="0" b="0"/>
              <wp:wrapNone/>
              <wp:docPr id="1157151785" name="Chart 1">
                <a:extLst xmlns:a="http://schemas.openxmlformats.org/drawingml/2006/main">
                  <a:ext uri="{FF2B5EF4-FFF2-40B4-BE49-F238E27FC236}">
                    <a16:creationId xmlns:a16="http://schemas.microsoft.com/office/drawing/2014/main" id="{1AB5B37F-1C55-4CBC-BCB2-EFF19FB8A6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8"/>
                </a:graphicData>
              </a:graphic>
              <wp14:sizeRelH relativeFrom="margin">
                <wp14:pctWidth>0</wp14:pctWidth>
              </wp14:sizeRelH>
              <wp14:sizeRelV relativeFrom="margin">
                <wp14:pctHeight>0</wp14:pctHeight>
              </wp14:sizeRelV>
            </wp:anchor>
          </w:drawing>
        </w:r>
      </w:ins>
      <w:ins w:id="2697" w:author="Mohamed Abdel-Hakam" w:date="2025-09-29T19:39:00Z">
        <w:r w:rsidR="00B12481" w:rsidRPr="00B12481">
          <w:t xml:space="preserve"> Small and medium enterprises scored higher values than neutral by 5 points in the export index, and less than the previous quarter by 5 points, but better than the corresponding quarter by 8 points. Meanwhile, they scored values below the neutral level by 8 points in the commodity inventory index, and less than the previous quarter by 5 points, although higher than the corresponding quarter by 3 points.</w:t>
        </w:r>
      </w:ins>
      <w:ins w:id="2698" w:author="WTORKY" w:date="2025-10-01T23:16:00Z" w16du:dateUtc="2025-10-01T20:16:00Z">
        <w:r w:rsidRPr="008B4BE4">
          <w:rPr>
            <w:noProof/>
          </w:rPr>
          <w:t xml:space="preserve"> </w:t>
        </w:r>
      </w:ins>
      <w:del w:id="2699" w:author="Mohamed Abdel-Hakam" w:date="2025-09-29T19:39:00Z">
        <w:r w:rsidR="00D429AE" w:rsidRPr="00D429AE" w:rsidDel="00B12481">
          <w:delText xml:space="preserve"> Likewise, </w:delText>
        </w:r>
        <w:r w:rsidR="00D429AE" w:rsidRPr="00D429AE" w:rsidDel="00B12481">
          <w:rPr>
            <w:b/>
            <w:bCs/>
          </w:rPr>
          <w:delText>small and medium-sized enterprises</w:delText>
        </w:r>
        <w:r w:rsidR="00D429AE" w:rsidRPr="00D429AE" w:rsidDel="00B12481">
          <w:delText xml:space="preserve"> posted higher values than the </w:delText>
        </w:r>
        <w:r w:rsidR="00D429AE" w:rsidRPr="00D429AE" w:rsidDel="00B12481">
          <w:rPr>
            <w:b/>
            <w:bCs/>
          </w:rPr>
          <w:delText>neutral level</w:delText>
        </w:r>
        <w:r w:rsidR="00D429AE" w:rsidRPr="00D429AE" w:rsidDel="00B12481">
          <w:delText xml:space="preserve"> in most indices, as </w:delText>
        </w:r>
        <w:r w:rsidR="00D429AE" w:rsidRPr="00D429AE" w:rsidDel="00B12481">
          <w:rPr>
            <w:b/>
            <w:bCs/>
          </w:rPr>
          <w:delText>production, domestic sales, exports and capacity utilization exceeded both the neutral level</w:delText>
        </w:r>
        <w:r w:rsidR="00D429AE" w:rsidRPr="00D429AE" w:rsidDel="00B12481">
          <w:delText xml:space="preserve">, and the values of the previous and corresponding quarters. As for the </w:delText>
        </w:r>
        <w:r w:rsidR="00D429AE" w:rsidRPr="00D429AE" w:rsidDel="00B12481">
          <w:rPr>
            <w:b/>
            <w:bCs/>
          </w:rPr>
          <w:delText>commodity inventory</w:delText>
        </w:r>
        <w:r w:rsidR="00D429AE" w:rsidRPr="00D429AE" w:rsidDel="00B12481">
          <w:delText xml:space="preserve"> index, it declined below the </w:delText>
        </w:r>
        <w:r w:rsidR="00D429AE" w:rsidRPr="00D429AE" w:rsidDel="00B12481">
          <w:rPr>
            <w:b/>
            <w:bCs/>
          </w:rPr>
          <w:delText>neutral level</w:delText>
        </w:r>
        <w:r w:rsidR="00D429AE" w:rsidRPr="00D429AE" w:rsidDel="00B12481">
          <w:delText xml:space="preserve"> by 3 points posting the same values as the corresponding quarter, although higher than the previous quarter by 2 points.</w:delText>
        </w:r>
        <w:r w:rsidR="00227CD3" w:rsidRPr="00227CD3" w:rsidDel="00B12481">
          <w:rPr>
            <w:noProof/>
          </w:rPr>
          <w:delText xml:space="preserve"> </w:delText>
        </w:r>
      </w:del>
      <w:r w:rsidR="009D4087">
        <w:t xml:space="preserve"> </w:t>
      </w:r>
    </w:p>
    <w:tbl>
      <w:tblPr>
        <w:tblW w:w="9906" w:type="dxa"/>
        <w:tblLook w:val="0600" w:firstRow="0" w:lastRow="0" w:firstColumn="0" w:lastColumn="0" w:noHBand="1" w:noVBand="1"/>
      </w:tblPr>
      <w:tblGrid>
        <w:gridCol w:w="2564"/>
        <w:gridCol w:w="1615"/>
        <w:gridCol w:w="1543"/>
        <w:gridCol w:w="1663"/>
        <w:gridCol w:w="2521"/>
      </w:tblGrid>
      <w:tr w:rsidR="00B85429" w:rsidRPr="00BC303F" w14:paraId="525EF036" w14:textId="77777777" w:rsidTr="00D2094E">
        <w:trPr>
          <w:trHeight w:val="18"/>
        </w:trPr>
        <w:tc>
          <w:tcPr>
            <w:tcW w:w="2564" w:type="dxa"/>
            <w:tcBorders>
              <w:left w:val="nil"/>
            </w:tcBorders>
            <w:vAlign w:val="center"/>
          </w:tcPr>
          <w:p w14:paraId="272BFF09" w14:textId="6116EBFF" w:rsidR="00B85429" w:rsidRPr="00BC303F" w:rsidRDefault="00B85429" w:rsidP="00BC303F">
            <w:pPr>
              <w:pStyle w:val="BB2023Body"/>
              <w:spacing w:after="0" w:line="240" w:lineRule="auto"/>
              <w:ind w:left="0"/>
              <w:jc w:val="center"/>
            </w:pPr>
          </w:p>
        </w:tc>
        <w:tc>
          <w:tcPr>
            <w:tcW w:w="4821" w:type="dxa"/>
            <w:gridSpan w:val="3"/>
            <w:vMerge w:val="restart"/>
            <w:shd w:val="clear" w:color="auto" w:fill="29C7FF"/>
            <w:vAlign w:val="center"/>
          </w:tcPr>
          <w:p w14:paraId="5DE3D270" w14:textId="1E3EC7DD" w:rsidR="00B85429" w:rsidRDefault="00B85429" w:rsidP="00B85429">
            <w:pPr>
              <w:pStyle w:val="BB2023Body"/>
              <w:spacing w:after="0" w:line="240" w:lineRule="auto"/>
              <w:ind w:left="-86"/>
              <w:jc w:val="center"/>
              <w:rPr>
                <w:rFonts w:asciiTheme="majorHAnsi" w:hAnsiTheme="majorHAnsi"/>
                <w:b/>
                <w:bCs/>
                <w:color w:val="FFFFFF" w:themeColor="background1"/>
                <w:sz w:val="14"/>
                <w:szCs w:val="18"/>
              </w:rPr>
            </w:pPr>
            <w:r w:rsidRPr="00B85429">
              <w:rPr>
                <w:rFonts w:asciiTheme="majorHAnsi" w:hAnsiTheme="majorHAnsi"/>
                <w:b/>
                <w:bCs/>
                <w:color w:val="FFFFFF" w:themeColor="background1"/>
                <w:sz w:val="14"/>
                <w:szCs w:val="18"/>
              </w:rPr>
              <w:t xml:space="preserve">Figure 3.1. Production and Sales </w:t>
            </w:r>
            <w:r w:rsidR="00DC1A6B">
              <w:rPr>
                <w:rFonts w:asciiTheme="majorHAnsi" w:hAnsiTheme="majorHAnsi"/>
                <w:b/>
                <w:bCs/>
                <w:color w:val="FFFFFF" w:themeColor="background1"/>
                <w:sz w:val="14"/>
                <w:szCs w:val="18"/>
              </w:rPr>
              <w:t>Indices</w:t>
            </w:r>
          </w:p>
          <w:p w14:paraId="080CE82F" w14:textId="01EEE344" w:rsidR="00B85429" w:rsidRPr="00BC303F" w:rsidRDefault="00B85429" w:rsidP="00B85429">
            <w:pPr>
              <w:pStyle w:val="BB2023Body"/>
              <w:spacing w:after="0" w:line="240" w:lineRule="auto"/>
              <w:ind w:left="-86"/>
              <w:jc w:val="center"/>
              <w:rPr>
                <w:rFonts w:asciiTheme="majorHAnsi" w:hAnsiTheme="majorHAnsi"/>
                <w:b/>
                <w:bCs/>
                <w:sz w:val="14"/>
                <w:szCs w:val="18"/>
              </w:rPr>
            </w:pPr>
            <w:r w:rsidRPr="00B85429">
              <w:rPr>
                <w:rFonts w:asciiTheme="majorHAnsi" w:hAnsiTheme="majorHAnsi"/>
                <w:b/>
                <w:bCs/>
                <w:color w:val="FFFFFF" w:themeColor="background1"/>
                <w:sz w:val="14"/>
                <w:szCs w:val="18"/>
              </w:rPr>
              <w:t xml:space="preserve">According to Firm Size - </w:t>
            </w:r>
            <w:r w:rsidR="003B4327" w:rsidRPr="008B1FED">
              <w:rPr>
                <w:rFonts w:asciiTheme="majorHAnsi" w:hAnsiTheme="majorHAnsi"/>
                <w:b/>
                <w:bCs/>
                <w:color w:val="FFFFFF" w:themeColor="background1"/>
                <w:sz w:val="14"/>
                <w:szCs w:val="18"/>
              </w:rPr>
              <w:t>Performance Evaluation</w:t>
            </w:r>
          </w:p>
        </w:tc>
        <w:tc>
          <w:tcPr>
            <w:tcW w:w="2521" w:type="dxa"/>
            <w:tcBorders>
              <w:left w:val="nil"/>
              <w:right w:val="nil"/>
            </w:tcBorders>
            <w:vAlign w:val="center"/>
          </w:tcPr>
          <w:p w14:paraId="72341037" w14:textId="33F6C8FE" w:rsidR="00B85429" w:rsidRPr="00BC303F" w:rsidRDefault="00B85429" w:rsidP="00BC303F">
            <w:pPr>
              <w:pStyle w:val="BB2023Body"/>
              <w:spacing w:after="0" w:line="240" w:lineRule="auto"/>
              <w:ind w:left="0"/>
              <w:jc w:val="center"/>
            </w:pPr>
          </w:p>
        </w:tc>
      </w:tr>
      <w:tr w:rsidR="00B85429" w:rsidRPr="00BC303F" w14:paraId="0BFF98AD" w14:textId="77777777" w:rsidTr="00D2094E">
        <w:tblPrEx>
          <w:tblCellMar>
            <w:left w:w="0" w:type="dxa"/>
            <w:right w:w="0" w:type="dxa"/>
          </w:tblCellMar>
        </w:tblPrEx>
        <w:trPr>
          <w:trHeight w:val="18"/>
        </w:trPr>
        <w:tc>
          <w:tcPr>
            <w:tcW w:w="2564" w:type="dxa"/>
            <w:tcBorders>
              <w:bottom w:val="single" w:sz="4" w:space="0" w:color="BFBFBF" w:themeColor="background1" w:themeShade="BF"/>
            </w:tcBorders>
            <w:shd w:val="clear" w:color="auto" w:fill="29C7FF"/>
            <w:tcMar>
              <w:top w:w="72" w:type="dxa"/>
              <w:left w:w="144" w:type="dxa"/>
              <w:bottom w:w="72" w:type="dxa"/>
              <w:right w:w="144" w:type="dxa"/>
            </w:tcMar>
            <w:vAlign w:val="center"/>
          </w:tcPr>
          <w:p w14:paraId="1F32268E" w14:textId="00304500" w:rsidR="00B85429" w:rsidRPr="00B85429" w:rsidRDefault="00E01A88" w:rsidP="00B85429">
            <w:pPr>
              <w:pStyle w:val="BB2023Body"/>
              <w:spacing w:after="0" w:line="240" w:lineRule="auto"/>
              <w:ind w:left="-86"/>
              <w:jc w:val="center"/>
              <w:rPr>
                <w:rFonts w:asciiTheme="majorHAnsi" w:hAnsiTheme="majorHAnsi"/>
                <w:b/>
                <w:bCs/>
                <w:color w:val="FFFFFF" w:themeColor="background1"/>
                <w:sz w:val="14"/>
                <w:szCs w:val="18"/>
              </w:rPr>
            </w:pPr>
            <w:del w:id="2700" w:author="WTORKY" w:date="2025-10-01T23:15:00Z" w16du:dateUtc="2025-10-01T20:15:00Z">
              <w:r w:rsidDel="00D540E7">
                <w:rPr>
                  <w:noProof/>
                </w:rPr>
                <w:drawing>
                  <wp:anchor distT="0" distB="0" distL="114300" distR="114300" simplePos="0" relativeHeight="252035224" behindDoc="0" locked="0" layoutInCell="1" allowOverlap="1" wp14:anchorId="1FACE108" wp14:editId="56D3C1ED">
                    <wp:simplePos x="0" y="0"/>
                    <wp:positionH relativeFrom="margin">
                      <wp:posOffset>-102235</wp:posOffset>
                    </wp:positionH>
                    <wp:positionV relativeFrom="paragraph">
                      <wp:posOffset>205105</wp:posOffset>
                    </wp:positionV>
                    <wp:extent cx="1626870" cy="3378200"/>
                    <wp:effectExtent l="0" t="0" r="0" b="0"/>
                    <wp:wrapNone/>
                    <wp:docPr id="636563557" name="Chart 1">
                      <a:extLst xmlns:a="http://schemas.openxmlformats.org/drawingml/2006/main">
                        <a:ext uri="{FF2B5EF4-FFF2-40B4-BE49-F238E27FC236}">
                          <a16:creationId xmlns:a16="http://schemas.microsoft.com/office/drawing/2014/main" id="{1AB5B37F-1C55-4CBC-BCB2-EFF19FB8A6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9"/>
                      </a:graphicData>
                    </a:graphic>
                    <wp14:sizeRelH relativeFrom="margin">
                      <wp14:pctWidth>0</wp14:pctWidth>
                    </wp14:sizeRelH>
                    <wp14:sizeRelV relativeFrom="margin">
                      <wp14:pctHeight>0</wp14:pctHeight>
                    </wp14:sizeRelV>
                  </wp:anchor>
                </w:drawing>
              </w:r>
            </w:del>
            <w:r w:rsidR="00B85429" w:rsidRPr="00B85429">
              <w:rPr>
                <w:rFonts w:asciiTheme="majorHAnsi" w:hAnsiTheme="majorHAnsi"/>
                <w:b/>
                <w:bCs/>
                <w:color w:val="FFFFFF" w:themeColor="background1"/>
                <w:sz w:val="14"/>
                <w:szCs w:val="18"/>
              </w:rPr>
              <w:t xml:space="preserve"> Large Firms</w:t>
            </w:r>
          </w:p>
        </w:tc>
        <w:tc>
          <w:tcPr>
            <w:tcW w:w="4821" w:type="dxa"/>
            <w:gridSpan w:val="3"/>
            <w:vMerge/>
            <w:tcBorders>
              <w:bottom w:val="single" w:sz="4" w:space="0" w:color="BFBFBF" w:themeColor="background1" w:themeShade="BF"/>
            </w:tcBorders>
            <w:shd w:val="clear" w:color="auto" w:fill="29C7FF"/>
            <w:tcMar>
              <w:top w:w="15" w:type="dxa"/>
              <w:left w:w="15" w:type="dxa"/>
              <w:bottom w:w="0" w:type="dxa"/>
              <w:right w:w="15" w:type="dxa"/>
            </w:tcMar>
            <w:vAlign w:val="center"/>
          </w:tcPr>
          <w:p w14:paraId="61FDCE61" w14:textId="77777777" w:rsidR="00B85429" w:rsidRPr="00BC303F" w:rsidRDefault="00B85429" w:rsidP="00BC303F">
            <w:pPr>
              <w:pStyle w:val="BB2023Body"/>
              <w:spacing w:after="0" w:line="240" w:lineRule="auto"/>
              <w:ind w:left="0"/>
              <w:jc w:val="center"/>
              <w:rPr>
                <w:rFonts w:asciiTheme="majorHAnsi" w:hAnsiTheme="majorHAnsi"/>
                <w:b/>
                <w:bCs/>
                <w:sz w:val="14"/>
                <w:szCs w:val="18"/>
              </w:rPr>
            </w:pPr>
          </w:p>
        </w:tc>
        <w:tc>
          <w:tcPr>
            <w:tcW w:w="2521" w:type="dxa"/>
            <w:tcBorders>
              <w:left w:val="nil"/>
              <w:bottom w:val="single" w:sz="4" w:space="0" w:color="BFBFBF" w:themeColor="background1" w:themeShade="BF"/>
              <w:right w:val="nil"/>
            </w:tcBorders>
            <w:shd w:val="clear" w:color="auto" w:fill="29C7FF"/>
            <w:tcMar>
              <w:top w:w="72" w:type="dxa"/>
              <w:left w:w="144" w:type="dxa"/>
              <w:bottom w:w="72" w:type="dxa"/>
              <w:right w:w="144" w:type="dxa"/>
            </w:tcMar>
            <w:vAlign w:val="center"/>
          </w:tcPr>
          <w:p w14:paraId="60E3534D" w14:textId="06F5CF36" w:rsidR="00B85429" w:rsidRPr="00B85429" w:rsidRDefault="00B85429" w:rsidP="00B85429">
            <w:pPr>
              <w:pStyle w:val="BB2023Body"/>
              <w:spacing w:after="0" w:line="240" w:lineRule="auto"/>
              <w:ind w:left="-86"/>
              <w:jc w:val="center"/>
              <w:rPr>
                <w:rFonts w:asciiTheme="majorHAnsi" w:hAnsiTheme="majorHAnsi"/>
                <w:b/>
                <w:bCs/>
                <w:color w:val="FFFFFF" w:themeColor="background1"/>
                <w:sz w:val="14"/>
                <w:szCs w:val="18"/>
              </w:rPr>
            </w:pPr>
            <w:r w:rsidRPr="00B85429">
              <w:rPr>
                <w:rFonts w:asciiTheme="majorHAnsi" w:hAnsiTheme="majorHAnsi"/>
                <w:b/>
                <w:bCs/>
                <w:color w:val="FFFFFF" w:themeColor="background1"/>
                <w:sz w:val="14"/>
                <w:szCs w:val="18"/>
              </w:rPr>
              <w:t>SMEs</w:t>
            </w:r>
          </w:p>
        </w:tc>
      </w:tr>
      <w:tr w:rsidR="00227CD3" w:rsidRPr="00BC303F" w14:paraId="489F7322" w14:textId="77777777" w:rsidTr="00585897">
        <w:trPr>
          <w:trHeight w:val="325"/>
        </w:trPr>
        <w:tc>
          <w:tcPr>
            <w:tcW w:w="2564"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90E74F" w14:textId="275D8D0D" w:rsidR="00227CD3" w:rsidRPr="00BC303F" w:rsidRDefault="00227CD3" w:rsidP="00227CD3">
            <w:pPr>
              <w:pStyle w:val="BB2023Body"/>
              <w:spacing w:after="0" w:line="240" w:lineRule="auto"/>
              <w:ind w:left="0"/>
              <w:jc w:val="center"/>
            </w:pP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vAlign w:val="center"/>
            <w:hideMark/>
          </w:tcPr>
          <w:p w14:paraId="3D069FF6" w14:textId="7A983759"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1543"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hideMark/>
          </w:tcPr>
          <w:p w14:paraId="4233672D" w14:textId="7F68F91E" w:rsidR="00227CD3" w:rsidRPr="00BC303F" w:rsidRDefault="00227CD3" w:rsidP="00227CD3">
            <w:pPr>
              <w:pStyle w:val="BB2023Body"/>
              <w:spacing w:after="0" w:line="240" w:lineRule="auto"/>
              <w:ind w:left="0"/>
              <w:jc w:val="center"/>
              <w:rPr>
                <w:rFonts w:asciiTheme="majorHAnsi" w:hAnsiTheme="majorHAnsi"/>
                <w:sz w:val="14"/>
                <w:szCs w:val="18"/>
              </w:rPr>
            </w:pPr>
            <w:r w:rsidRPr="00B85429">
              <w:rPr>
                <w:noProof/>
              </w:rPr>
              <w:drawing>
                <wp:anchor distT="0" distB="0" distL="114300" distR="114300" simplePos="0" relativeHeight="251985048" behindDoc="0" locked="0" layoutInCell="1" allowOverlap="1" wp14:anchorId="64F80CAC" wp14:editId="14C39265">
                  <wp:simplePos x="0" y="0"/>
                  <wp:positionH relativeFrom="column">
                    <wp:posOffset>291465</wp:posOffset>
                  </wp:positionH>
                  <wp:positionV relativeFrom="paragraph">
                    <wp:posOffset>209381</wp:posOffset>
                  </wp:positionV>
                  <wp:extent cx="344805" cy="34480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
                          <pic:cNvPicPr>
                            <a:picLocks noChangeAspect="1" noChangeArrowheads="1"/>
                          </pic:cNvPicPr>
                        </pic:nvPicPr>
                        <pic:blipFill>
                          <a:blip r:embed="rId150">
                            <a:extLst>
                              <a:ext uri="{28A0092B-C50C-407E-A947-70E740481C1C}">
                                <a14:useLocalDpi xmlns:a14="http://schemas.microsoft.com/office/drawing/2010/main" val="0"/>
                              </a:ext>
                            </a:extLst>
                          </a:blip>
                          <a:stretch>
                            <a:fillRect/>
                          </a:stretch>
                        </pic:blipFill>
                        <pic:spPr bwMode="auto">
                          <a:xfrm>
                            <a:off x="0" y="0"/>
                            <a:ext cx="344805" cy="344805"/>
                          </a:xfrm>
                          <a:prstGeom prst="rect">
                            <a:avLst/>
                          </a:prstGeom>
                          <a:noFill/>
                        </pic:spPr>
                      </pic:pic>
                    </a:graphicData>
                  </a:graphic>
                  <wp14:sizeRelH relativeFrom="margin">
                    <wp14:pctWidth>0</wp14:pctWidth>
                  </wp14:sizeRelH>
                  <wp14:sizeRelV relativeFrom="margin">
                    <wp14:pctHeight>0</wp14:pctHeight>
                  </wp14:sizeRelV>
                </wp:anchor>
              </w:drawing>
            </w:r>
            <w:r w:rsidRPr="00BC303F">
              <w:rPr>
                <w:rFonts w:asciiTheme="majorHAnsi" w:hAnsiTheme="majorHAnsi"/>
                <w:b/>
                <w:bCs/>
                <w:sz w:val="14"/>
                <w:szCs w:val="18"/>
              </w:rPr>
              <w:t>Production</w:t>
            </w: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vAlign w:val="center"/>
            <w:hideMark/>
          </w:tcPr>
          <w:p w14:paraId="4909F5C6" w14:textId="31C41E38"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521"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1E269143" w14:textId="6FB61B69" w:rsidR="00227CD3" w:rsidRPr="00BC303F" w:rsidRDefault="00B12481" w:rsidP="00227CD3">
            <w:pPr>
              <w:pStyle w:val="BB2023Body"/>
              <w:spacing w:after="0" w:line="240" w:lineRule="auto"/>
              <w:ind w:left="0"/>
              <w:jc w:val="center"/>
            </w:pPr>
            <w:del w:id="2701" w:author="WTORKY" w:date="2025-10-01T23:15:00Z" w16du:dateUtc="2025-10-01T20:15:00Z">
              <w:r w:rsidDel="00D540E7">
                <w:rPr>
                  <w:noProof/>
                </w:rPr>
                <w:drawing>
                  <wp:anchor distT="0" distB="0" distL="114300" distR="114300" simplePos="0" relativeHeight="252036248" behindDoc="0" locked="0" layoutInCell="1" allowOverlap="1" wp14:anchorId="1A81C269" wp14:editId="2DD3E0C5">
                    <wp:simplePos x="0" y="0"/>
                    <wp:positionH relativeFrom="margin">
                      <wp:posOffset>-72390</wp:posOffset>
                    </wp:positionH>
                    <wp:positionV relativeFrom="paragraph">
                      <wp:posOffset>19685</wp:posOffset>
                    </wp:positionV>
                    <wp:extent cx="1593850" cy="3377565"/>
                    <wp:effectExtent l="0" t="0" r="0" b="0"/>
                    <wp:wrapNone/>
                    <wp:docPr id="1102446418" name="Chart 1">
                      <a:extLst xmlns:a="http://schemas.openxmlformats.org/drawingml/2006/main">
                        <a:ext uri="{FF2B5EF4-FFF2-40B4-BE49-F238E27FC236}">
                          <a16:creationId xmlns:a16="http://schemas.microsoft.com/office/drawing/2014/main" id="{F57BE146-9A75-7AC3-FAD6-76A5B964F2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1"/>
                      </a:graphicData>
                    </a:graphic>
                    <wp14:sizeRelH relativeFrom="margin">
                      <wp14:pctWidth>0</wp14:pctWidth>
                    </wp14:sizeRelH>
                    <wp14:sizeRelV relativeFrom="margin">
                      <wp14:pctHeight>0</wp14:pctHeight>
                    </wp14:sizeRelV>
                  </wp:anchor>
                </w:drawing>
              </w:r>
            </w:del>
          </w:p>
        </w:tc>
      </w:tr>
      <w:tr w:rsidR="00227CD3" w:rsidRPr="00BC303F" w14:paraId="32C297CD" w14:textId="77777777" w:rsidTr="00585897">
        <w:tblPrEx>
          <w:tblCellMar>
            <w:left w:w="0" w:type="dxa"/>
            <w:right w:w="0" w:type="dxa"/>
          </w:tblCellMar>
        </w:tblPrEx>
        <w:trPr>
          <w:trHeight w:val="325"/>
        </w:trPr>
        <w:tc>
          <w:tcPr>
            <w:tcW w:w="2564"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10B73F" w14:textId="77777777" w:rsidR="00227CD3" w:rsidRPr="00BC303F" w:rsidRDefault="00227CD3" w:rsidP="00227CD3">
            <w:pPr>
              <w:pStyle w:val="BB2023Body"/>
              <w:spacing w:after="0" w:line="240" w:lineRule="auto"/>
              <w:ind w:left="0"/>
              <w:jc w:val="center"/>
            </w:pP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452A1D6" w14:textId="089A5AD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176031"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8D1FC49" w14:textId="67701C19"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2521"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3AC8571C" w14:textId="77777777" w:rsidR="00227CD3" w:rsidRPr="00BC303F" w:rsidRDefault="00227CD3" w:rsidP="00227CD3">
            <w:pPr>
              <w:pStyle w:val="BB2023Body"/>
              <w:spacing w:after="0" w:line="240" w:lineRule="auto"/>
              <w:ind w:left="0"/>
              <w:jc w:val="center"/>
            </w:pPr>
          </w:p>
        </w:tc>
      </w:tr>
      <w:tr w:rsidR="00227CD3" w:rsidRPr="00BC303F" w14:paraId="5E3B0896" w14:textId="77777777" w:rsidTr="00585897">
        <w:tblPrEx>
          <w:tblCellMar>
            <w:left w:w="0" w:type="dxa"/>
            <w:right w:w="0" w:type="dxa"/>
          </w:tblCellMar>
        </w:tblPrEx>
        <w:trPr>
          <w:trHeight w:val="325"/>
        </w:trPr>
        <w:tc>
          <w:tcPr>
            <w:tcW w:w="2564"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466A03" w14:textId="77777777" w:rsidR="00227CD3" w:rsidRPr="00BC303F" w:rsidRDefault="00227CD3" w:rsidP="00227CD3">
            <w:pPr>
              <w:pStyle w:val="BB2023Body"/>
              <w:spacing w:after="0" w:line="240" w:lineRule="auto"/>
              <w:ind w:left="0"/>
              <w:jc w:val="center"/>
            </w:pP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E5DED6D" w14:textId="6D4A3182"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6A3DA6"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ACBD4FB" w14:textId="0ED9B170"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2521"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08B68C8F" w14:textId="77777777" w:rsidR="00227CD3" w:rsidRPr="00BC303F" w:rsidRDefault="00227CD3" w:rsidP="00227CD3">
            <w:pPr>
              <w:pStyle w:val="BB2023Body"/>
              <w:spacing w:after="0" w:line="240" w:lineRule="auto"/>
              <w:ind w:left="0"/>
              <w:jc w:val="center"/>
            </w:pPr>
          </w:p>
        </w:tc>
      </w:tr>
      <w:tr w:rsidR="00227CD3" w:rsidRPr="00BC303F" w14:paraId="76332EE7" w14:textId="77777777" w:rsidTr="00585897">
        <w:tblPrEx>
          <w:tblCellMar>
            <w:left w:w="0" w:type="dxa"/>
            <w:right w:w="0" w:type="dxa"/>
          </w:tblCellMar>
        </w:tblPrEx>
        <w:trPr>
          <w:trHeight w:val="18"/>
        </w:trPr>
        <w:tc>
          <w:tcPr>
            <w:tcW w:w="2564"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19C55D01" w14:textId="72ED9F6C" w:rsidR="00227CD3" w:rsidRPr="00BC303F" w:rsidRDefault="00227CD3" w:rsidP="00227CD3">
            <w:pPr>
              <w:pStyle w:val="BB2023Body"/>
              <w:spacing w:after="0" w:line="240" w:lineRule="auto"/>
              <w:ind w:left="0"/>
              <w:jc w:val="center"/>
            </w:pP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38DA22A" w14:textId="6891840F"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1543"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hideMark/>
          </w:tcPr>
          <w:p w14:paraId="2B9304F1" w14:textId="77777777" w:rsidR="00227CD3" w:rsidRPr="00BC303F" w:rsidRDefault="00227CD3" w:rsidP="00227CD3">
            <w:pPr>
              <w:pStyle w:val="BB2023Body"/>
              <w:spacing w:after="0" w:line="240" w:lineRule="auto"/>
              <w:ind w:left="0"/>
              <w:jc w:val="center"/>
              <w:rPr>
                <w:rFonts w:asciiTheme="majorHAnsi" w:hAnsiTheme="majorHAnsi"/>
                <w:sz w:val="14"/>
                <w:szCs w:val="18"/>
              </w:rPr>
            </w:pPr>
            <w:r w:rsidRPr="00BC303F">
              <w:rPr>
                <w:rFonts w:asciiTheme="majorHAnsi" w:hAnsiTheme="majorHAnsi"/>
                <w:b/>
                <w:bCs/>
                <w:sz w:val="14"/>
                <w:szCs w:val="18"/>
              </w:rPr>
              <w:t>Domestic Sales</w:t>
            </w: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23169AB" w14:textId="04D8F30D"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521"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7CAF8FF9" w14:textId="5B8B00A5" w:rsidR="00227CD3" w:rsidRPr="00BC303F" w:rsidRDefault="00227CD3" w:rsidP="00227CD3">
            <w:pPr>
              <w:pStyle w:val="BB2023Body"/>
              <w:spacing w:after="0" w:line="240" w:lineRule="auto"/>
              <w:ind w:left="0"/>
              <w:jc w:val="center"/>
            </w:pPr>
          </w:p>
        </w:tc>
      </w:tr>
      <w:tr w:rsidR="00227CD3" w:rsidRPr="00BC303F" w14:paraId="772139ED" w14:textId="77777777" w:rsidTr="00585897">
        <w:tblPrEx>
          <w:tblCellMar>
            <w:left w:w="0" w:type="dxa"/>
            <w:right w:w="0" w:type="dxa"/>
          </w:tblCellMar>
        </w:tblPrEx>
        <w:trPr>
          <w:trHeight w:val="325"/>
        </w:trPr>
        <w:tc>
          <w:tcPr>
            <w:tcW w:w="2564"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9B400B" w14:textId="77777777" w:rsidR="00227CD3" w:rsidRPr="00BC303F" w:rsidRDefault="00227CD3" w:rsidP="00227CD3">
            <w:pPr>
              <w:pStyle w:val="BB2023Body"/>
              <w:spacing w:after="0" w:line="240" w:lineRule="auto"/>
              <w:ind w:left="0"/>
              <w:jc w:val="center"/>
            </w:pP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2F49DAA" w14:textId="352C1CF5"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518163"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ADD8BE8" w14:textId="60672A9D"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2521"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104D0E10" w14:textId="77777777" w:rsidR="00227CD3" w:rsidRPr="00BC303F" w:rsidRDefault="00227CD3" w:rsidP="00227CD3">
            <w:pPr>
              <w:pStyle w:val="BB2023Body"/>
              <w:spacing w:after="0" w:line="240" w:lineRule="auto"/>
              <w:ind w:left="0"/>
              <w:jc w:val="center"/>
            </w:pPr>
          </w:p>
        </w:tc>
      </w:tr>
      <w:tr w:rsidR="00227CD3" w:rsidRPr="00BC303F" w14:paraId="13715C68" w14:textId="77777777" w:rsidTr="00585897">
        <w:tblPrEx>
          <w:tblCellMar>
            <w:left w:w="0" w:type="dxa"/>
            <w:right w:w="0" w:type="dxa"/>
          </w:tblCellMar>
        </w:tblPrEx>
        <w:trPr>
          <w:trHeight w:val="325"/>
        </w:trPr>
        <w:tc>
          <w:tcPr>
            <w:tcW w:w="2564"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B82931" w14:textId="77777777" w:rsidR="00227CD3" w:rsidRPr="00BC303F" w:rsidRDefault="00227CD3" w:rsidP="00227CD3">
            <w:pPr>
              <w:pStyle w:val="BB2023Body"/>
              <w:spacing w:after="0" w:line="240" w:lineRule="auto"/>
              <w:ind w:left="0"/>
              <w:jc w:val="center"/>
            </w:pP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4110C73" w14:textId="097DF76F"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1774D6"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67EA2682" w14:textId="00FC7815"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2521"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1CD4313B" w14:textId="77777777" w:rsidR="00227CD3" w:rsidRPr="00BC303F" w:rsidRDefault="00227CD3" w:rsidP="00227CD3">
            <w:pPr>
              <w:pStyle w:val="BB2023Body"/>
              <w:spacing w:after="0" w:line="240" w:lineRule="auto"/>
              <w:ind w:left="0"/>
              <w:jc w:val="center"/>
            </w:pPr>
          </w:p>
        </w:tc>
      </w:tr>
      <w:tr w:rsidR="00227CD3" w:rsidRPr="00BC303F" w14:paraId="5D88478B" w14:textId="77777777" w:rsidTr="00585897">
        <w:trPr>
          <w:trHeight w:val="325"/>
        </w:trPr>
        <w:tc>
          <w:tcPr>
            <w:tcW w:w="2564"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F2CF8E" w14:textId="467C7A86" w:rsidR="00227CD3" w:rsidRPr="00BC303F" w:rsidRDefault="00227CD3" w:rsidP="00227CD3">
            <w:pPr>
              <w:pStyle w:val="BB2023Body"/>
              <w:spacing w:after="0" w:line="240" w:lineRule="auto"/>
              <w:ind w:left="0"/>
              <w:jc w:val="center"/>
            </w:pP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vAlign w:val="center"/>
            <w:hideMark/>
          </w:tcPr>
          <w:p w14:paraId="44116941" w14:textId="09B970E9"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1543"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hideMark/>
          </w:tcPr>
          <w:p w14:paraId="6AFFC764" w14:textId="77777777" w:rsidR="00227CD3" w:rsidRPr="00BC303F" w:rsidRDefault="00227CD3" w:rsidP="00227CD3">
            <w:pPr>
              <w:pStyle w:val="BB2023Body"/>
              <w:spacing w:after="0" w:line="240" w:lineRule="auto"/>
              <w:ind w:left="0"/>
              <w:jc w:val="center"/>
              <w:rPr>
                <w:rFonts w:asciiTheme="majorHAnsi" w:hAnsiTheme="majorHAnsi"/>
                <w:sz w:val="14"/>
                <w:szCs w:val="18"/>
              </w:rPr>
            </w:pPr>
            <w:r w:rsidRPr="00BC303F">
              <w:rPr>
                <w:rFonts w:asciiTheme="majorHAnsi" w:hAnsiTheme="majorHAnsi"/>
                <w:b/>
                <w:bCs/>
                <w:sz w:val="14"/>
                <w:szCs w:val="18"/>
              </w:rPr>
              <w:t>Exports</w:t>
            </w: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vAlign w:val="center"/>
            <w:hideMark/>
          </w:tcPr>
          <w:p w14:paraId="71912CEE" w14:textId="1E93990E"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521"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69758BFD" w14:textId="0AFDBFDD" w:rsidR="00227CD3" w:rsidRPr="00BC303F" w:rsidRDefault="00227CD3" w:rsidP="00227CD3">
            <w:pPr>
              <w:pStyle w:val="BB2023Body"/>
              <w:spacing w:after="0" w:line="240" w:lineRule="auto"/>
              <w:ind w:left="0"/>
              <w:jc w:val="center"/>
            </w:pPr>
          </w:p>
        </w:tc>
      </w:tr>
      <w:tr w:rsidR="00227CD3" w:rsidRPr="00BC303F" w14:paraId="775076C0" w14:textId="77777777" w:rsidTr="00585897">
        <w:tblPrEx>
          <w:tblCellMar>
            <w:left w:w="0" w:type="dxa"/>
            <w:right w:w="0" w:type="dxa"/>
          </w:tblCellMar>
        </w:tblPrEx>
        <w:trPr>
          <w:trHeight w:val="325"/>
        </w:trPr>
        <w:tc>
          <w:tcPr>
            <w:tcW w:w="2564"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2D8925" w14:textId="77777777" w:rsidR="00227CD3" w:rsidRPr="00BC303F" w:rsidRDefault="00227CD3" w:rsidP="00227CD3">
            <w:pPr>
              <w:pStyle w:val="BB2023Body"/>
              <w:spacing w:after="0" w:line="240" w:lineRule="auto"/>
              <w:ind w:left="0"/>
              <w:jc w:val="center"/>
            </w:pP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DF32E9F" w14:textId="267F93EB"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509653"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FA3E511" w14:textId="476B2BE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2521"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3D977AD8" w14:textId="77777777" w:rsidR="00227CD3" w:rsidRPr="00BC303F" w:rsidRDefault="00227CD3" w:rsidP="00227CD3">
            <w:pPr>
              <w:pStyle w:val="BB2023Body"/>
              <w:spacing w:after="0" w:line="240" w:lineRule="auto"/>
              <w:ind w:left="0"/>
              <w:jc w:val="center"/>
            </w:pPr>
          </w:p>
        </w:tc>
      </w:tr>
      <w:tr w:rsidR="00227CD3" w:rsidRPr="00BC303F" w14:paraId="1C9788F7" w14:textId="77777777" w:rsidTr="00585897">
        <w:tblPrEx>
          <w:tblCellMar>
            <w:left w:w="0" w:type="dxa"/>
            <w:right w:w="0" w:type="dxa"/>
          </w:tblCellMar>
        </w:tblPrEx>
        <w:trPr>
          <w:trHeight w:val="325"/>
        </w:trPr>
        <w:tc>
          <w:tcPr>
            <w:tcW w:w="2564"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E88C20" w14:textId="77777777" w:rsidR="00227CD3" w:rsidRPr="00BC303F" w:rsidRDefault="00227CD3" w:rsidP="00227CD3">
            <w:pPr>
              <w:pStyle w:val="BB2023Body"/>
              <w:spacing w:after="0" w:line="240" w:lineRule="auto"/>
              <w:ind w:left="0"/>
              <w:jc w:val="center"/>
            </w:pP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8548283" w14:textId="338C0F42"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1FC217"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665D8C6" w14:textId="3E0419CB"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2521"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3C3A1DD7" w14:textId="77777777" w:rsidR="00227CD3" w:rsidRPr="00BC303F" w:rsidRDefault="00227CD3" w:rsidP="00227CD3">
            <w:pPr>
              <w:pStyle w:val="BB2023Body"/>
              <w:spacing w:after="0" w:line="240" w:lineRule="auto"/>
              <w:ind w:left="0"/>
              <w:jc w:val="center"/>
            </w:pPr>
          </w:p>
        </w:tc>
      </w:tr>
      <w:tr w:rsidR="00227CD3" w:rsidRPr="00BC303F" w14:paraId="1C17F504" w14:textId="77777777" w:rsidTr="00585897">
        <w:tblPrEx>
          <w:tblCellMar>
            <w:left w:w="0" w:type="dxa"/>
            <w:right w:w="0" w:type="dxa"/>
          </w:tblCellMar>
        </w:tblPrEx>
        <w:trPr>
          <w:trHeight w:val="147"/>
        </w:trPr>
        <w:tc>
          <w:tcPr>
            <w:tcW w:w="2564"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7C6E269F" w14:textId="4FD9C4C8" w:rsidR="00227CD3" w:rsidRPr="00BC303F" w:rsidRDefault="00227CD3" w:rsidP="00227CD3">
            <w:pPr>
              <w:pStyle w:val="BB2023Body"/>
              <w:spacing w:after="0" w:line="240" w:lineRule="auto"/>
              <w:ind w:left="0"/>
              <w:jc w:val="center"/>
            </w:pP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8CC9920" w14:textId="612BEEC1"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1543"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hideMark/>
          </w:tcPr>
          <w:p w14:paraId="4C1B21BD" w14:textId="77777777" w:rsidR="00227CD3" w:rsidRPr="00BC303F" w:rsidRDefault="00227CD3" w:rsidP="00227CD3">
            <w:pPr>
              <w:pStyle w:val="BB2023Body"/>
              <w:spacing w:after="0" w:line="240" w:lineRule="auto"/>
              <w:ind w:left="0"/>
              <w:jc w:val="center"/>
              <w:rPr>
                <w:rFonts w:asciiTheme="majorHAnsi" w:hAnsiTheme="majorHAnsi"/>
                <w:sz w:val="14"/>
                <w:szCs w:val="18"/>
              </w:rPr>
            </w:pPr>
            <w:r w:rsidRPr="00B85429">
              <w:rPr>
                <w:noProof/>
              </w:rPr>
              <w:drawing>
                <wp:anchor distT="0" distB="0" distL="114300" distR="114300" simplePos="0" relativeHeight="251988120" behindDoc="0" locked="0" layoutInCell="1" allowOverlap="1" wp14:anchorId="385EBE88" wp14:editId="1D2E9ACF">
                  <wp:simplePos x="0" y="0"/>
                  <wp:positionH relativeFrom="column">
                    <wp:posOffset>304169</wp:posOffset>
                  </wp:positionH>
                  <wp:positionV relativeFrom="paragraph">
                    <wp:posOffset>273894</wp:posOffset>
                  </wp:positionV>
                  <wp:extent cx="317984" cy="317984"/>
                  <wp:effectExtent l="0" t="0" r="6350" b="635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6"/>
                          <pic:cNvPicPr>
                            <a:picLocks noChangeAspect="1" noChangeArrowheads="1"/>
                          </pic:cNvPicPr>
                        </pic:nvPicPr>
                        <pic:blipFill>
                          <a:blip r:embed="rId152">
                            <a:extLst>
                              <a:ext uri="{28A0092B-C50C-407E-A947-70E740481C1C}">
                                <a14:useLocalDpi xmlns:a14="http://schemas.microsoft.com/office/drawing/2010/main" val="0"/>
                              </a:ext>
                            </a:extLst>
                          </a:blip>
                          <a:stretch>
                            <a:fillRect/>
                          </a:stretch>
                        </pic:blipFill>
                        <pic:spPr bwMode="auto">
                          <a:xfrm>
                            <a:off x="0" y="0"/>
                            <a:ext cx="322465" cy="322465"/>
                          </a:xfrm>
                          <a:prstGeom prst="rect">
                            <a:avLst/>
                          </a:prstGeom>
                          <a:noFill/>
                        </pic:spPr>
                      </pic:pic>
                    </a:graphicData>
                  </a:graphic>
                  <wp14:sizeRelH relativeFrom="margin">
                    <wp14:pctWidth>0</wp14:pctWidth>
                  </wp14:sizeRelH>
                  <wp14:sizeRelV relativeFrom="margin">
                    <wp14:pctHeight>0</wp14:pctHeight>
                  </wp14:sizeRelV>
                </wp:anchor>
              </w:drawing>
            </w:r>
            <w:r w:rsidRPr="00BC303F">
              <w:rPr>
                <w:rFonts w:asciiTheme="majorHAnsi" w:hAnsiTheme="majorHAnsi"/>
                <w:b/>
                <w:bCs/>
                <w:sz w:val="14"/>
                <w:szCs w:val="18"/>
              </w:rPr>
              <w:t>Capacity Utilization</w:t>
            </w: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7EA2394" w14:textId="42141D3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521"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7C63CF63" w14:textId="42F9F763" w:rsidR="00227CD3" w:rsidRPr="00BC303F" w:rsidRDefault="00227CD3" w:rsidP="00227CD3">
            <w:pPr>
              <w:pStyle w:val="BB2023Body"/>
              <w:spacing w:after="0" w:line="240" w:lineRule="auto"/>
              <w:ind w:left="0"/>
              <w:jc w:val="center"/>
            </w:pPr>
          </w:p>
        </w:tc>
      </w:tr>
      <w:tr w:rsidR="00227CD3" w:rsidRPr="00BC303F" w14:paraId="233AE39A" w14:textId="77777777" w:rsidTr="00585897">
        <w:tblPrEx>
          <w:tblCellMar>
            <w:left w:w="0" w:type="dxa"/>
            <w:right w:w="0" w:type="dxa"/>
          </w:tblCellMar>
        </w:tblPrEx>
        <w:trPr>
          <w:trHeight w:val="325"/>
        </w:trPr>
        <w:tc>
          <w:tcPr>
            <w:tcW w:w="2564"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1F4B3B" w14:textId="77777777" w:rsidR="00227CD3" w:rsidRPr="00BC303F" w:rsidRDefault="00227CD3" w:rsidP="00227CD3">
            <w:pPr>
              <w:pStyle w:val="BB2023Body"/>
              <w:spacing w:after="0" w:line="240" w:lineRule="auto"/>
              <w:ind w:left="0"/>
              <w:jc w:val="center"/>
            </w:pP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195F9C9" w14:textId="7BF4AD19"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9C8EAE"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0E1A6A07" w14:textId="5EE0FFDD"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2521"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26624697" w14:textId="77777777" w:rsidR="00227CD3" w:rsidRPr="00BC303F" w:rsidRDefault="00227CD3" w:rsidP="00227CD3">
            <w:pPr>
              <w:pStyle w:val="BB2023Body"/>
              <w:spacing w:after="0" w:line="240" w:lineRule="auto"/>
              <w:ind w:left="0"/>
              <w:jc w:val="center"/>
            </w:pPr>
          </w:p>
        </w:tc>
      </w:tr>
      <w:tr w:rsidR="00227CD3" w:rsidRPr="00BC303F" w14:paraId="049B5747" w14:textId="77777777" w:rsidTr="00585897">
        <w:tblPrEx>
          <w:tblCellMar>
            <w:left w:w="0" w:type="dxa"/>
            <w:right w:w="0" w:type="dxa"/>
          </w:tblCellMar>
        </w:tblPrEx>
        <w:trPr>
          <w:trHeight w:val="325"/>
        </w:trPr>
        <w:tc>
          <w:tcPr>
            <w:tcW w:w="2564"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3A4F22" w14:textId="77777777" w:rsidR="00227CD3" w:rsidRPr="00BC303F" w:rsidRDefault="00227CD3" w:rsidP="00227CD3">
            <w:pPr>
              <w:pStyle w:val="BB2023Body"/>
              <w:spacing w:after="0" w:line="240" w:lineRule="auto"/>
              <w:ind w:left="0"/>
              <w:jc w:val="center"/>
            </w:pP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8FA8A11" w14:textId="75DD7FF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8F894A"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392B0EC" w14:textId="2D51405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2521"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5D9A5427" w14:textId="77777777" w:rsidR="00227CD3" w:rsidRPr="00BC303F" w:rsidRDefault="00227CD3" w:rsidP="00227CD3">
            <w:pPr>
              <w:pStyle w:val="BB2023Body"/>
              <w:spacing w:after="0" w:line="240" w:lineRule="auto"/>
              <w:ind w:left="0"/>
              <w:jc w:val="center"/>
            </w:pPr>
          </w:p>
        </w:tc>
      </w:tr>
      <w:tr w:rsidR="00227CD3" w:rsidRPr="00BC303F" w14:paraId="59E43305" w14:textId="77777777" w:rsidTr="00585897">
        <w:tblPrEx>
          <w:tblCellMar>
            <w:left w:w="0" w:type="dxa"/>
            <w:right w:w="0" w:type="dxa"/>
          </w:tblCellMar>
        </w:tblPrEx>
        <w:trPr>
          <w:trHeight w:val="147"/>
        </w:trPr>
        <w:tc>
          <w:tcPr>
            <w:tcW w:w="2564"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567002FA" w14:textId="705F0332" w:rsidR="00227CD3" w:rsidRPr="00BC303F" w:rsidRDefault="008B4BE4" w:rsidP="00227CD3">
            <w:pPr>
              <w:pStyle w:val="BB2023Body"/>
              <w:spacing w:after="0" w:line="240" w:lineRule="auto"/>
              <w:ind w:left="0"/>
              <w:jc w:val="center"/>
            </w:pPr>
            <w:r>
              <w:rPr>
                <w:noProof/>
              </w:rPr>
              <mc:AlternateContent>
                <mc:Choice Requires="wpg">
                  <w:drawing>
                    <wp:anchor distT="0" distB="0" distL="114300" distR="114300" simplePos="0" relativeHeight="251990168" behindDoc="1" locked="0" layoutInCell="1" allowOverlap="1" wp14:anchorId="083DFDF3" wp14:editId="02B08AE8">
                      <wp:simplePos x="0" y="0"/>
                      <wp:positionH relativeFrom="column">
                        <wp:posOffset>-64770</wp:posOffset>
                      </wp:positionH>
                      <wp:positionV relativeFrom="page">
                        <wp:posOffset>-52705</wp:posOffset>
                      </wp:positionV>
                      <wp:extent cx="6141085" cy="678815"/>
                      <wp:effectExtent l="57150" t="19050" r="31115" b="6985"/>
                      <wp:wrapNone/>
                      <wp:docPr id="640" name="Group 640"/>
                      <wp:cNvGraphicFramePr/>
                      <a:graphic xmlns:a="http://schemas.openxmlformats.org/drawingml/2006/main">
                        <a:graphicData uri="http://schemas.microsoft.com/office/word/2010/wordprocessingGroup">
                          <wpg:wgp>
                            <wpg:cNvGrpSpPr/>
                            <wpg:grpSpPr>
                              <a:xfrm>
                                <a:off x="0" y="0"/>
                                <a:ext cx="6141085" cy="678815"/>
                                <a:chOff x="0" y="0"/>
                                <a:chExt cx="6707050" cy="661111"/>
                              </a:xfrm>
                            </wpg:grpSpPr>
                            <wpg:grpSp>
                              <wpg:cNvPr id="641" name="Group 436"/>
                              <wpg:cNvGrpSpPr/>
                              <wpg:grpSpPr>
                                <a:xfrm>
                                  <a:off x="0" y="0"/>
                                  <a:ext cx="477520" cy="649605"/>
                                  <a:chOff x="0" y="0"/>
                                  <a:chExt cx="752834" cy="1024488"/>
                                </a:xfrm>
                                <a:solidFill>
                                  <a:schemeClr val="accent1">
                                    <a:lumMod val="20000"/>
                                    <a:lumOff val="80000"/>
                                  </a:schemeClr>
                                </a:solidFill>
                              </wpg:grpSpPr>
                              <wpg:grpSp>
                                <wpg:cNvPr id="642" name="Group 642"/>
                                <wpg:cNvGrpSpPr/>
                                <wpg:grpSpPr>
                                  <a:xfrm>
                                    <a:off x="0" y="0"/>
                                    <a:ext cx="752834" cy="1024487"/>
                                    <a:chOff x="0" y="0"/>
                                    <a:chExt cx="615119" cy="1024487"/>
                                  </a:xfrm>
                                  <a:grpFill/>
                                </wpg:grpSpPr>
                                <wps:wsp>
                                  <wps:cNvPr id="643" name="Rectangle 643"/>
                                  <wps:cNvSpPr/>
                                  <wps:spPr>
                                    <a:xfrm>
                                      <a:off x="0" y="362143"/>
                                      <a:ext cx="264892" cy="6623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4" name="Snip Single Corner Rectangle 469"/>
                                  <wps:cNvSpPr/>
                                  <wps:spPr>
                                    <a:xfrm>
                                      <a:off x="264892" y="0"/>
                                      <a:ext cx="350227" cy="1024487"/>
                                    </a:xfrm>
                                    <a:prstGeom prst="snip1Rect">
                                      <a:avLst>
                                        <a:gd name="adj" fmla="val 19315"/>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645" name="Rectangle 645"/>
                                <wps:cNvSpPr/>
                                <wps:spPr>
                                  <a:xfrm>
                                    <a:off x="1599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6" name="Rectangle 646"/>
                                <wps:cNvSpPr/>
                                <wps:spPr>
                                  <a:xfrm>
                                    <a:off x="456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7" name="Rectangle 647"/>
                                <wps:cNvSpPr/>
                                <wps:spPr>
                                  <a:xfrm>
                                    <a:off x="1599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8" name="Rectangle 648"/>
                                <wps:cNvSpPr/>
                                <wps:spPr>
                                  <a:xfrm>
                                    <a:off x="456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9" name="Rectangle 649"/>
                                <wps:cNvSpPr/>
                                <wps:spPr>
                                  <a:xfrm>
                                    <a:off x="1599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0" name="Rectangle 650"/>
                                <wps:cNvSpPr/>
                                <wps:spPr>
                                  <a:xfrm>
                                    <a:off x="456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1" name="Rectangle 651"/>
                                <wps:cNvSpPr/>
                                <wps:spPr>
                                  <a:xfrm>
                                    <a:off x="1599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2" name="Rectangle 652"/>
                                <wps:cNvSpPr/>
                                <wps:spPr>
                                  <a:xfrm>
                                    <a:off x="456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3" name="Rectangle 653"/>
                                <wps:cNvSpPr/>
                                <wps:spPr>
                                  <a:xfrm>
                                    <a:off x="48138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4" name="Rectangle 654"/>
                                <wps:cNvSpPr/>
                                <wps:spPr>
                                  <a:xfrm>
                                    <a:off x="369468"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5" name="Rectangle 655"/>
                                <wps:cNvSpPr/>
                                <wps:spPr>
                                  <a:xfrm>
                                    <a:off x="593306"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6" name="Rectangle 656"/>
                                <wps:cNvSpPr/>
                                <wps:spPr>
                                  <a:xfrm>
                                    <a:off x="48138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7" name="Rectangle 657"/>
                                <wps:cNvSpPr/>
                                <wps:spPr>
                                  <a:xfrm>
                                    <a:off x="369468"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8" name="Rectangle 658"/>
                                <wps:cNvSpPr/>
                                <wps:spPr>
                                  <a:xfrm>
                                    <a:off x="593306"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9" name="Rectangle 659"/>
                                <wps:cNvSpPr/>
                                <wps:spPr>
                                  <a:xfrm>
                                    <a:off x="48138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0" name="Rectangle 660"/>
                                <wps:cNvSpPr/>
                                <wps:spPr>
                                  <a:xfrm>
                                    <a:off x="369468"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1" name="Rectangle 661"/>
                                <wps:cNvSpPr/>
                                <wps:spPr>
                                  <a:xfrm>
                                    <a:off x="593306"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2" name="Rectangle 662"/>
                                <wps:cNvSpPr/>
                                <wps:spPr>
                                  <a:xfrm>
                                    <a:off x="48138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3" name="Rectangle 663"/>
                                <wps:cNvSpPr/>
                                <wps:spPr>
                                  <a:xfrm>
                                    <a:off x="369468"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4" name="Rectangle 664"/>
                                <wps:cNvSpPr/>
                                <wps:spPr>
                                  <a:xfrm>
                                    <a:off x="593306"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5" name="Rectangle 665"/>
                                <wps:cNvSpPr/>
                                <wps:spPr>
                                  <a:xfrm>
                                    <a:off x="481387"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6" name="Rectangle 666"/>
                                <wps:cNvSpPr/>
                                <wps:spPr>
                                  <a:xfrm>
                                    <a:off x="369468"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7" name="Rectangle 667"/>
                                <wps:cNvSpPr/>
                                <wps:spPr>
                                  <a:xfrm>
                                    <a:off x="593306"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8" name="Rectangle 668"/>
                                <wps:cNvSpPr/>
                                <wps:spPr>
                                  <a:xfrm>
                                    <a:off x="481387"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9" name="Rectangle 669"/>
                                <wps:cNvSpPr/>
                                <wps:spPr>
                                  <a:xfrm>
                                    <a:off x="369468"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0" name="Rectangle 670"/>
                                <wps:cNvSpPr/>
                                <wps:spPr>
                                  <a:xfrm>
                                    <a:off x="593306"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1" name="Rectangle 671"/>
                                <wps:cNvSpPr/>
                                <wps:spPr>
                                  <a:xfrm>
                                    <a:off x="481387"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2" name="Rectangle 672"/>
                                <wps:cNvSpPr/>
                                <wps:spPr>
                                  <a:xfrm>
                                    <a:off x="369468"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3" name="Rectangle 673"/>
                                <wps:cNvSpPr/>
                                <wps:spPr>
                                  <a:xfrm>
                                    <a:off x="593306"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4" name="Rectangle 674"/>
                                <wps:cNvSpPr/>
                                <wps:spPr>
                                  <a:xfrm>
                                    <a:off x="481387" y="886602"/>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675" name="Group 470"/>
                              <wpg:cNvGrpSpPr/>
                              <wpg:grpSpPr>
                                <a:xfrm>
                                  <a:off x="6339385" y="238836"/>
                                  <a:ext cx="367665" cy="422275"/>
                                  <a:chOff x="5976300" y="227332"/>
                                  <a:chExt cx="580238" cy="666119"/>
                                </a:xfrm>
                                <a:solidFill>
                                  <a:schemeClr val="accent1">
                                    <a:lumMod val="20000"/>
                                    <a:lumOff val="80000"/>
                                  </a:schemeClr>
                                </a:solidFill>
                              </wpg:grpSpPr>
                              <wpg:grpSp>
                                <wpg:cNvPr id="676" name="Group 676"/>
                                <wpg:cNvGrpSpPr/>
                                <wpg:grpSpPr>
                                  <a:xfrm>
                                    <a:off x="5976300" y="227332"/>
                                    <a:ext cx="580238" cy="652181"/>
                                    <a:chOff x="5976300" y="227332"/>
                                    <a:chExt cx="474095" cy="652181"/>
                                  </a:xfrm>
                                  <a:grpFill/>
                                </wpg:grpSpPr>
                                <wps:wsp>
                                  <wps:cNvPr id="677" name="Rectangle 677"/>
                                  <wps:cNvSpPr/>
                                  <wps:spPr>
                                    <a:xfrm>
                                      <a:off x="5976300" y="476769"/>
                                      <a:ext cx="237144" cy="4027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8" name="Snip Single Corner Rectangle 486"/>
                                  <wps:cNvSpPr/>
                                  <wps:spPr>
                                    <a:xfrm>
                                      <a:off x="6213379" y="227332"/>
                                      <a:ext cx="237016" cy="652180"/>
                                    </a:xfrm>
                                    <a:prstGeom prst="snip1Rect">
                                      <a:avLst>
                                        <a:gd name="adj" fmla="val 20579"/>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679" name="Rectangle 679"/>
                                <wps:cNvSpPr/>
                                <wps:spPr>
                                  <a:xfrm>
                                    <a:off x="6126493"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0" name="Rectangle 680"/>
                                <wps:cNvSpPr/>
                                <wps:spPr>
                                  <a:xfrm>
                                    <a:off x="6022339"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1" name="Rectangle 681"/>
                                <wps:cNvSpPr/>
                                <wps:spPr>
                                  <a:xfrm>
                                    <a:off x="6126493"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2" name="Rectangle 682"/>
                                <wps:cNvSpPr/>
                                <wps:spPr>
                                  <a:xfrm>
                                    <a:off x="6022339"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3" name="Rectangle 683"/>
                                <wps:cNvSpPr/>
                                <wps:spPr>
                                  <a:xfrm>
                                    <a:off x="6410564" y="639877"/>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4" name="Rectangle 684"/>
                                <wps:cNvSpPr/>
                                <wps:spPr>
                                  <a:xfrm>
                                    <a:off x="6311726"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5" name="Rectangle 685"/>
                                <wps:cNvSpPr/>
                                <wps:spPr>
                                  <a:xfrm>
                                    <a:off x="6410564" y="518433"/>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6" name="Rectangle 686"/>
                                <wps:cNvSpPr/>
                                <wps:spPr>
                                  <a:xfrm>
                                    <a:off x="6311726"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7" name="Rectangle 687"/>
                                <wps:cNvSpPr/>
                                <wps:spPr>
                                  <a:xfrm>
                                    <a:off x="6410564" y="401518"/>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8" name="Rectangle 688"/>
                                <wps:cNvSpPr/>
                                <wps:spPr>
                                  <a:xfrm>
                                    <a:off x="6311726" y="401518"/>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9" name="Rectangle 689"/>
                                <wps:cNvSpPr/>
                                <wps:spPr>
                                  <a:xfrm>
                                    <a:off x="6410564" y="280074"/>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0" name="Rectangle 690"/>
                                <wps:cNvSpPr/>
                                <wps:spPr>
                                  <a:xfrm>
                                    <a:off x="6311726" y="280074"/>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1" name="Rectangle 691"/>
                                <wps:cNvSpPr/>
                                <wps:spPr>
                                  <a:xfrm>
                                    <a:off x="6311726" y="755565"/>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wgp>
                        </a:graphicData>
                      </a:graphic>
                      <wp14:sizeRelH relativeFrom="margin">
                        <wp14:pctWidth>0</wp14:pctWidth>
                      </wp14:sizeRelH>
                      <wp14:sizeRelV relativeFrom="margin">
                        <wp14:pctHeight>0</wp14:pctHeight>
                      </wp14:sizeRelV>
                    </wp:anchor>
                  </w:drawing>
                </mc:Choice>
                <mc:Fallback>
                  <w:pict>
                    <v:group w14:anchorId="0F916D5B" id="Group 640" o:spid="_x0000_s1026" style="position:absolute;margin-left:-5.1pt;margin-top:-4.15pt;width:483.55pt;height:53.45pt;z-index:-251326312;mso-position-vertical-relative:page;mso-width-relative:margin;mso-height-relative:margin" coordsize="67070,6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">
                      <v:group id="Group 436" o:spid="_x0000_s1027" style="position:absolute;width:4775;height:6496" coordsize="7528,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">
                        <v:group id="Group 642" o:spid="_x0000_s1028" style="position:absolute;width:7528;height:10244" coordsize="6151,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">
                          <v:rect id="Rectangle 643" o:spid="_x0000_s1029" style="position:absolute;top:3621;width:2648;height:6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" filled="f" strokecolor="#cff3f8 [660]" strokeweight="3pt"/>
                          <v:shape id="Snip Single Corner Rectangle 469" o:spid="_x0000_s1030" style="position:absolute;left:2648;width:3503;height:10244;visibility:visible;mso-wrap-style:square;v-text-anchor:middle" coordsize="350227,102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" path="m,l282581,r67646,67646l350227,1024487,,1024487,,xe" filled="f" strokecolor="#cff3f8 [660]" strokeweight="3pt">
                            <v:path arrowok="t" o:connecttype="custom" o:connectlocs="0,0;282581,0;350227,67646;350227,1024487;0,1024487;0,0" o:connectangles="0,0,0,0,0,0"/>
                          </v:shape>
                        </v:group>
                        <v:rect id="Rectangle 645" o:spid="_x0000_s1031" style="position:absolute;left:1599;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" filled="f" stroked="f" strokeweight="3pt"/>
                        <v:rect id="Rectangle 646" o:spid="_x0000_s1032" style="position:absolute;left:456;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" filled="f" stroked="f" strokeweight="3pt"/>
                        <v:rect id="Rectangle 647" o:spid="_x0000_s1033" style="position:absolute;left:1599;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" filled="f" stroked="f" strokeweight="3pt"/>
                        <v:rect id="Rectangle 648" o:spid="_x0000_s1034" style="position:absolute;left:456;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" filled="f" stroked="f" strokeweight="3pt"/>
                        <v:rect id="Rectangle 649" o:spid="_x0000_s1035" style="position:absolute;left:1599;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" filled="f" stroked="f" strokeweight="3pt"/>
                        <v:rect id="Rectangle 650" o:spid="_x0000_s1036" style="position:absolute;left:456;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" filled="f" stroked="f" strokeweight="3pt"/>
                        <v:rect id="Rectangle 651" o:spid="_x0000_s1037" style="position:absolute;left:1599;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" filled="f" stroked="f" strokeweight="3pt"/>
                        <v:rect id="Rectangle 652" o:spid="_x0000_s1038" style="position:absolute;left:456;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" filled="f" stroked="f" strokeweight="3pt"/>
                        <v:rect id="Rectangle 653" o:spid="_x0000_s1039" style="position:absolute;left:4813;top:7651;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" filled="f" stroked="f" strokeweight="3pt"/>
                        <v:rect id="Rectangle 654" o:spid="_x0000_s1040" style="position:absolute;left:3694;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" filled="f" stroked="f" strokeweight="3pt"/>
                        <v:rect id="Rectangle 655" o:spid="_x0000_s1041" style="position:absolute;left:5933;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" filled="f" stroked="f" strokeweight="3pt"/>
                        <v:rect id="Rectangle 656" o:spid="_x0000_s1042" style="position:absolute;left:4813;top:6437;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" filled="f" stroked="f" strokeweight="3pt"/>
                        <v:rect id="Rectangle 657" o:spid="_x0000_s1043" style="position:absolute;left:3694;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" filled="f" stroked="f" strokeweight="3pt"/>
                        <v:rect id="Rectangle 658" o:spid="_x0000_s1044" style="position:absolute;left:5933;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" filled="f" stroked="f" strokeweight="3pt"/>
                        <v:rect id="Rectangle 659" o:spid="_x0000_s1045" style="position:absolute;left:4813;top:5222;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" filled="f" stroked="f" strokeweight="3pt"/>
                        <v:rect id="Rectangle 660" o:spid="_x0000_s1046" style="position:absolute;left:3694;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" filled="f" stroked="f" strokeweight="3pt"/>
                        <v:rect id="Rectangle 661" o:spid="_x0000_s1047" style="position:absolute;left:5933;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" filled="f" stroked="f" strokeweight="3pt"/>
                        <v:rect id="Rectangle 662" o:spid="_x0000_s1048" style="position:absolute;left:4813;top:400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" filled="f" stroked="f" strokeweight="3pt"/>
                        <v:rect id="Rectangle 663" o:spid="_x0000_s1049" style="position:absolute;left:3694;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" filled="f" stroked="f" strokeweight="3pt"/>
                        <v:rect id="Rectangle 664" o:spid="_x0000_s1050" style="position:absolute;left:5933;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" filled="f" stroked="f" strokeweight="3pt"/>
                        <v:rect id="Rectangle 665" o:spid="_x0000_s1051" style="position:absolute;left:4813;top:2839;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" filled="f" stroked="f" strokeweight="3pt"/>
                        <v:rect id="Rectangle 666" o:spid="_x0000_s1052" style="position:absolute;left:3694;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" filled="f" stroked="f" strokeweight="3pt"/>
                        <v:rect id="Rectangle 667" o:spid="_x0000_s1053" style="position:absolute;left:5933;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" filled="f" stroked="f" strokeweight="3pt"/>
                        <v:rect id="Rectangle 668" o:spid="_x0000_s1054" style="position:absolute;left:4813;top:162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" filled="f" stroked="f" strokeweight="3pt"/>
                        <v:rect id="Rectangle 669" o:spid="_x0000_s1055" style="position:absolute;left:3694;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" filled="f" stroked="f" strokeweight="3pt"/>
                        <v:rect id="Rectangle 670" o:spid="_x0000_s1056" style="position:absolute;left:5933;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" filled="f" stroked="f" strokeweight="3pt"/>
                        <v:rect id="Rectangle 671" o:spid="_x0000_s1057" style="position:absolute;left:4813;top:410;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" filled="f" stroked="f" strokeweight="3pt"/>
                        <v:rect id="Rectangle 672" o:spid="_x0000_s1058" style="position:absolute;left:3694;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" filled="f" stroked="f" strokeweight="3pt"/>
                        <v:rect id="Rectangle 673" o:spid="_x0000_s1059" style="position:absolute;left:5933;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" filled="f" stroked="f" strokeweight="3pt"/>
                        <v:rect id="Rectangle 674" o:spid="_x0000_s1060" style="position:absolute;left:4813;top:8866;width:667;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" filled="f" stroked="f" strokeweight="3pt"/>
                      </v:group>
                      <v:group id="Group 470" o:spid="_x0000_s1061" style="position:absolute;left:63393;top:2388;width:3677;height:4223" coordorigin="59763,2273" coordsize="5802,6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">
                        <v:group id="Group 676" o:spid="_x0000_s1062" style="position:absolute;left:59763;top:2273;width:5802;height:6522" coordorigin="59763,2273" coordsize="4740,6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">
                          <v:rect id="Rectangle 677" o:spid="_x0000_s1063" style="position:absolute;left:59763;top:4767;width:2371;height:4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" filled="f" strokecolor="#cff3f8 [660]" strokeweight="3pt"/>
                          <v:shape id="Snip Single Corner Rectangle 486" o:spid="_x0000_s1064" style="position:absolute;left:62133;top:2273;width:2370;height:6522;visibility:visible;mso-wrap-style:square;v-text-anchor:middle" coordsize="237016,65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" path="m,l188240,r48776,48776l237016,652180,,652180,,xe" filled="f" strokecolor="#cff3f8 [660]" strokeweight="3pt">
                            <v:path arrowok="t" o:connecttype="custom" o:connectlocs="0,0;188240,0;237016,48776;237016,652180;0,652180;0,0" o:connectangles="0,0,0,0,0,0"/>
                          </v:shape>
                        </v:group>
                        <v:rect id="Rectangle 679" o:spid="_x0000_s1065" style="position:absolute;left:61264;top:518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" filled="f" stroked="f" strokeweight="3pt"/>
                        <v:rect id="Rectangle 680" o:spid="_x0000_s1066" style="position:absolute;left:60223;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" filled="f" stroked="f" strokeweight="3pt"/>
                        <v:rect id="Rectangle 681" o:spid="_x0000_s1067" style="position:absolute;left:61264;top:639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" filled="f" stroked="f" strokeweight="3pt"/>
                        <v:rect id="Rectangle 682" o:spid="_x0000_s1068" style="position:absolute;left:60223;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" filled="f" stroked="f" strokeweight="3pt"/>
                        <v:rect id="Rectangle 683" o:spid="_x0000_s1069" style="position:absolute;left:64105;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" filled="f" stroked="f" strokeweight="3pt"/>
                        <v:rect id="Rectangle 684" o:spid="_x0000_s1070" style="position:absolute;left:63117;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" filled="f" stroked="f" strokeweight="3pt"/>
                        <v:rect id="Rectangle 685" o:spid="_x0000_s1071" style="position:absolute;left:64105;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" filled="f" stroked="f" strokeweight="3pt"/>
                        <v:rect id="Rectangle 686" o:spid="_x0000_s1072" style="position:absolute;left:63117;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" filled="f" stroked="f" strokeweight="3pt"/>
                        <v:rect id="Rectangle 687" o:spid="_x0000_s1073" style="position:absolute;left:64105;top:401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" filled="f" stroked="f" strokeweight="3pt"/>
                        <v:rect id="Rectangle 688" o:spid="_x0000_s1074" style="position:absolute;left:63117;top:401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" filled="f" stroked="f" strokeweight="3pt"/>
                        <v:rect id="Rectangle 689" o:spid="_x0000_s1075" style="position:absolute;left:64105;top:280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" filled="f" stroked="f" strokeweight="3pt"/>
                        <v:rect id="Rectangle 690" o:spid="_x0000_s1076" style="position:absolute;left:63117;top:280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" filled="f" stroked="f" strokeweight="3pt"/>
                        <v:rect id="Rectangle 691" o:spid="_x0000_s1077" style="position:absolute;left:63117;top:7555;width:666;height:1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" filled="f" stroked="f" strokeweight="3pt"/>
                      </v:group>
                      <w10:wrap anchory="page"/>
                    </v:group>
                  </w:pict>
                </mc:Fallback>
              </mc:AlternateContent>
            </w: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22F15E7" w14:textId="29A4BDF1"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1543"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hideMark/>
          </w:tcPr>
          <w:p w14:paraId="0367F3AC" w14:textId="77777777" w:rsidR="00227CD3" w:rsidRPr="00BC303F" w:rsidRDefault="00227CD3" w:rsidP="00227CD3">
            <w:pPr>
              <w:pStyle w:val="BB2023Body"/>
              <w:spacing w:after="0" w:line="240" w:lineRule="auto"/>
              <w:ind w:left="0"/>
              <w:jc w:val="center"/>
              <w:rPr>
                <w:rFonts w:asciiTheme="majorHAnsi" w:hAnsiTheme="majorHAnsi"/>
                <w:sz w:val="14"/>
                <w:szCs w:val="18"/>
              </w:rPr>
            </w:pPr>
            <w:r w:rsidRPr="00B85429">
              <w:rPr>
                <w:noProof/>
              </w:rPr>
              <w:drawing>
                <wp:anchor distT="0" distB="0" distL="114300" distR="114300" simplePos="0" relativeHeight="251989144" behindDoc="0" locked="0" layoutInCell="1" allowOverlap="1" wp14:anchorId="00D4B9D6" wp14:editId="1FF5CB59">
                  <wp:simplePos x="0" y="0"/>
                  <wp:positionH relativeFrom="column">
                    <wp:posOffset>253983</wp:posOffset>
                  </wp:positionH>
                  <wp:positionV relativeFrom="paragraph">
                    <wp:posOffset>147053</wp:posOffset>
                  </wp:positionV>
                  <wp:extent cx="418356" cy="410478"/>
                  <wp:effectExtent l="0" t="0" r="1270" b="889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6"/>
                          <pic:cNvPicPr>
                            <a:picLocks noChangeAspect="1" noChangeArrowheads="1"/>
                          </pic:cNvPicPr>
                        </pic:nvPicPr>
                        <pic:blipFill>
                          <a:blip r:embed="rId153">
                            <a:extLst>
                              <a:ext uri="{28A0092B-C50C-407E-A947-70E740481C1C}">
                                <a14:useLocalDpi xmlns:a14="http://schemas.microsoft.com/office/drawing/2010/main" val="0"/>
                              </a:ext>
                            </a:extLst>
                          </a:blip>
                          <a:stretch>
                            <a:fillRect/>
                          </a:stretch>
                        </pic:blipFill>
                        <pic:spPr bwMode="auto">
                          <a:xfrm>
                            <a:off x="0" y="0"/>
                            <a:ext cx="422505" cy="414549"/>
                          </a:xfrm>
                          <a:prstGeom prst="rect">
                            <a:avLst/>
                          </a:prstGeom>
                          <a:noFill/>
                        </pic:spPr>
                      </pic:pic>
                    </a:graphicData>
                  </a:graphic>
                  <wp14:sizeRelH relativeFrom="margin">
                    <wp14:pctWidth>0</wp14:pctWidth>
                  </wp14:sizeRelH>
                  <wp14:sizeRelV relativeFrom="margin">
                    <wp14:pctHeight>0</wp14:pctHeight>
                  </wp14:sizeRelV>
                </wp:anchor>
              </w:drawing>
            </w:r>
            <w:r w:rsidRPr="00B85429">
              <w:rPr>
                <w:noProof/>
              </w:rPr>
              <w:drawing>
                <wp:anchor distT="0" distB="0" distL="114300" distR="114300" simplePos="0" relativeHeight="251986072" behindDoc="0" locked="0" layoutInCell="1" allowOverlap="1" wp14:anchorId="5814A054" wp14:editId="3386C822">
                  <wp:simplePos x="0" y="0"/>
                  <wp:positionH relativeFrom="column">
                    <wp:posOffset>76835</wp:posOffset>
                  </wp:positionH>
                  <wp:positionV relativeFrom="paragraph">
                    <wp:posOffset>-1779270</wp:posOffset>
                  </wp:positionV>
                  <wp:extent cx="774065" cy="260350"/>
                  <wp:effectExtent l="0" t="0" r="6985" b="635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
                          <pic:cNvPicPr>
                            <a:picLocks noChangeAspect="1" noChangeArrowheads="1"/>
                          </pic:cNvPicPr>
                        </pic:nvPicPr>
                        <pic:blipFill>
                          <a:blip r:embed="rId154">
                            <a:extLst>
                              <a:ext uri="{28A0092B-C50C-407E-A947-70E740481C1C}">
                                <a14:useLocalDpi xmlns:a14="http://schemas.microsoft.com/office/drawing/2010/main" val="0"/>
                              </a:ext>
                            </a:extLst>
                          </a:blip>
                          <a:stretch>
                            <a:fillRect/>
                          </a:stretch>
                        </pic:blipFill>
                        <pic:spPr bwMode="auto">
                          <a:xfrm>
                            <a:off x="0" y="0"/>
                            <a:ext cx="774065" cy="260350"/>
                          </a:xfrm>
                          <a:prstGeom prst="rect">
                            <a:avLst/>
                          </a:prstGeom>
                          <a:noFill/>
                        </pic:spPr>
                      </pic:pic>
                    </a:graphicData>
                  </a:graphic>
                  <wp14:sizeRelH relativeFrom="margin">
                    <wp14:pctWidth>0</wp14:pctWidth>
                  </wp14:sizeRelH>
                  <wp14:sizeRelV relativeFrom="margin">
                    <wp14:pctHeight>0</wp14:pctHeight>
                  </wp14:sizeRelV>
                </wp:anchor>
              </w:drawing>
            </w:r>
            <w:r w:rsidRPr="00B85429">
              <w:rPr>
                <w:noProof/>
              </w:rPr>
              <w:drawing>
                <wp:anchor distT="0" distB="0" distL="114300" distR="114300" simplePos="0" relativeHeight="251987096" behindDoc="0" locked="0" layoutInCell="1" allowOverlap="1" wp14:anchorId="7F12A4A7" wp14:editId="54B8A009">
                  <wp:simplePos x="0" y="0"/>
                  <wp:positionH relativeFrom="column">
                    <wp:posOffset>178435</wp:posOffset>
                  </wp:positionH>
                  <wp:positionV relativeFrom="paragraph">
                    <wp:posOffset>-1173480</wp:posOffset>
                  </wp:positionV>
                  <wp:extent cx="570230" cy="332740"/>
                  <wp:effectExtent l="0" t="0" r="127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pic:cNvPicPr>
                            <a:picLocks noChangeAspect="1"/>
                          </pic:cNvPicPr>
                        </pic:nvPicPr>
                        <pic:blipFill>
                          <a:blip r:embed="rId155">
                            <a:extLst>
                              <a:ext uri="{28A0092B-C50C-407E-A947-70E740481C1C}">
                                <a14:useLocalDpi xmlns:a14="http://schemas.microsoft.com/office/drawing/2010/main" val="0"/>
                              </a:ext>
                            </a:extLst>
                          </a:blip>
                          <a:stretch>
                            <a:fillRect/>
                          </a:stretch>
                        </pic:blipFill>
                        <pic:spPr>
                          <a:xfrm>
                            <a:off x="0" y="0"/>
                            <a:ext cx="570230" cy="332740"/>
                          </a:xfrm>
                          <a:prstGeom prst="rect">
                            <a:avLst/>
                          </a:prstGeom>
                        </pic:spPr>
                      </pic:pic>
                    </a:graphicData>
                  </a:graphic>
                  <wp14:sizeRelH relativeFrom="margin">
                    <wp14:pctWidth>0</wp14:pctWidth>
                  </wp14:sizeRelH>
                  <wp14:sizeRelV relativeFrom="margin">
                    <wp14:pctHeight>0</wp14:pctHeight>
                  </wp14:sizeRelV>
                </wp:anchor>
              </w:drawing>
            </w:r>
            <w:r w:rsidRPr="00BC303F">
              <w:rPr>
                <w:rFonts w:asciiTheme="majorHAnsi" w:hAnsiTheme="majorHAnsi"/>
                <w:b/>
                <w:bCs/>
                <w:sz w:val="14"/>
                <w:szCs w:val="18"/>
              </w:rPr>
              <w:t>Inventory*</w:t>
            </w: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5FBBC2A" w14:textId="07F587E9"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521"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656E7750" w14:textId="506501E9" w:rsidR="00227CD3" w:rsidRPr="00BC303F" w:rsidRDefault="00227CD3" w:rsidP="00227CD3">
            <w:pPr>
              <w:pStyle w:val="BB2023Body"/>
              <w:spacing w:after="0" w:line="240" w:lineRule="auto"/>
              <w:ind w:left="0"/>
              <w:jc w:val="center"/>
            </w:pPr>
          </w:p>
        </w:tc>
      </w:tr>
      <w:tr w:rsidR="00227CD3" w:rsidRPr="00BC303F" w14:paraId="247B3C14" w14:textId="77777777" w:rsidTr="00585897">
        <w:tblPrEx>
          <w:tblCellMar>
            <w:left w:w="0" w:type="dxa"/>
            <w:right w:w="0" w:type="dxa"/>
          </w:tblCellMar>
        </w:tblPrEx>
        <w:trPr>
          <w:trHeight w:val="325"/>
        </w:trPr>
        <w:tc>
          <w:tcPr>
            <w:tcW w:w="2564"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86236E" w14:textId="77777777" w:rsidR="00227CD3" w:rsidRPr="00BC303F" w:rsidRDefault="00227CD3" w:rsidP="00227CD3">
            <w:pPr>
              <w:pStyle w:val="BB2023Body"/>
              <w:spacing w:after="0" w:line="240" w:lineRule="auto"/>
              <w:ind w:left="0"/>
              <w:jc w:val="center"/>
            </w:pP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0F09F9EC" w14:textId="14099E2B"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C586BD"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0CEB663" w14:textId="4B748E3A"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2521"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6537B081" w14:textId="77777777" w:rsidR="00227CD3" w:rsidRPr="00BC303F" w:rsidRDefault="00227CD3" w:rsidP="00227CD3">
            <w:pPr>
              <w:pStyle w:val="BB2023Body"/>
              <w:spacing w:after="0" w:line="240" w:lineRule="auto"/>
              <w:ind w:left="0"/>
              <w:jc w:val="center"/>
            </w:pPr>
          </w:p>
        </w:tc>
      </w:tr>
      <w:tr w:rsidR="00227CD3" w:rsidRPr="00BC303F" w14:paraId="20158460" w14:textId="77777777" w:rsidTr="00585897">
        <w:tblPrEx>
          <w:tblCellMar>
            <w:left w:w="0" w:type="dxa"/>
            <w:right w:w="0" w:type="dxa"/>
          </w:tblCellMar>
        </w:tblPrEx>
        <w:trPr>
          <w:trHeight w:val="325"/>
        </w:trPr>
        <w:tc>
          <w:tcPr>
            <w:tcW w:w="2564"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BC7E5E" w14:textId="77777777" w:rsidR="00227CD3" w:rsidRPr="00BC303F" w:rsidRDefault="00227CD3" w:rsidP="00227CD3">
            <w:pPr>
              <w:pStyle w:val="BB2023Body"/>
              <w:spacing w:after="0" w:line="240" w:lineRule="auto"/>
              <w:ind w:left="0"/>
              <w:jc w:val="center"/>
            </w:pPr>
          </w:p>
        </w:tc>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848B158" w14:textId="021A5436"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C8449B"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8FC944D" w14:textId="5F8DF6B2"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2521"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7CD204F7" w14:textId="77777777" w:rsidR="00227CD3" w:rsidRPr="00BC303F" w:rsidRDefault="00227CD3" w:rsidP="00227CD3">
            <w:pPr>
              <w:pStyle w:val="BB2023Body"/>
              <w:spacing w:after="0" w:line="240" w:lineRule="auto"/>
              <w:ind w:left="0"/>
              <w:jc w:val="center"/>
            </w:pPr>
          </w:p>
        </w:tc>
      </w:tr>
    </w:tbl>
    <w:p w14:paraId="7484081A" w14:textId="77C4FD2F" w:rsidR="002F622A" w:rsidRPr="002F622A" w:rsidRDefault="002F622A" w:rsidP="009B66E5">
      <w:pPr>
        <w:pStyle w:val="BB2023Body"/>
        <w:spacing w:before="120" w:after="0"/>
        <w:ind w:left="0"/>
        <w:rPr>
          <w:sz w:val="14"/>
          <w:szCs w:val="18"/>
        </w:rPr>
      </w:pPr>
      <w:r w:rsidRPr="002F622A">
        <w:rPr>
          <w:i/>
          <w:iCs/>
          <w:sz w:val="14"/>
          <w:szCs w:val="18"/>
        </w:rPr>
        <w:t>Source:</w:t>
      </w:r>
      <w:r w:rsidRPr="002F622A">
        <w:rPr>
          <w:sz w:val="14"/>
          <w:szCs w:val="18"/>
        </w:rPr>
        <w:t xml:space="preserve"> Survey results.</w:t>
      </w:r>
      <w:r w:rsidR="006218FC" w:rsidRPr="006218FC">
        <w:rPr>
          <w:noProof/>
        </w:rPr>
        <w:t xml:space="preserve"> </w:t>
      </w:r>
    </w:p>
    <w:p w14:paraId="0837B440" w14:textId="6F0A47B7" w:rsidR="002F622A" w:rsidRDefault="002F622A" w:rsidP="002F622A">
      <w:pPr>
        <w:pStyle w:val="BB2023Body"/>
        <w:ind w:left="0"/>
        <w:rPr>
          <w:sz w:val="14"/>
          <w:szCs w:val="18"/>
        </w:rPr>
      </w:pPr>
      <w:r w:rsidRPr="002F622A">
        <w:rPr>
          <w:sz w:val="14"/>
          <w:szCs w:val="18"/>
        </w:rPr>
        <w:t>* The index for inventory is inverted to indicate the negative impact of its increase on businesses. Hence, a higher inventory index indicates lower inventory and vice versa.</w:t>
      </w:r>
    </w:p>
    <w:p w14:paraId="0ED38CB6" w14:textId="76C06B63" w:rsidR="00DF0B9B" w:rsidRDefault="00DF0B9B" w:rsidP="002F622A">
      <w:pPr>
        <w:pStyle w:val="BB2023Body"/>
        <w:ind w:left="0"/>
        <w:rPr>
          <w:sz w:val="14"/>
          <w:szCs w:val="18"/>
        </w:rPr>
      </w:pPr>
    </w:p>
    <w:p w14:paraId="3A1A1E3E" w14:textId="77777777" w:rsidR="00E810EA" w:rsidRDefault="00E810EA" w:rsidP="002F622A">
      <w:pPr>
        <w:pStyle w:val="BB2023Body"/>
        <w:ind w:left="0"/>
        <w:rPr>
          <w:sz w:val="14"/>
          <w:szCs w:val="18"/>
        </w:rPr>
      </w:pPr>
    </w:p>
    <w:p w14:paraId="14F69814" w14:textId="57839DEC" w:rsidR="00112333" w:rsidRDefault="00112333" w:rsidP="00087B20">
      <w:pPr>
        <w:pStyle w:val="BB2023Body"/>
        <w:ind w:left="0"/>
        <w:rPr>
          <w:ins w:id="2702" w:author="Mohamed Abdel-Hakam" w:date="2025-09-29T19:40:00Z"/>
          <w:rFonts w:asciiTheme="majorHAnsi" w:hAnsiTheme="majorHAnsi"/>
          <w:b/>
          <w:bCs/>
        </w:rPr>
      </w:pPr>
    </w:p>
    <w:p w14:paraId="4D6554F8" w14:textId="77777777" w:rsidR="00B12481" w:rsidRDefault="00B12481" w:rsidP="00087B20">
      <w:pPr>
        <w:pStyle w:val="BB2023Body"/>
        <w:ind w:left="0"/>
        <w:rPr>
          <w:ins w:id="2703" w:author="Mohamed Abdel-Hakam" w:date="2025-09-29T19:40:00Z"/>
          <w:rFonts w:asciiTheme="majorHAnsi" w:hAnsiTheme="majorHAnsi"/>
          <w:b/>
          <w:bCs/>
        </w:rPr>
      </w:pPr>
    </w:p>
    <w:p w14:paraId="6DB779E3" w14:textId="77777777" w:rsidR="00B12481" w:rsidRDefault="00B12481" w:rsidP="00087B20">
      <w:pPr>
        <w:pStyle w:val="BB2023Body"/>
        <w:ind w:left="0"/>
        <w:rPr>
          <w:ins w:id="2704" w:author="Mohamed Abdel-Hakam" w:date="2025-09-29T19:40:00Z"/>
          <w:rFonts w:asciiTheme="majorHAnsi" w:hAnsiTheme="majorHAnsi"/>
          <w:b/>
          <w:bCs/>
        </w:rPr>
      </w:pPr>
    </w:p>
    <w:p w14:paraId="7767A6A9" w14:textId="77777777" w:rsidR="00B12481" w:rsidRDefault="00B12481" w:rsidP="00087B20">
      <w:pPr>
        <w:pStyle w:val="BB2023Body"/>
        <w:ind w:left="0"/>
        <w:rPr>
          <w:rFonts w:asciiTheme="majorHAnsi" w:hAnsiTheme="majorHAnsi"/>
          <w:b/>
          <w:bCs/>
        </w:rPr>
      </w:pPr>
    </w:p>
    <w:p w14:paraId="248D8052" w14:textId="16AB50FF" w:rsidR="00087B20" w:rsidRPr="009B7780" w:rsidRDefault="008B4BE4" w:rsidP="00087B20">
      <w:pPr>
        <w:pStyle w:val="BB2023Body"/>
        <w:ind w:left="0"/>
        <w:rPr>
          <w:rFonts w:asciiTheme="majorHAnsi" w:hAnsiTheme="majorHAnsi"/>
          <w:b/>
          <w:bCs/>
        </w:rPr>
      </w:pPr>
      <w:ins w:id="2705" w:author="WTORKY" w:date="2025-10-01T23:25:00Z" w16du:dateUtc="2025-10-01T20:25:00Z">
        <w:r w:rsidRPr="00E442FC">
          <w:lastRenderedPageBreak/>
          <w:drawing>
            <wp:anchor distT="0" distB="0" distL="114300" distR="114300" simplePos="0" relativeHeight="252126360" behindDoc="1" locked="0" layoutInCell="1" allowOverlap="1" wp14:anchorId="210C9EDB" wp14:editId="454EF445">
              <wp:simplePos x="0" y="0"/>
              <wp:positionH relativeFrom="page">
                <wp:align>left</wp:align>
              </wp:positionH>
              <wp:positionV relativeFrom="paragraph">
                <wp:posOffset>-520700</wp:posOffset>
              </wp:positionV>
              <wp:extent cx="7193915" cy="10010775"/>
              <wp:effectExtent l="0" t="0" r="6985" b="9525"/>
              <wp:wrapNone/>
              <wp:docPr id="1683362070" name="Picture 168336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915" cy="10010775"/>
                      </a:xfrm>
                      <a:prstGeom prst="rect">
                        <a:avLst/>
                      </a:prstGeom>
                      <a:noFill/>
                    </pic:spPr>
                  </pic:pic>
                </a:graphicData>
              </a:graphic>
              <wp14:sizeRelH relativeFrom="margin">
                <wp14:pctWidth>0</wp14:pctWidth>
              </wp14:sizeRelH>
              <wp14:sizeRelV relativeFrom="margin">
                <wp14:pctHeight>0</wp14:pctHeight>
              </wp14:sizeRelV>
            </wp:anchor>
          </w:drawing>
        </w:r>
      </w:ins>
      <w:ins w:id="2706" w:author="Mohamed Abdel-Hakam" w:date="2025-09-29T19:39:00Z">
        <w:r w:rsidR="00B12481" w:rsidRPr="00B12481">
          <w:rPr>
            <w:rFonts w:asciiTheme="majorHAnsi" w:hAnsiTheme="majorHAnsi"/>
            <w:b/>
            <w:bCs/>
          </w:rPr>
          <w:t>The final product price and wage indices for all firms exceeded the neutral level.</w:t>
        </w:r>
      </w:ins>
      <w:ins w:id="2707" w:author="WTORKY" w:date="2025-10-01T23:25:00Z" w16du:dateUtc="2025-10-01T20:25:00Z">
        <w:r w:rsidRPr="008B4BE4">
          <w:t xml:space="preserve"> </w:t>
        </w:r>
      </w:ins>
      <w:del w:id="2708" w:author="Mohamed Abdel-Hakam" w:date="2025-09-29T19:39:00Z">
        <w:r w:rsidR="00710772" w:rsidRPr="00710772" w:rsidDel="00B12481">
          <w:rPr>
            <w:rFonts w:asciiTheme="majorHAnsi" w:hAnsiTheme="majorHAnsi"/>
            <w:b/>
            <w:bCs/>
          </w:rPr>
          <w:delText>The wage index for all firms rose above the neutral level</w:delText>
        </w:r>
      </w:del>
      <w:ins w:id="2709" w:author="Andre Michel" w:date="2025-07-10T12:04:00Z">
        <w:del w:id="2710" w:author="Mohamed Abdel-Hakam" w:date="2025-09-29T19:39:00Z">
          <w:r w:rsidR="00275719" w:rsidDel="00B12481">
            <w:rPr>
              <w:rFonts w:asciiTheme="majorHAnsi" w:hAnsiTheme="majorHAnsi"/>
              <w:b/>
              <w:bCs/>
            </w:rPr>
            <w:delText>,</w:delText>
          </w:r>
        </w:del>
      </w:ins>
      <w:del w:id="2711" w:author="Mohamed Abdel-Hakam" w:date="2025-09-29T19:39:00Z">
        <w:r w:rsidR="00710772" w:rsidRPr="00710772" w:rsidDel="00B12481">
          <w:rPr>
            <w:rFonts w:asciiTheme="majorHAnsi" w:hAnsiTheme="majorHAnsi"/>
            <w:b/>
            <w:bCs/>
          </w:rPr>
          <w:delText xml:space="preserve"> and compared </w:delText>
        </w:r>
      </w:del>
      <w:ins w:id="2712" w:author="Andre Michel" w:date="2025-07-10T12:04:00Z">
        <w:del w:id="2713" w:author="Mohamed Abdel-Hakam" w:date="2025-09-29T19:39:00Z">
          <w:r w:rsidR="00275719" w:rsidDel="00B12481">
            <w:rPr>
              <w:rFonts w:asciiTheme="majorHAnsi" w:hAnsiTheme="majorHAnsi"/>
              <w:b/>
              <w:bCs/>
            </w:rPr>
            <w:delText>in camparison</w:delText>
          </w:r>
          <w:r w:rsidR="00275719" w:rsidRPr="00710772" w:rsidDel="00B12481">
            <w:rPr>
              <w:rFonts w:asciiTheme="majorHAnsi" w:hAnsiTheme="majorHAnsi"/>
              <w:b/>
              <w:bCs/>
            </w:rPr>
            <w:delText xml:space="preserve"> </w:delText>
          </w:r>
        </w:del>
      </w:ins>
      <w:del w:id="2714" w:author="Mohamed Abdel-Hakam" w:date="2025-09-29T19:39:00Z">
        <w:r w:rsidR="00710772" w:rsidRPr="00710772" w:rsidDel="00B12481">
          <w:rPr>
            <w:rFonts w:asciiTheme="majorHAnsi" w:hAnsiTheme="majorHAnsi"/>
            <w:b/>
            <w:bCs/>
          </w:rPr>
          <w:delText>to both the previous and corresponding quarters</w:delText>
        </w:r>
      </w:del>
      <w:ins w:id="2715" w:author="Andre Michel" w:date="2025-07-10T12:04:00Z">
        <w:del w:id="2716" w:author="Mohamed Abdel-Hakam" w:date="2025-09-29T19:39:00Z">
          <w:r w:rsidR="00275719" w:rsidDel="00B12481">
            <w:rPr>
              <w:rFonts w:asciiTheme="majorHAnsi" w:hAnsiTheme="majorHAnsi"/>
              <w:b/>
              <w:bCs/>
            </w:rPr>
            <w:delText xml:space="preserve"> as well</w:delText>
          </w:r>
        </w:del>
      </w:ins>
      <w:del w:id="2717" w:author="Mohamed Abdel-Hakam" w:date="2025-09-29T19:39:00Z">
        <w:r w:rsidR="00710772" w:rsidRPr="00710772" w:rsidDel="00B12481">
          <w:rPr>
            <w:rFonts w:asciiTheme="majorHAnsi" w:hAnsiTheme="majorHAnsi"/>
            <w:b/>
            <w:bCs/>
          </w:rPr>
          <w:delText>.</w:delText>
        </w:r>
      </w:del>
    </w:p>
    <w:p w14:paraId="304FD080" w14:textId="7A5411C9" w:rsidR="009D4087" w:rsidRPr="009D4087" w:rsidRDefault="00B12481" w:rsidP="0061375E">
      <w:pPr>
        <w:pStyle w:val="BB2023Body"/>
        <w:ind w:left="0"/>
        <w:rPr>
          <w:spacing w:val="-2"/>
        </w:rPr>
      </w:pPr>
      <w:ins w:id="2718" w:author="Mohamed Abdel-Hakam" w:date="2025-09-29T19:40:00Z">
        <w:r w:rsidRPr="00B12481">
          <w:rPr>
            <w:b/>
            <w:bCs/>
            <w:spacing w:val="-2"/>
          </w:rPr>
          <w:t>The final product prices index for all firms exceeded the neutral level, reflecting price stability during the quarter under study. The wage index exceeded the neutral level by 4 points during the quarter under study, but declined from the previous quarter (Figure 3-2).</w:t>
        </w:r>
      </w:ins>
      <w:ins w:id="2719" w:author="WTORKY" w:date="2025-10-01T23:26:00Z" w16du:dateUtc="2025-10-01T20:26:00Z">
        <w:r w:rsidR="002A1648" w:rsidRPr="002A1648">
          <w:rPr>
            <w:noProof/>
          </w:rPr>
          <w:t xml:space="preserve"> </w:t>
        </w:r>
      </w:ins>
      <w:del w:id="2720" w:author="Mohamed Abdel-Hakam" w:date="2025-09-29T19:40:00Z">
        <w:r w:rsidR="00710772" w:rsidRPr="000856A2" w:rsidDel="00B12481">
          <w:rPr>
            <w:b/>
            <w:bCs/>
            <w:spacing w:val="-2"/>
          </w:rPr>
          <w:delText>Final product prices and wages</w:delText>
        </w:r>
        <w:r w:rsidR="00710772" w:rsidRPr="00710772" w:rsidDel="00B12481">
          <w:rPr>
            <w:spacing w:val="-2"/>
          </w:rPr>
          <w:delText xml:space="preserve"> exceeded the </w:delText>
        </w:r>
        <w:r w:rsidR="00710772" w:rsidRPr="000856A2" w:rsidDel="00B12481">
          <w:rPr>
            <w:b/>
            <w:bCs/>
            <w:spacing w:val="-2"/>
          </w:rPr>
          <w:delText>neutral level</w:delText>
        </w:r>
        <w:r w:rsidR="00710772" w:rsidRPr="00710772" w:rsidDel="00B12481">
          <w:rPr>
            <w:spacing w:val="-2"/>
          </w:rPr>
          <w:delText xml:space="preserve"> for </w:delText>
        </w:r>
        <w:r w:rsidR="00710772" w:rsidRPr="000856A2" w:rsidDel="00B12481">
          <w:rPr>
            <w:b/>
            <w:bCs/>
            <w:spacing w:val="-2"/>
          </w:rPr>
          <w:delText>large firms</w:delText>
        </w:r>
        <w:r w:rsidR="00710772" w:rsidRPr="00710772" w:rsidDel="00B12481">
          <w:rPr>
            <w:spacing w:val="-2"/>
          </w:rPr>
          <w:delText xml:space="preserve">, posting higher values than the previous and corresponding quarters. In addition, the </w:delText>
        </w:r>
        <w:r w:rsidR="00710772" w:rsidRPr="0090251E" w:rsidDel="00B12481">
          <w:rPr>
            <w:b/>
            <w:bCs/>
            <w:spacing w:val="-2"/>
          </w:rPr>
          <w:delText>input price index remained stable</w:delText>
        </w:r>
        <w:r w:rsidR="00710772" w:rsidRPr="00710772" w:rsidDel="00B12481">
          <w:rPr>
            <w:spacing w:val="-2"/>
          </w:rPr>
          <w:delText xml:space="preserve"> at the previous quarter’s level below the neutral level, although 17 points better than the corresponding quarter. </w:delText>
        </w:r>
        <w:r w:rsidR="009D4087" w:rsidRPr="009D4087" w:rsidDel="00B12481">
          <w:rPr>
            <w:spacing w:val="-2"/>
          </w:rPr>
          <w:delText xml:space="preserve"> </w:delText>
        </w:r>
      </w:del>
    </w:p>
    <w:p w14:paraId="638097CA" w14:textId="77EB4984" w:rsidR="00087B20" w:rsidRPr="00087B20" w:rsidRDefault="002A1648" w:rsidP="00E810EA">
      <w:pPr>
        <w:pStyle w:val="BB2023Body"/>
        <w:ind w:left="0"/>
      </w:pPr>
      <w:ins w:id="2721" w:author="WTORKY" w:date="2025-10-01T23:27:00Z" w16du:dateUtc="2025-10-01T20:27:00Z">
        <w:r>
          <w:rPr>
            <w:noProof/>
          </w:rPr>
          <w:drawing>
            <wp:anchor distT="0" distB="0" distL="114300" distR="114300" simplePos="0" relativeHeight="252128408" behindDoc="0" locked="0" layoutInCell="1" allowOverlap="1" wp14:anchorId="72739848" wp14:editId="23533710">
              <wp:simplePos x="0" y="0"/>
              <wp:positionH relativeFrom="margin">
                <wp:posOffset>4400550</wp:posOffset>
              </wp:positionH>
              <wp:positionV relativeFrom="paragraph">
                <wp:posOffset>534035</wp:posOffset>
              </wp:positionV>
              <wp:extent cx="1866900" cy="2317750"/>
              <wp:effectExtent l="0" t="0" r="0" b="0"/>
              <wp:wrapNone/>
              <wp:docPr id="748835693" name="Chart 1">
                <a:extLst xmlns:a="http://schemas.openxmlformats.org/drawingml/2006/main">
                  <a:ext uri="{FF2B5EF4-FFF2-40B4-BE49-F238E27FC236}">
                    <a16:creationId xmlns:a16="http://schemas.microsoft.com/office/drawing/2014/main" id="{A631AB5F-97D5-4E3B-8473-B03EA92DFD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6"/>
                </a:graphicData>
              </a:graphic>
              <wp14:sizeRelH relativeFrom="margin">
                <wp14:pctWidth>0</wp14:pctWidth>
              </wp14:sizeRelH>
              <wp14:sizeRelV relativeFrom="margin">
                <wp14:pctHeight>0</wp14:pctHeight>
              </wp14:sizeRelV>
            </wp:anchor>
          </w:drawing>
        </w:r>
      </w:ins>
      <w:ins w:id="2722" w:author="WTORKY" w:date="2025-10-01T23:26:00Z" w16du:dateUtc="2025-10-01T20:26:00Z">
        <w:r>
          <w:rPr>
            <w:noProof/>
          </w:rPr>
          <w:drawing>
            <wp:anchor distT="0" distB="0" distL="114300" distR="114300" simplePos="0" relativeHeight="252127384" behindDoc="0" locked="0" layoutInCell="1" allowOverlap="1" wp14:anchorId="59A77991" wp14:editId="1016BD60">
              <wp:simplePos x="0" y="0"/>
              <wp:positionH relativeFrom="margin">
                <wp:align>left</wp:align>
              </wp:positionH>
              <wp:positionV relativeFrom="paragraph">
                <wp:posOffset>540385</wp:posOffset>
              </wp:positionV>
              <wp:extent cx="1778000" cy="2298700"/>
              <wp:effectExtent l="0" t="0" r="0" b="0"/>
              <wp:wrapNone/>
              <wp:docPr id="419564584" name="Chart 1">
                <a:extLst xmlns:a="http://schemas.openxmlformats.org/drawingml/2006/main">
                  <a:ext uri="{FF2B5EF4-FFF2-40B4-BE49-F238E27FC236}">
                    <a16:creationId xmlns:a16="http://schemas.microsoft.com/office/drawing/2014/main" id="{AC6F92F9-8FB6-4FBE-A71B-ACF04CB3CC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7"/>
                </a:graphicData>
              </a:graphic>
              <wp14:sizeRelH relativeFrom="margin">
                <wp14:pctWidth>0</wp14:pctWidth>
              </wp14:sizeRelH>
              <wp14:sizeRelV relativeFrom="margin">
                <wp14:pctHeight>0</wp14:pctHeight>
              </wp14:sizeRelV>
            </wp:anchor>
          </w:drawing>
        </w:r>
      </w:ins>
      <w:del w:id="2723" w:author="Mohamed Abdel-Hakam" w:date="2025-09-29T19:40:00Z">
        <w:r w:rsidR="000856A2" w:rsidRPr="000856A2" w:rsidDel="00B12481">
          <w:rPr>
            <w:spacing w:val="-2"/>
          </w:rPr>
          <w:delText xml:space="preserve">The </w:delText>
        </w:r>
        <w:r w:rsidR="000856A2" w:rsidRPr="000856A2" w:rsidDel="00B12481">
          <w:rPr>
            <w:b/>
            <w:bCs/>
            <w:spacing w:val="-2"/>
          </w:rPr>
          <w:delText>final product prices</w:delText>
        </w:r>
        <w:r w:rsidR="000856A2" w:rsidRPr="000856A2" w:rsidDel="00B12481">
          <w:rPr>
            <w:spacing w:val="-2"/>
          </w:rPr>
          <w:delText xml:space="preserve"> index for </w:delText>
        </w:r>
        <w:r w:rsidR="000856A2" w:rsidRPr="000856A2" w:rsidDel="00B12481">
          <w:rPr>
            <w:b/>
            <w:bCs/>
            <w:spacing w:val="-2"/>
          </w:rPr>
          <w:delText>small and medium-sized enterprises</w:delText>
        </w:r>
        <w:r w:rsidR="000856A2" w:rsidRPr="000856A2" w:rsidDel="00B12481">
          <w:rPr>
            <w:spacing w:val="-2"/>
          </w:rPr>
          <w:delText xml:space="preserve"> exceeded the neutral level by 7 points, albeit lower than the previous and corresponding quarters, driven by the higher </w:delText>
        </w:r>
        <w:r w:rsidR="000856A2" w:rsidRPr="000856A2" w:rsidDel="00B12481">
          <w:rPr>
            <w:b/>
            <w:bCs/>
            <w:spacing w:val="-2"/>
          </w:rPr>
          <w:delText>input price index</w:delText>
        </w:r>
        <w:r w:rsidR="000856A2" w:rsidRPr="000856A2" w:rsidDel="00B12481">
          <w:rPr>
            <w:spacing w:val="-2"/>
          </w:rPr>
          <w:delText xml:space="preserve"> compared to the previous and corresponding quarters, albeit </w:delText>
        </w:r>
      </w:del>
      <w:ins w:id="2724" w:author="Andre Michel" w:date="2025-07-10T12:43:00Z">
        <w:del w:id="2725" w:author="Mohamed Abdel-Hakam" w:date="2025-09-29T19:40:00Z">
          <w:r w:rsidR="00F873D5" w:rsidDel="00B12481">
            <w:rPr>
              <w:spacing w:val="-2"/>
            </w:rPr>
            <w:delText>but</w:delText>
          </w:r>
          <w:r w:rsidR="00F873D5" w:rsidRPr="000856A2" w:rsidDel="00B12481">
            <w:rPr>
              <w:spacing w:val="-2"/>
            </w:rPr>
            <w:delText xml:space="preserve"> </w:delText>
          </w:r>
        </w:del>
      </w:ins>
      <w:del w:id="2726" w:author="Mohamed Abdel-Hakam" w:date="2025-09-29T19:40:00Z">
        <w:r w:rsidR="000856A2" w:rsidRPr="000856A2" w:rsidDel="00B12481">
          <w:rPr>
            <w:spacing w:val="-2"/>
          </w:rPr>
          <w:delText>below the neutral level (Figure 3-2).</w:delText>
        </w:r>
        <w:r w:rsidR="00227CD3" w:rsidRPr="00227CD3" w:rsidDel="00B12481">
          <w:rPr>
            <w:noProof/>
          </w:rPr>
          <w:delText xml:space="preserve"> </w:delText>
        </w:r>
      </w:del>
    </w:p>
    <w:tbl>
      <w:tblPr>
        <w:tblW w:w="9900" w:type="dxa"/>
        <w:tblLook w:val="0600" w:firstRow="0" w:lastRow="0" w:firstColumn="0" w:lastColumn="0" w:noHBand="1" w:noVBand="1"/>
      </w:tblPr>
      <w:tblGrid>
        <w:gridCol w:w="2592"/>
        <w:gridCol w:w="1517"/>
        <w:gridCol w:w="1519"/>
        <w:gridCol w:w="1517"/>
        <w:gridCol w:w="2755"/>
      </w:tblGrid>
      <w:tr w:rsidR="00F44C38" w:rsidRPr="00BC303F" w14:paraId="45AAC164" w14:textId="77777777" w:rsidTr="0061375E">
        <w:trPr>
          <w:trHeight w:val="20"/>
        </w:trPr>
        <w:tc>
          <w:tcPr>
            <w:tcW w:w="2592" w:type="dxa"/>
            <w:tcBorders>
              <w:left w:val="nil"/>
            </w:tcBorders>
            <w:vAlign w:val="center"/>
          </w:tcPr>
          <w:p w14:paraId="01B1BB1C" w14:textId="0E58FDEF" w:rsidR="00F44C38" w:rsidRPr="00BC303F" w:rsidRDefault="00F44C38" w:rsidP="008A798D">
            <w:pPr>
              <w:pStyle w:val="BB2023Body"/>
              <w:spacing w:after="0" w:line="240" w:lineRule="auto"/>
              <w:ind w:left="0"/>
              <w:jc w:val="center"/>
            </w:pPr>
          </w:p>
        </w:tc>
        <w:tc>
          <w:tcPr>
            <w:tcW w:w="4553" w:type="dxa"/>
            <w:gridSpan w:val="3"/>
            <w:vMerge w:val="restart"/>
            <w:shd w:val="clear" w:color="auto" w:fill="29C7FF"/>
            <w:vAlign w:val="center"/>
          </w:tcPr>
          <w:p w14:paraId="1A63CB22" w14:textId="69862321" w:rsidR="008B1FED" w:rsidRDefault="008B1FED" w:rsidP="008A798D">
            <w:pPr>
              <w:pStyle w:val="BB2023Body"/>
              <w:spacing w:after="0" w:line="240" w:lineRule="auto"/>
              <w:ind w:left="-86"/>
              <w:jc w:val="center"/>
              <w:rPr>
                <w:rFonts w:asciiTheme="majorHAnsi" w:hAnsiTheme="majorHAnsi"/>
                <w:b/>
                <w:bCs/>
                <w:color w:val="FFFFFF" w:themeColor="background1"/>
                <w:sz w:val="14"/>
                <w:szCs w:val="18"/>
              </w:rPr>
            </w:pPr>
            <w:r w:rsidRPr="008B1FED">
              <w:rPr>
                <w:rFonts w:asciiTheme="majorHAnsi" w:hAnsiTheme="majorHAnsi"/>
                <w:b/>
                <w:bCs/>
                <w:color w:val="FFFFFF" w:themeColor="background1"/>
                <w:sz w:val="14"/>
                <w:szCs w:val="18"/>
              </w:rPr>
              <w:t xml:space="preserve">Figure 3.2. Price and Production Cost </w:t>
            </w:r>
            <w:r w:rsidR="00DC1A6B">
              <w:rPr>
                <w:rFonts w:asciiTheme="majorHAnsi" w:hAnsiTheme="majorHAnsi"/>
                <w:b/>
                <w:bCs/>
                <w:color w:val="FFFFFF" w:themeColor="background1"/>
                <w:sz w:val="14"/>
                <w:szCs w:val="18"/>
              </w:rPr>
              <w:t>Indices</w:t>
            </w:r>
          </w:p>
          <w:p w14:paraId="0174A668" w14:textId="2C2E7F4D" w:rsidR="00F44C38" w:rsidRPr="00BC303F" w:rsidRDefault="008B1FED" w:rsidP="008A798D">
            <w:pPr>
              <w:pStyle w:val="BB2023Body"/>
              <w:spacing w:after="0" w:line="240" w:lineRule="auto"/>
              <w:ind w:left="-86"/>
              <w:jc w:val="center"/>
              <w:rPr>
                <w:rFonts w:asciiTheme="majorHAnsi" w:hAnsiTheme="majorHAnsi"/>
                <w:b/>
                <w:bCs/>
                <w:sz w:val="14"/>
                <w:szCs w:val="18"/>
              </w:rPr>
            </w:pPr>
            <w:r w:rsidRPr="008B1FED">
              <w:rPr>
                <w:rFonts w:asciiTheme="majorHAnsi" w:hAnsiTheme="majorHAnsi"/>
                <w:b/>
                <w:bCs/>
                <w:color w:val="FFFFFF" w:themeColor="background1"/>
                <w:sz w:val="14"/>
                <w:szCs w:val="18"/>
              </w:rPr>
              <w:t xml:space="preserve">by Firm Size </w:t>
            </w:r>
            <w:r w:rsidR="001E01AB">
              <w:rPr>
                <w:rFonts w:asciiTheme="majorHAnsi" w:hAnsiTheme="majorHAnsi"/>
                <w:b/>
                <w:bCs/>
                <w:color w:val="FFFFFF" w:themeColor="background1"/>
                <w:sz w:val="14"/>
                <w:szCs w:val="18"/>
              </w:rPr>
              <w:t>–</w:t>
            </w:r>
            <w:r w:rsidRPr="008B1FED">
              <w:rPr>
                <w:rFonts w:asciiTheme="majorHAnsi" w:hAnsiTheme="majorHAnsi"/>
                <w:b/>
                <w:bCs/>
                <w:color w:val="FFFFFF" w:themeColor="background1"/>
                <w:sz w:val="14"/>
                <w:szCs w:val="18"/>
              </w:rPr>
              <w:t xml:space="preserve"> Performance Evaluation</w:t>
            </w:r>
          </w:p>
        </w:tc>
        <w:tc>
          <w:tcPr>
            <w:tcW w:w="2755" w:type="dxa"/>
            <w:tcBorders>
              <w:left w:val="nil"/>
              <w:right w:val="nil"/>
            </w:tcBorders>
            <w:vAlign w:val="center"/>
          </w:tcPr>
          <w:p w14:paraId="7320A019" w14:textId="30BE4866" w:rsidR="00F44C38" w:rsidRPr="00BC303F" w:rsidRDefault="00F44C38" w:rsidP="008A798D">
            <w:pPr>
              <w:pStyle w:val="BB2023Body"/>
              <w:spacing w:after="0" w:line="240" w:lineRule="auto"/>
              <w:ind w:left="0"/>
              <w:jc w:val="center"/>
            </w:pPr>
          </w:p>
        </w:tc>
      </w:tr>
      <w:tr w:rsidR="002F622A" w:rsidRPr="00BC303F" w14:paraId="4D838B4B" w14:textId="77777777" w:rsidTr="0061375E">
        <w:tblPrEx>
          <w:tblCellMar>
            <w:left w:w="0" w:type="dxa"/>
            <w:right w:w="0" w:type="dxa"/>
          </w:tblCellMar>
        </w:tblPrEx>
        <w:trPr>
          <w:trHeight w:val="20"/>
        </w:trPr>
        <w:tc>
          <w:tcPr>
            <w:tcW w:w="2592" w:type="dxa"/>
            <w:tcBorders>
              <w:left w:val="nil"/>
              <w:bottom w:val="single" w:sz="4" w:space="0" w:color="BFBFBF" w:themeColor="background1" w:themeShade="BF"/>
            </w:tcBorders>
            <w:shd w:val="clear" w:color="auto" w:fill="29C7FF"/>
            <w:tcMar>
              <w:top w:w="72" w:type="dxa"/>
              <w:left w:w="144" w:type="dxa"/>
              <w:bottom w:w="72" w:type="dxa"/>
              <w:right w:w="144" w:type="dxa"/>
            </w:tcMar>
            <w:vAlign w:val="center"/>
          </w:tcPr>
          <w:p w14:paraId="42C9E455" w14:textId="50CE7642" w:rsidR="00F44C38" w:rsidRPr="00B85429" w:rsidRDefault="00B12481" w:rsidP="008A798D">
            <w:pPr>
              <w:pStyle w:val="BB2023Body"/>
              <w:spacing w:after="0" w:line="240" w:lineRule="auto"/>
              <w:ind w:left="-86"/>
              <w:jc w:val="center"/>
              <w:rPr>
                <w:rFonts w:asciiTheme="majorHAnsi" w:hAnsiTheme="majorHAnsi"/>
                <w:b/>
                <w:bCs/>
                <w:color w:val="FFFFFF" w:themeColor="background1"/>
                <w:sz w:val="14"/>
                <w:szCs w:val="18"/>
              </w:rPr>
            </w:pPr>
            <w:del w:id="2727" w:author="WTORKY" w:date="2025-10-01T23:25:00Z" w16du:dateUtc="2025-10-01T20:25:00Z">
              <w:r w:rsidDel="008B4BE4">
                <w:rPr>
                  <w:noProof/>
                </w:rPr>
                <w:drawing>
                  <wp:anchor distT="0" distB="0" distL="114300" distR="114300" simplePos="0" relativeHeight="252037272" behindDoc="0" locked="0" layoutInCell="1" allowOverlap="1" wp14:anchorId="69A776E4" wp14:editId="1B9BB2F9">
                    <wp:simplePos x="0" y="0"/>
                    <wp:positionH relativeFrom="margin">
                      <wp:posOffset>-91440</wp:posOffset>
                    </wp:positionH>
                    <wp:positionV relativeFrom="paragraph">
                      <wp:posOffset>154940</wp:posOffset>
                    </wp:positionV>
                    <wp:extent cx="1644650" cy="2030095"/>
                    <wp:effectExtent l="0" t="0" r="0" b="0"/>
                    <wp:wrapNone/>
                    <wp:docPr id="203544807" name="Chart 1">
                      <a:extLst xmlns:a="http://schemas.openxmlformats.org/drawingml/2006/main">
                        <a:ext uri="{FF2B5EF4-FFF2-40B4-BE49-F238E27FC236}">
                          <a16:creationId xmlns:a16="http://schemas.microsoft.com/office/drawing/2014/main" id="{AC6F92F9-8FB6-4FBE-A71B-ACF04CB3CC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8"/>
                      </a:graphicData>
                    </a:graphic>
                    <wp14:sizeRelH relativeFrom="margin">
                      <wp14:pctWidth>0</wp14:pctWidth>
                    </wp14:sizeRelH>
                    <wp14:sizeRelV relativeFrom="margin">
                      <wp14:pctHeight>0</wp14:pctHeight>
                    </wp14:sizeRelV>
                  </wp:anchor>
                </w:drawing>
              </w:r>
            </w:del>
            <w:r w:rsidR="00F44C38" w:rsidRPr="00B85429">
              <w:rPr>
                <w:rFonts w:asciiTheme="majorHAnsi" w:hAnsiTheme="majorHAnsi"/>
                <w:b/>
                <w:bCs/>
                <w:color w:val="FFFFFF" w:themeColor="background1"/>
                <w:sz w:val="14"/>
                <w:szCs w:val="18"/>
              </w:rPr>
              <w:t xml:space="preserve"> Large Firms</w:t>
            </w:r>
          </w:p>
        </w:tc>
        <w:tc>
          <w:tcPr>
            <w:tcW w:w="4553" w:type="dxa"/>
            <w:gridSpan w:val="3"/>
            <w:vMerge/>
            <w:tcBorders>
              <w:bottom w:val="single" w:sz="4" w:space="0" w:color="BFBFBF" w:themeColor="background1" w:themeShade="BF"/>
            </w:tcBorders>
            <w:shd w:val="clear" w:color="auto" w:fill="29C7FF"/>
            <w:tcMar>
              <w:top w:w="15" w:type="dxa"/>
              <w:left w:w="15" w:type="dxa"/>
              <w:bottom w:w="0" w:type="dxa"/>
              <w:right w:w="15" w:type="dxa"/>
            </w:tcMar>
            <w:vAlign w:val="center"/>
          </w:tcPr>
          <w:p w14:paraId="564963E6" w14:textId="77777777" w:rsidR="00F44C38" w:rsidRPr="00BC303F" w:rsidRDefault="00F44C38" w:rsidP="008A798D">
            <w:pPr>
              <w:pStyle w:val="BB2023Body"/>
              <w:spacing w:after="0" w:line="240" w:lineRule="auto"/>
              <w:ind w:left="0"/>
              <w:jc w:val="center"/>
              <w:rPr>
                <w:rFonts w:asciiTheme="majorHAnsi" w:hAnsiTheme="majorHAnsi"/>
                <w:b/>
                <w:bCs/>
                <w:sz w:val="14"/>
                <w:szCs w:val="18"/>
              </w:rPr>
            </w:pPr>
          </w:p>
        </w:tc>
        <w:tc>
          <w:tcPr>
            <w:tcW w:w="2755" w:type="dxa"/>
            <w:tcBorders>
              <w:left w:val="nil"/>
              <w:bottom w:val="single" w:sz="4" w:space="0" w:color="BFBFBF" w:themeColor="background1" w:themeShade="BF"/>
              <w:right w:val="nil"/>
            </w:tcBorders>
            <w:shd w:val="clear" w:color="auto" w:fill="29C7FF"/>
            <w:tcMar>
              <w:top w:w="72" w:type="dxa"/>
              <w:left w:w="144" w:type="dxa"/>
              <w:bottom w:w="72" w:type="dxa"/>
              <w:right w:w="144" w:type="dxa"/>
            </w:tcMar>
            <w:vAlign w:val="center"/>
          </w:tcPr>
          <w:p w14:paraId="588A5248" w14:textId="4F4E88A4" w:rsidR="00F44C38" w:rsidRPr="00B85429" w:rsidRDefault="00F44C38" w:rsidP="008A798D">
            <w:pPr>
              <w:pStyle w:val="BB2023Body"/>
              <w:spacing w:after="0" w:line="240" w:lineRule="auto"/>
              <w:ind w:left="-86"/>
              <w:jc w:val="center"/>
              <w:rPr>
                <w:rFonts w:asciiTheme="majorHAnsi" w:hAnsiTheme="majorHAnsi"/>
                <w:b/>
                <w:bCs/>
                <w:color w:val="FFFFFF" w:themeColor="background1"/>
                <w:sz w:val="14"/>
                <w:szCs w:val="18"/>
              </w:rPr>
            </w:pPr>
            <w:r w:rsidRPr="00B85429">
              <w:rPr>
                <w:rFonts w:asciiTheme="majorHAnsi" w:hAnsiTheme="majorHAnsi"/>
                <w:b/>
                <w:bCs/>
                <w:color w:val="FFFFFF" w:themeColor="background1"/>
                <w:sz w:val="14"/>
                <w:szCs w:val="18"/>
              </w:rPr>
              <w:t>SMEs</w:t>
            </w:r>
          </w:p>
        </w:tc>
      </w:tr>
      <w:tr w:rsidR="00227CD3" w:rsidRPr="00BC303F" w14:paraId="5D34728A" w14:textId="77777777" w:rsidTr="0061375E">
        <w:tblPrEx>
          <w:tblCellMar>
            <w:left w:w="0" w:type="dxa"/>
            <w:right w:w="0" w:type="dxa"/>
          </w:tblCellMar>
        </w:tblPrEx>
        <w:trPr>
          <w:trHeight w:val="20"/>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4A838EBE" w14:textId="231BBF73" w:rsidR="00227CD3" w:rsidRPr="00BC303F" w:rsidRDefault="00227CD3" w:rsidP="00227CD3">
            <w:pPr>
              <w:pStyle w:val="BB2023Body"/>
              <w:spacing w:after="0" w:line="240" w:lineRule="auto"/>
              <w:ind w:left="0"/>
              <w:jc w:val="center"/>
            </w:pPr>
            <w:del w:id="2728" w:author="WTORKY" w:date="2025-10-01T23:25:00Z" w16du:dateUtc="2025-10-01T20:25:00Z">
              <w:r w:rsidRPr="00E442FC" w:rsidDel="008B4BE4">
                <w:rPr>
                  <w:noProof/>
                </w:rPr>
                <w:drawing>
                  <wp:anchor distT="0" distB="0" distL="114300" distR="114300" simplePos="0" relativeHeight="251998360" behindDoc="1" locked="0" layoutInCell="1" allowOverlap="1" wp14:anchorId="08A93ABE" wp14:editId="3F2DAAA3">
                    <wp:simplePos x="0" y="0"/>
                    <wp:positionH relativeFrom="margin">
                      <wp:posOffset>-1004570</wp:posOffset>
                    </wp:positionH>
                    <wp:positionV relativeFrom="paragraph">
                      <wp:posOffset>-2646680</wp:posOffset>
                    </wp:positionV>
                    <wp:extent cx="7193915" cy="10666095"/>
                    <wp:effectExtent l="0" t="0" r="6985" b="1905"/>
                    <wp:wrapNone/>
                    <wp:docPr id="833595424" name="Picture 83359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915" cy="10666095"/>
                            </a:xfrm>
                            <a:prstGeom prst="rect">
                              <a:avLst/>
                            </a:prstGeom>
                            <a:noFill/>
                          </pic:spPr>
                        </pic:pic>
                      </a:graphicData>
                    </a:graphic>
                    <wp14:sizeRelH relativeFrom="margin">
                      <wp14:pctWidth>0</wp14:pctWidth>
                    </wp14:sizeRelH>
                    <wp14:sizeRelV relativeFrom="margin">
                      <wp14:pctHeight>0</wp14:pctHeight>
                    </wp14:sizeRelV>
                  </wp:anchor>
                </w:drawing>
              </w:r>
            </w:del>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3407E857" w14:textId="63427F43"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151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tcPr>
          <w:p w14:paraId="2E6918DD" w14:textId="77777777" w:rsidR="00227CD3" w:rsidRPr="00BC303F" w:rsidRDefault="00227CD3" w:rsidP="00227CD3">
            <w:pPr>
              <w:pStyle w:val="BB2023Body"/>
              <w:spacing w:after="0" w:line="240" w:lineRule="auto"/>
              <w:ind w:left="0"/>
              <w:jc w:val="center"/>
              <w:rPr>
                <w:rFonts w:asciiTheme="majorHAnsi" w:hAnsiTheme="majorHAnsi"/>
                <w:sz w:val="14"/>
                <w:szCs w:val="18"/>
              </w:rPr>
            </w:pPr>
            <w:r w:rsidRPr="002F622A">
              <w:rPr>
                <w:rFonts w:asciiTheme="majorHAnsi" w:hAnsiTheme="majorHAnsi"/>
                <w:b/>
                <w:bCs/>
                <w:noProof/>
                <w:sz w:val="14"/>
                <w:szCs w:val="18"/>
              </w:rPr>
              <w:drawing>
                <wp:anchor distT="0" distB="0" distL="114300" distR="114300" simplePos="0" relativeHeight="252001432" behindDoc="0" locked="0" layoutInCell="1" allowOverlap="1" wp14:anchorId="4BC1AF2A" wp14:editId="55F8012F">
                  <wp:simplePos x="0" y="0"/>
                  <wp:positionH relativeFrom="column">
                    <wp:posOffset>258445</wp:posOffset>
                  </wp:positionH>
                  <wp:positionV relativeFrom="paragraph">
                    <wp:posOffset>303867</wp:posOffset>
                  </wp:positionV>
                  <wp:extent cx="417195" cy="276225"/>
                  <wp:effectExtent l="0" t="0" r="1905"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4"/>
                          <pic:cNvPicPr>
                            <a:picLocks noChangeAspect="1" noChangeArrowheads="1"/>
                          </pic:cNvPicPr>
                        </pic:nvPicPr>
                        <pic:blipFill>
                          <a:blip r:embed="rId159">
                            <a:extLst>
                              <a:ext uri="{28A0092B-C50C-407E-A947-70E740481C1C}">
                                <a14:useLocalDpi xmlns:a14="http://schemas.microsoft.com/office/drawing/2010/main" val="0"/>
                              </a:ext>
                            </a:extLst>
                          </a:blip>
                          <a:stretch>
                            <a:fillRect/>
                          </a:stretch>
                        </pic:blipFill>
                        <pic:spPr bwMode="auto">
                          <a:xfrm>
                            <a:off x="0" y="0"/>
                            <a:ext cx="417195" cy="276225"/>
                          </a:xfrm>
                          <a:prstGeom prst="rect">
                            <a:avLst/>
                          </a:prstGeom>
                          <a:noFill/>
                        </pic:spPr>
                      </pic:pic>
                    </a:graphicData>
                  </a:graphic>
                  <wp14:sizeRelH relativeFrom="margin">
                    <wp14:pctWidth>0</wp14:pctWidth>
                  </wp14:sizeRelH>
                  <wp14:sizeRelV relativeFrom="margin">
                    <wp14:pctHeight>0</wp14:pctHeight>
                  </wp14:sizeRelV>
                </wp:anchor>
              </w:drawing>
            </w:r>
            <w:r w:rsidRPr="002F622A">
              <w:rPr>
                <w:rFonts w:asciiTheme="majorHAnsi" w:hAnsiTheme="majorHAnsi"/>
                <w:b/>
                <w:bCs/>
                <w:sz w:val="14"/>
                <w:szCs w:val="18"/>
              </w:rPr>
              <w:t>Final Product Prices</w:t>
            </w: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0EBA629" w14:textId="5C215195"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3B523E7F" w14:textId="3294339B" w:rsidR="00227CD3" w:rsidRPr="00BC303F" w:rsidRDefault="00B12481" w:rsidP="00227CD3">
            <w:pPr>
              <w:pStyle w:val="BB2023Body"/>
              <w:spacing w:after="0" w:line="240" w:lineRule="auto"/>
              <w:ind w:left="0"/>
              <w:jc w:val="center"/>
            </w:pPr>
            <w:del w:id="2729" w:author="WTORKY" w:date="2025-10-01T23:25:00Z" w16du:dateUtc="2025-10-01T20:25:00Z">
              <w:r w:rsidDel="008B4BE4">
                <w:rPr>
                  <w:noProof/>
                </w:rPr>
                <w:drawing>
                  <wp:anchor distT="0" distB="0" distL="114300" distR="114300" simplePos="0" relativeHeight="252038296" behindDoc="0" locked="0" layoutInCell="1" allowOverlap="1" wp14:anchorId="261A2601" wp14:editId="26525D57">
                    <wp:simplePos x="0" y="0"/>
                    <wp:positionH relativeFrom="margin">
                      <wp:posOffset>-92710</wp:posOffset>
                    </wp:positionH>
                    <wp:positionV relativeFrom="paragraph">
                      <wp:posOffset>-35560</wp:posOffset>
                    </wp:positionV>
                    <wp:extent cx="1751330" cy="2030095"/>
                    <wp:effectExtent l="0" t="0" r="0" b="0"/>
                    <wp:wrapNone/>
                    <wp:docPr id="951230277" name="Chart 1">
                      <a:extLst xmlns:a="http://schemas.openxmlformats.org/drawingml/2006/main">
                        <a:ext uri="{FF2B5EF4-FFF2-40B4-BE49-F238E27FC236}">
                          <a16:creationId xmlns:a16="http://schemas.microsoft.com/office/drawing/2014/main" id="{A631AB5F-97D5-4E3B-8473-B03EA92DFD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0"/>
                      </a:graphicData>
                    </a:graphic>
                    <wp14:sizeRelH relativeFrom="margin">
                      <wp14:pctWidth>0</wp14:pctWidth>
                    </wp14:sizeRelH>
                    <wp14:sizeRelV relativeFrom="margin">
                      <wp14:pctHeight>0</wp14:pctHeight>
                    </wp14:sizeRelV>
                  </wp:anchor>
                </w:drawing>
              </w:r>
            </w:del>
          </w:p>
        </w:tc>
      </w:tr>
      <w:tr w:rsidR="00227CD3" w:rsidRPr="00BC303F" w14:paraId="61BC2570"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1B0142"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670C14BF" w14:textId="248ACF77"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84C012"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60C966D3" w14:textId="0F351B68"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297AA943" w14:textId="77777777" w:rsidR="00227CD3" w:rsidRPr="00BC303F" w:rsidRDefault="00227CD3" w:rsidP="00227CD3">
            <w:pPr>
              <w:pStyle w:val="BB2023Body"/>
              <w:spacing w:after="0" w:line="240" w:lineRule="auto"/>
              <w:ind w:left="0"/>
              <w:jc w:val="center"/>
            </w:pPr>
          </w:p>
        </w:tc>
      </w:tr>
      <w:tr w:rsidR="00227CD3" w:rsidRPr="00BC303F" w14:paraId="09E78411"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F51913"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ACFAA26" w14:textId="1D413DC5"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BF28C8"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5F8C443D" w14:textId="704D7F3C"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2322D238" w14:textId="77777777" w:rsidR="00227CD3" w:rsidRPr="00BC303F" w:rsidRDefault="00227CD3" w:rsidP="00227CD3">
            <w:pPr>
              <w:pStyle w:val="BB2023Body"/>
              <w:spacing w:after="0" w:line="240" w:lineRule="auto"/>
              <w:ind w:left="0"/>
              <w:jc w:val="center"/>
            </w:pPr>
          </w:p>
        </w:tc>
      </w:tr>
      <w:tr w:rsidR="00227CD3" w:rsidRPr="00BC303F" w14:paraId="050B3C6B" w14:textId="77777777" w:rsidTr="0061375E">
        <w:tblPrEx>
          <w:tblCellMar>
            <w:left w:w="0" w:type="dxa"/>
            <w:right w:w="0" w:type="dxa"/>
          </w:tblCellMar>
        </w:tblPrEx>
        <w:trPr>
          <w:trHeight w:val="20"/>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11C22BDD" w14:textId="2A2AF4ED" w:rsidR="00227CD3" w:rsidRPr="00BC303F" w:rsidRDefault="00227CD3" w:rsidP="00227CD3">
            <w:pPr>
              <w:pStyle w:val="BB2023Body"/>
              <w:spacing w:after="0" w:line="240" w:lineRule="auto"/>
              <w:ind w:left="0"/>
              <w:jc w:val="center"/>
            </w:pPr>
            <w:r>
              <w:rPr>
                <w:noProof/>
              </w:rPr>
              <mc:AlternateContent>
                <mc:Choice Requires="wpg">
                  <w:drawing>
                    <wp:anchor distT="0" distB="0" distL="114300" distR="114300" simplePos="0" relativeHeight="251999384" behindDoc="1" locked="0" layoutInCell="1" allowOverlap="1" wp14:anchorId="28A0A7F1" wp14:editId="47504315">
                      <wp:simplePos x="0" y="0"/>
                      <wp:positionH relativeFrom="column">
                        <wp:posOffset>-86360</wp:posOffset>
                      </wp:positionH>
                      <wp:positionV relativeFrom="margin">
                        <wp:posOffset>603885</wp:posOffset>
                      </wp:positionV>
                      <wp:extent cx="6141085" cy="678815"/>
                      <wp:effectExtent l="57150" t="19050" r="31115" b="6985"/>
                      <wp:wrapNone/>
                      <wp:docPr id="692" name="Group 692"/>
                      <wp:cNvGraphicFramePr/>
                      <a:graphic xmlns:a="http://schemas.openxmlformats.org/drawingml/2006/main">
                        <a:graphicData uri="http://schemas.microsoft.com/office/word/2010/wordprocessingGroup">
                          <wpg:wgp>
                            <wpg:cNvGrpSpPr/>
                            <wpg:grpSpPr>
                              <a:xfrm>
                                <a:off x="0" y="0"/>
                                <a:ext cx="6141085" cy="678815"/>
                                <a:chOff x="0" y="0"/>
                                <a:chExt cx="6707050" cy="661111"/>
                              </a:xfrm>
                            </wpg:grpSpPr>
                            <wpg:grpSp>
                              <wpg:cNvPr id="693" name="Group 436"/>
                              <wpg:cNvGrpSpPr/>
                              <wpg:grpSpPr>
                                <a:xfrm>
                                  <a:off x="0" y="0"/>
                                  <a:ext cx="477520" cy="649605"/>
                                  <a:chOff x="0" y="0"/>
                                  <a:chExt cx="752834" cy="1024488"/>
                                </a:xfrm>
                                <a:solidFill>
                                  <a:schemeClr val="accent1">
                                    <a:lumMod val="20000"/>
                                    <a:lumOff val="80000"/>
                                  </a:schemeClr>
                                </a:solidFill>
                              </wpg:grpSpPr>
                              <wpg:grpSp>
                                <wpg:cNvPr id="694" name="Group 694"/>
                                <wpg:cNvGrpSpPr/>
                                <wpg:grpSpPr>
                                  <a:xfrm>
                                    <a:off x="0" y="0"/>
                                    <a:ext cx="752834" cy="1024487"/>
                                    <a:chOff x="0" y="0"/>
                                    <a:chExt cx="615119" cy="1024487"/>
                                  </a:xfrm>
                                  <a:grpFill/>
                                </wpg:grpSpPr>
                                <wps:wsp>
                                  <wps:cNvPr id="695" name="Rectangle 695"/>
                                  <wps:cNvSpPr/>
                                  <wps:spPr>
                                    <a:xfrm>
                                      <a:off x="0" y="362143"/>
                                      <a:ext cx="264892" cy="6623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6" name="Snip Single Corner Rectangle 469"/>
                                  <wps:cNvSpPr/>
                                  <wps:spPr>
                                    <a:xfrm>
                                      <a:off x="264892" y="0"/>
                                      <a:ext cx="350227" cy="1024487"/>
                                    </a:xfrm>
                                    <a:prstGeom prst="snip1Rect">
                                      <a:avLst>
                                        <a:gd name="adj" fmla="val 19315"/>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697" name="Rectangle 697"/>
                                <wps:cNvSpPr/>
                                <wps:spPr>
                                  <a:xfrm>
                                    <a:off x="1599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8" name="Rectangle 698"/>
                                <wps:cNvSpPr/>
                                <wps:spPr>
                                  <a:xfrm>
                                    <a:off x="456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9" name="Rectangle 699"/>
                                <wps:cNvSpPr/>
                                <wps:spPr>
                                  <a:xfrm>
                                    <a:off x="1599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0" name="Rectangle 700"/>
                                <wps:cNvSpPr/>
                                <wps:spPr>
                                  <a:xfrm>
                                    <a:off x="456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1" name="Rectangle 701"/>
                                <wps:cNvSpPr/>
                                <wps:spPr>
                                  <a:xfrm>
                                    <a:off x="1599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2" name="Rectangle 702"/>
                                <wps:cNvSpPr/>
                                <wps:spPr>
                                  <a:xfrm>
                                    <a:off x="456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3" name="Rectangle 703"/>
                                <wps:cNvSpPr/>
                                <wps:spPr>
                                  <a:xfrm>
                                    <a:off x="1599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4" name="Rectangle 704"/>
                                <wps:cNvSpPr/>
                                <wps:spPr>
                                  <a:xfrm>
                                    <a:off x="456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5" name="Rectangle 705"/>
                                <wps:cNvSpPr/>
                                <wps:spPr>
                                  <a:xfrm>
                                    <a:off x="48138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6" name="Rectangle 706"/>
                                <wps:cNvSpPr/>
                                <wps:spPr>
                                  <a:xfrm>
                                    <a:off x="369468"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7" name="Rectangle 707"/>
                                <wps:cNvSpPr/>
                                <wps:spPr>
                                  <a:xfrm>
                                    <a:off x="593306"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8" name="Rectangle 708"/>
                                <wps:cNvSpPr/>
                                <wps:spPr>
                                  <a:xfrm>
                                    <a:off x="48138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9" name="Rectangle 709"/>
                                <wps:cNvSpPr/>
                                <wps:spPr>
                                  <a:xfrm>
                                    <a:off x="369468"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0" name="Rectangle 710"/>
                                <wps:cNvSpPr/>
                                <wps:spPr>
                                  <a:xfrm>
                                    <a:off x="593306"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1" name="Rectangle 711"/>
                                <wps:cNvSpPr/>
                                <wps:spPr>
                                  <a:xfrm>
                                    <a:off x="48138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2" name="Rectangle 712"/>
                                <wps:cNvSpPr/>
                                <wps:spPr>
                                  <a:xfrm>
                                    <a:off x="369468"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3" name="Rectangle 713"/>
                                <wps:cNvSpPr/>
                                <wps:spPr>
                                  <a:xfrm>
                                    <a:off x="593306"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4" name="Rectangle 714"/>
                                <wps:cNvSpPr/>
                                <wps:spPr>
                                  <a:xfrm>
                                    <a:off x="48138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5" name="Rectangle 715"/>
                                <wps:cNvSpPr/>
                                <wps:spPr>
                                  <a:xfrm>
                                    <a:off x="369468"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6" name="Rectangle 716"/>
                                <wps:cNvSpPr/>
                                <wps:spPr>
                                  <a:xfrm>
                                    <a:off x="593306"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7" name="Rectangle 717"/>
                                <wps:cNvSpPr/>
                                <wps:spPr>
                                  <a:xfrm>
                                    <a:off x="481387"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8" name="Rectangle 718"/>
                                <wps:cNvSpPr/>
                                <wps:spPr>
                                  <a:xfrm>
                                    <a:off x="369468"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9" name="Rectangle 719"/>
                                <wps:cNvSpPr/>
                                <wps:spPr>
                                  <a:xfrm>
                                    <a:off x="593306"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0" name="Rectangle 720"/>
                                <wps:cNvSpPr/>
                                <wps:spPr>
                                  <a:xfrm>
                                    <a:off x="481387"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1" name="Rectangle 721"/>
                                <wps:cNvSpPr/>
                                <wps:spPr>
                                  <a:xfrm>
                                    <a:off x="369468"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2" name="Rectangle 722"/>
                                <wps:cNvSpPr/>
                                <wps:spPr>
                                  <a:xfrm>
                                    <a:off x="593306"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3" name="Rectangle 723"/>
                                <wps:cNvSpPr/>
                                <wps:spPr>
                                  <a:xfrm>
                                    <a:off x="481387"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4" name="Rectangle 724"/>
                                <wps:cNvSpPr/>
                                <wps:spPr>
                                  <a:xfrm>
                                    <a:off x="369468"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5" name="Rectangle 725"/>
                                <wps:cNvSpPr/>
                                <wps:spPr>
                                  <a:xfrm>
                                    <a:off x="593306"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6" name="Rectangle 726"/>
                                <wps:cNvSpPr/>
                                <wps:spPr>
                                  <a:xfrm>
                                    <a:off x="481387" y="886602"/>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727" name="Group 470"/>
                              <wpg:cNvGrpSpPr/>
                              <wpg:grpSpPr>
                                <a:xfrm>
                                  <a:off x="6339385" y="238836"/>
                                  <a:ext cx="367665" cy="422275"/>
                                  <a:chOff x="5976300" y="227332"/>
                                  <a:chExt cx="580238" cy="666119"/>
                                </a:xfrm>
                                <a:solidFill>
                                  <a:schemeClr val="accent1">
                                    <a:lumMod val="20000"/>
                                    <a:lumOff val="80000"/>
                                  </a:schemeClr>
                                </a:solidFill>
                              </wpg:grpSpPr>
                              <wpg:grpSp>
                                <wpg:cNvPr id="728" name="Group 728"/>
                                <wpg:cNvGrpSpPr/>
                                <wpg:grpSpPr>
                                  <a:xfrm>
                                    <a:off x="5976300" y="227332"/>
                                    <a:ext cx="580238" cy="652181"/>
                                    <a:chOff x="5976300" y="227332"/>
                                    <a:chExt cx="474095" cy="652181"/>
                                  </a:xfrm>
                                  <a:grpFill/>
                                </wpg:grpSpPr>
                                <wps:wsp>
                                  <wps:cNvPr id="729" name="Rectangle 729"/>
                                  <wps:cNvSpPr/>
                                  <wps:spPr>
                                    <a:xfrm>
                                      <a:off x="5976300" y="476769"/>
                                      <a:ext cx="237144" cy="4027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0" name="Snip Single Corner Rectangle 486"/>
                                  <wps:cNvSpPr/>
                                  <wps:spPr>
                                    <a:xfrm>
                                      <a:off x="6213379" y="227332"/>
                                      <a:ext cx="237016" cy="652180"/>
                                    </a:xfrm>
                                    <a:prstGeom prst="snip1Rect">
                                      <a:avLst>
                                        <a:gd name="adj" fmla="val 20579"/>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731" name="Rectangle 731"/>
                                <wps:cNvSpPr/>
                                <wps:spPr>
                                  <a:xfrm>
                                    <a:off x="6126493"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2" name="Rectangle 732"/>
                                <wps:cNvSpPr/>
                                <wps:spPr>
                                  <a:xfrm>
                                    <a:off x="6022339"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3" name="Rectangle 733"/>
                                <wps:cNvSpPr/>
                                <wps:spPr>
                                  <a:xfrm>
                                    <a:off x="6126493"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4" name="Rectangle 734"/>
                                <wps:cNvSpPr/>
                                <wps:spPr>
                                  <a:xfrm>
                                    <a:off x="6022339"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5" name="Rectangle 735"/>
                                <wps:cNvSpPr/>
                                <wps:spPr>
                                  <a:xfrm>
                                    <a:off x="6410564" y="639877"/>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6" name="Rectangle 736"/>
                                <wps:cNvSpPr/>
                                <wps:spPr>
                                  <a:xfrm>
                                    <a:off x="6311726"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7" name="Rectangle 737"/>
                                <wps:cNvSpPr/>
                                <wps:spPr>
                                  <a:xfrm>
                                    <a:off x="6410564" y="518433"/>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8" name="Rectangle 738"/>
                                <wps:cNvSpPr/>
                                <wps:spPr>
                                  <a:xfrm>
                                    <a:off x="6311726"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9" name="Rectangle 739"/>
                                <wps:cNvSpPr/>
                                <wps:spPr>
                                  <a:xfrm>
                                    <a:off x="6410564" y="401518"/>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40" name="Rectangle 740"/>
                                <wps:cNvSpPr/>
                                <wps:spPr>
                                  <a:xfrm>
                                    <a:off x="6311726" y="401518"/>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41" name="Rectangle 741"/>
                                <wps:cNvSpPr/>
                                <wps:spPr>
                                  <a:xfrm>
                                    <a:off x="6410564" y="280074"/>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42" name="Rectangle 742"/>
                                <wps:cNvSpPr/>
                                <wps:spPr>
                                  <a:xfrm>
                                    <a:off x="6311726" y="280074"/>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43" name="Rectangle 743"/>
                                <wps:cNvSpPr/>
                                <wps:spPr>
                                  <a:xfrm>
                                    <a:off x="6311726" y="755565"/>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wgp>
                        </a:graphicData>
                      </a:graphic>
                      <wp14:sizeRelH relativeFrom="margin">
                        <wp14:pctWidth>0</wp14:pctWidth>
                      </wp14:sizeRelH>
                      <wp14:sizeRelV relativeFrom="margin">
                        <wp14:pctHeight>0</wp14:pctHeight>
                      </wp14:sizeRelV>
                    </wp:anchor>
                  </w:drawing>
                </mc:Choice>
                <mc:Fallback>
                  <w:pict>
                    <v:group w14:anchorId="2C4C7339" id="Group 692" o:spid="_x0000_s1026" style="position:absolute;margin-left:-6.8pt;margin-top:47.55pt;width:483.55pt;height:53.45pt;z-index:-251317096;mso-position-vertical-relative:margin;mso-width-relative:margin;mso-height-relative:margin" coordsize="67070,6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">
                      <v:group id="Group 436" o:spid="_x0000_s1027" style="position:absolute;width:4775;height:6496" coordsize="7528,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">
                        <v:group id="Group 694" o:spid="_x0000_s1028" style="position:absolute;width:7528;height:10244" coordsize="6151,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">
                          <v:rect id="Rectangle 695" o:spid="_x0000_s1029" style="position:absolute;top:3621;width:2648;height:6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" filled="f" strokecolor="#cff3f8 [660]" strokeweight="3pt"/>
                          <v:shape id="Snip Single Corner Rectangle 469" o:spid="_x0000_s1030" style="position:absolute;left:2648;width:3503;height:10244;visibility:visible;mso-wrap-style:square;v-text-anchor:middle" coordsize="350227,102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" path="m,l282581,r67646,67646l350227,1024487,,1024487,,xe" filled="f" strokecolor="#cff3f8 [660]" strokeweight="3pt">
                            <v:path arrowok="t" o:connecttype="custom" o:connectlocs="0,0;282581,0;350227,67646;350227,1024487;0,1024487;0,0" o:connectangles="0,0,0,0,0,0"/>
                          </v:shape>
                        </v:group>
                        <v:rect id="Rectangle 697" o:spid="_x0000_s1031" style="position:absolute;left:1599;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" filled="f" stroked="f" strokeweight="3pt"/>
                        <v:rect id="Rectangle 698" o:spid="_x0000_s1032" style="position:absolute;left:456;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" filled="f" stroked="f" strokeweight="3pt"/>
                        <v:rect id="Rectangle 699" o:spid="_x0000_s1033" style="position:absolute;left:1599;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" filled="f" stroked="f" strokeweight="3pt"/>
                        <v:rect id="Rectangle 700" o:spid="_x0000_s1034" style="position:absolute;left:456;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" filled="f" stroked="f" strokeweight="3pt"/>
                        <v:rect id="Rectangle 701" o:spid="_x0000_s1035" style="position:absolute;left:1599;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" filled="f" stroked="f" strokeweight="3pt"/>
                        <v:rect id="Rectangle 702" o:spid="_x0000_s1036" style="position:absolute;left:456;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" filled="f" stroked="f" strokeweight="3pt"/>
                        <v:rect id="Rectangle 703" o:spid="_x0000_s1037" style="position:absolute;left:1599;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" filled="f" stroked="f" strokeweight="3pt"/>
                        <v:rect id="Rectangle 704" o:spid="_x0000_s1038" style="position:absolute;left:456;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" filled="f" stroked="f" strokeweight="3pt"/>
                        <v:rect id="Rectangle 705" o:spid="_x0000_s1039" style="position:absolute;left:4813;top:7651;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" filled="f" stroked="f" strokeweight="3pt"/>
                        <v:rect id="Rectangle 706" o:spid="_x0000_s1040" style="position:absolute;left:3694;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" filled="f" stroked="f" strokeweight="3pt"/>
                        <v:rect id="Rectangle 707" o:spid="_x0000_s1041" style="position:absolute;left:5933;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" filled="f" stroked="f" strokeweight="3pt"/>
                        <v:rect id="Rectangle 708" o:spid="_x0000_s1042" style="position:absolute;left:4813;top:6437;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" filled="f" stroked="f" strokeweight="3pt"/>
                        <v:rect id="Rectangle 709" o:spid="_x0000_s1043" style="position:absolute;left:3694;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" filled="f" stroked="f" strokeweight="3pt"/>
                        <v:rect id="Rectangle 710" o:spid="_x0000_s1044" style="position:absolute;left:5933;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" filled="f" stroked="f" strokeweight="3pt"/>
                        <v:rect id="Rectangle 711" o:spid="_x0000_s1045" style="position:absolute;left:4813;top:5222;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" filled="f" stroked="f" strokeweight="3pt"/>
                        <v:rect id="Rectangle 712" o:spid="_x0000_s1046" style="position:absolute;left:3694;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" filled="f" stroked="f" strokeweight="3pt"/>
                        <v:rect id="Rectangle 713" o:spid="_x0000_s1047" style="position:absolute;left:5933;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" filled="f" stroked="f" strokeweight="3pt"/>
                        <v:rect id="Rectangle 714" o:spid="_x0000_s1048" style="position:absolute;left:4813;top:400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" filled="f" stroked="f" strokeweight="3pt"/>
                        <v:rect id="Rectangle 715" o:spid="_x0000_s1049" style="position:absolute;left:3694;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" filled="f" stroked="f" strokeweight="3pt"/>
                        <v:rect id="Rectangle 716" o:spid="_x0000_s1050" style="position:absolute;left:5933;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" filled="f" stroked="f" strokeweight="3pt"/>
                        <v:rect id="Rectangle 717" o:spid="_x0000_s1051" style="position:absolute;left:4813;top:2839;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" filled="f" stroked="f" strokeweight="3pt"/>
                        <v:rect id="Rectangle 718" o:spid="_x0000_s1052" style="position:absolute;left:3694;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" filled="f" stroked="f" strokeweight="3pt"/>
                        <v:rect id="Rectangle 719" o:spid="_x0000_s1053" style="position:absolute;left:5933;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" filled="f" stroked="f" strokeweight="3pt"/>
                        <v:rect id="Rectangle 720" o:spid="_x0000_s1054" style="position:absolute;left:4813;top:162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" filled="f" stroked="f" strokeweight="3pt"/>
                        <v:rect id="Rectangle 721" o:spid="_x0000_s1055" style="position:absolute;left:3694;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" filled="f" stroked="f" strokeweight="3pt"/>
                        <v:rect id="Rectangle 722" o:spid="_x0000_s1056" style="position:absolute;left:5933;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" filled="f" stroked="f" strokeweight="3pt"/>
                        <v:rect id="Rectangle 723" o:spid="_x0000_s1057" style="position:absolute;left:4813;top:410;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" filled="f" stroked="f" strokeweight="3pt"/>
                        <v:rect id="Rectangle 724" o:spid="_x0000_s1058" style="position:absolute;left:3694;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" filled="f" stroked="f" strokeweight="3pt"/>
                        <v:rect id="Rectangle 725" o:spid="_x0000_s1059" style="position:absolute;left:5933;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" filled="f" stroked="f" strokeweight="3pt"/>
                        <v:rect id="Rectangle 726" o:spid="_x0000_s1060" style="position:absolute;left:4813;top:8866;width:667;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" filled="f" stroked="f" strokeweight="3pt"/>
                      </v:group>
                      <v:group id="Group 470" o:spid="_x0000_s1061" style="position:absolute;left:63393;top:2388;width:3677;height:4223" coordorigin="59763,2273" coordsize="5802,6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">
                        <v:group id="Group 728" o:spid="_x0000_s1062" style="position:absolute;left:59763;top:2273;width:5802;height:6522" coordorigin="59763,2273" coordsize="4740,6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">
                          <v:rect id="Rectangle 729" o:spid="_x0000_s1063" style="position:absolute;left:59763;top:4767;width:2371;height:4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" filled="f" strokecolor="#cff3f8 [660]" strokeweight="3pt"/>
                          <v:shape id="Snip Single Corner Rectangle 486" o:spid="_x0000_s1064" style="position:absolute;left:62133;top:2273;width:2370;height:6522;visibility:visible;mso-wrap-style:square;v-text-anchor:middle" coordsize="237016,65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" path="m,l188240,r48776,48776l237016,652180,,652180,,xe" filled="f" strokecolor="#cff3f8 [660]" strokeweight="3pt">
                            <v:path arrowok="t" o:connecttype="custom" o:connectlocs="0,0;188240,0;237016,48776;237016,652180;0,652180;0,0" o:connectangles="0,0,0,0,0,0"/>
                          </v:shape>
                        </v:group>
                        <v:rect id="Rectangle 731" o:spid="_x0000_s1065" style="position:absolute;left:61264;top:518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" filled="f" stroked="f" strokeweight="3pt"/>
                        <v:rect id="Rectangle 732" o:spid="_x0000_s1066" style="position:absolute;left:60223;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" filled="f" stroked="f" strokeweight="3pt"/>
                        <v:rect id="Rectangle 733" o:spid="_x0000_s1067" style="position:absolute;left:61264;top:639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" filled="f" stroked="f" strokeweight="3pt"/>
                        <v:rect id="Rectangle 734" o:spid="_x0000_s1068" style="position:absolute;left:60223;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" filled="f" stroked="f" strokeweight="3pt"/>
                        <v:rect id="Rectangle 735" o:spid="_x0000_s1069" style="position:absolute;left:64105;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" filled="f" stroked="f" strokeweight="3pt"/>
                        <v:rect id="Rectangle 736" o:spid="_x0000_s1070" style="position:absolute;left:63117;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" filled="f" stroked="f" strokeweight="3pt"/>
                        <v:rect id="Rectangle 737" o:spid="_x0000_s1071" style="position:absolute;left:64105;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" filled="f" stroked="f" strokeweight="3pt"/>
                        <v:rect id="Rectangle 738" o:spid="_x0000_s1072" style="position:absolute;left:63117;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" filled="f" stroked="f" strokeweight="3pt"/>
                        <v:rect id="Rectangle 739" o:spid="_x0000_s1073" style="position:absolute;left:64105;top:401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" filled="f" stroked="f" strokeweight="3pt"/>
                        <v:rect id="Rectangle 740" o:spid="_x0000_s1074" style="position:absolute;left:63117;top:401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" filled="f" stroked="f" strokeweight="3pt"/>
                        <v:rect id="Rectangle 741" o:spid="_x0000_s1075" style="position:absolute;left:64105;top:280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" filled="f" stroked="f" strokeweight="3pt"/>
                        <v:rect id="Rectangle 742" o:spid="_x0000_s1076" style="position:absolute;left:63117;top:280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" filled="f" stroked="f" strokeweight="3pt"/>
                        <v:rect id="Rectangle 743" o:spid="_x0000_s1077" style="position:absolute;left:63117;top:7555;width:666;height:1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" filled="f" stroked="f" strokeweight="3pt"/>
                      </v:group>
                      <w10:wrap anchory="margin"/>
                    </v:group>
                  </w:pict>
                </mc:Fallback>
              </mc:AlternateContent>
            </w: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61196CCA" w14:textId="64480437"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151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tcPr>
          <w:p w14:paraId="276F615E" w14:textId="77777777" w:rsidR="00227CD3" w:rsidRPr="00BC303F" w:rsidRDefault="00227CD3" w:rsidP="00227CD3">
            <w:pPr>
              <w:pStyle w:val="BB2023Body"/>
              <w:ind w:left="0"/>
              <w:jc w:val="center"/>
              <w:rPr>
                <w:rFonts w:asciiTheme="majorHAnsi" w:hAnsiTheme="majorHAnsi"/>
                <w:sz w:val="14"/>
                <w:szCs w:val="18"/>
              </w:rPr>
            </w:pPr>
            <w:r w:rsidRPr="002F622A">
              <w:rPr>
                <w:rFonts w:asciiTheme="majorHAnsi" w:hAnsiTheme="majorHAnsi"/>
                <w:b/>
                <w:bCs/>
                <w:noProof/>
                <w:sz w:val="14"/>
                <w:szCs w:val="18"/>
              </w:rPr>
              <w:drawing>
                <wp:anchor distT="0" distB="0" distL="114300" distR="114300" simplePos="0" relativeHeight="252000408" behindDoc="0" locked="0" layoutInCell="1" allowOverlap="1" wp14:anchorId="1299674C" wp14:editId="6D2A4C5A">
                  <wp:simplePos x="0" y="0"/>
                  <wp:positionH relativeFrom="column">
                    <wp:posOffset>183515</wp:posOffset>
                  </wp:positionH>
                  <wp:positionV relativeFrom="paragraph">
                    <wp:posOffset>175429</wp:posOffset>
                  </wp:positionV>
                  <wp:extent cx="568296" cy="368102"/>
                  <wp:effectExtent l="0" t="0" r="3810" b="0"/>
                  <wp:wrapNone/>
                  <wp:docPr id="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4"/>
                          <pic:cNvPicPr>
                            <a:picLocks noChangeAspect="1" noChangeArrowheads="1"/>
                          </pic:cNvPicPr>
                        </pic:nvPicPr>
                        <pic:blipFill>
                          <a:blip r:embed="rId161">
                            <a:extLst>
                              <a:ext uri="{28A0092B-C50C-407E-A947-70E740481C1C}">
                                <a14:useLocalDpi xmlns:a14="http://schemas.microsoft.com/office/drawing/2010/main" val="0"/>
                              </a:ext>
                            </a:extLst>
                          </a:blip>
                          <a:stretch>
                            <a:fillRect/>
                          </a:stretch>
                        </pic:blipFill>
                        <pic:spPr bwMode="auto">
                          <a:xfrm>
                            <a:off x="0" y="0"/>
                            <a:ext cx="568296" cy="36810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2F622A">
              <w:rPr>
                <w:rFonts w:asciiTheme="majorHAnsi" w:hAnsiTheme="majorHAnsi"/>
                <w:b/>
                <w:bCs/>
                <w:sz w:val="14"/>
                <w:szCs w:val="18"/>
              </w:rPr>
              <w:t>Input Prices*</w:t>
            </w: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6F720C5" w14:textId="5809A963"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01B12CAB" w14:textId="4A4784CB" w:rsidR="00227CD3" w:rsidRPr="00BC303F" w:rsidRDefault="00227CD3" w:rsidP="00227CD3">
            <w:pPr>
              <w:pStyle w:val="BB2023Body"/>
              <w:spacing w:after="0" w:line="240" w:lineRule="auto"/>
              <w:ind w:left="0"/>
              <w:jc w:val="center"/>
            </w:pPr>
          </w:p>
        </w:tc>
      </w:tr>
      <w:tr w:rsidR="00227CD3" w:rsidRPr="00BC303F" w14:paraId="37AB772A"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19935E"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3F3733FD" w14:textId="7B7612A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D23A01"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3080649" w14:textId="6A46C0B8"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15E61B21" w14:textId="77777777" w:rsidR="00227CD3" w:rsidRPr="00BC303F" w:rsidRDefault="00227CD3" w:rsidP="00227CD3">
            <w:pPr>
              <w:pStyle w:val="BB2023Body"/>
              <w:spacing w:after="0" w:line="240" w:lineRule="auto"/>
              <w:ind w:left="0"/>
              <w:jc w:val="center"/>
            </w:pPr>
          </w:p>
        </w:tc>
      </w:tr>
      <w:tr w:rsidR="00227CD3" w:rsidRPr="00BC303F" w14:paraId="0EF01D95"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07463F"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5A1EBD5F" w14:textId="13E39BF1"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53C139"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0288E22" w14:textId="695882A5"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5EE193CE" w14:textId="77777777" w:rsidR="00227CD3" w:rsidRPr="00BC303F" w:rsidRDefault="00227CD3" w:rsidP="00227CD3">
            <w:pPr>
              <w:pStyle w:val="BB2023Body"/>
              <w:spacing w:after="0" w:line="240" w:lineRule="auto"/>
              <w:ind w:left="0"/>
              <w:jc w:val="center"/>
            </w:pPr>
          </w:p>
        </w:tc>
      </w:tr>
      <w:tr w:rsidR="00227CD3" w:rsidRPr="00BC303F" w14:paraId="159EABD1" w14:textId="77777777" w:rsidTr="0061375E">
        <w:tblPrEx>
          <w:tblCellMar>
            <w:left w:w="0" w:type="dxa"/>
            <w:right w:w="0" w:type="dxa"/>
          </w:tblCellMar>
        </w:tblPrEx>
        <w:trPr>
          <w:trHeight w:val="20"/>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2CAB8524" w14:textId="7448690E"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B1F8FC4" w14:textId="0874ACE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151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tcPr>
          <w:p w14:paraId="14DB3C4E" w14:textId="488745A1" w:rsidR="00227CD3" w:rsidRPr="00BC303F" w:rsidRDefault="00227CD3" w:rsidP="00227CD3">
            <w:pPr>
              <w:pStyle w:val="BB2023Body"/>
              <w:ind w:left="0"/>
              <w:jc w:val="center"/>
              <w:rPr>
                <w:rFonts w:asciiTheme="majorHAnsi" w:hAnsiTheme="majorHAnsi"/>
                <w:sz w:val="14"/>
                <w:szCs w:val="18"/>
              </w:rPr>
            </w:pPr>
            <w:r w:rsidRPr="002F622A">
              <w:rPr>
                <w:rFonts w:asciiTheme="majorHAnsi" w:hAnsiTheme="majorHAnsi"/>
                <w:b/>
                <w:bCs/>
                <w:noProof/>
                <w:sz w:val="14"/>
                <w:szCs w:val="18"/>
              </w:rPr>
              <w:drawing>
                <wp:anchor distT="0" distB="0" distL="114300" distR="114300" simplePos="0" relativeHeight="252002456" behindDoc="0" locked="0" layoutInCell="1" allowOverlap="1" wp14:anchorId="3DF01192" wp14:editId="046E5C07">
                  <wp:simplePos x="0" y="0"/>
                  <wp:positionH relativeFrom="column">
                    <wp:posOffset>290830</wp:posOffset>
                  </wp:positionH>
                  <wp:positionV relativeFrom="paragraph">
                    <wp:posOffset>171468</wp:posOffset>
                  </wp:positionV>
                  <wp:extent cx="352425" cy="352425"/>
                  <wp:effectExtent l="0" t="0" r="9525" b="9525"/>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4"/>
                          <pic:cNvPicPr>
                            <a:picLocks noChangeAspect="1" noChangeArrowheads="1"/>
                          </pic:cNvPicPr>
                        </pic:nvPicPr>
                        <pic:blipFill>
                          <a:blip r:embed="rId162">
                            <a:extLst>
                              <a:ext uri="{28A0092B-C50C-407E-A947-70E740481C1C}">
                                <a14:useLocalDpi xmlns:a14="http://schemas.microsoft.com/office/drawing/2010/main" val="0"/>
                              </a:ext>
                            </a:extLst>
                          </a:blip>
                          <a:stretch>
                            <a:fillRect/>
                          </a:stretch>
                        </pic:blipFill>
                        <pic:spPr bwMode="auto">
                          <a:xfrm>
                            <a:off x="0" y="0"/>
                            <a:ext cx="352425" cy="35242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2F622A">
              <w:rPr>
                <w:rFonts w:asciiTheme="majorHAnsi" w:hAnsiTheme="majorHAnsi"/>
                <w:b/>
                <w:bCs/>
                <w:sz w:val="14"/>
                <w:szCs w:val="18"/>
              </w:rPr>
              <w:t>Wages</w:t>
            </w: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39A5379B" w14:textId="4F506CDE"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125302CA" w14:textId="0A44189D" w:rsidR="00227CD3" w:rsidRPr="00BC303F" w:rsidRDefault="00227CD3" w:rsidP="00227CD3">
            <w:pPr>
              <w:pStyle w:val="BB2023Body"/>
              <w:spacing w:after="0" w:line="240" w:lineRule="auto"/>
              <w:ind w:left="0"/>
              <w:jc w:val="center"/>
            </w:pPr>
          </w:p>
        </w:tc>
      </w:tr>
      <w:tr w:rsidR="00227CD3" w:rsidRPr="00BC303F" w14:paraId="02C3ADA6"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323FC1"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39C485E3" w14:textId="08544EE9"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5126D7"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B4BDAA1" w14:textId="7A8DDB65"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480F01C5" w14:textId="77777777" w:rsidR="00227CD3" w:rsidRPr="00BC303F" w:rsidRDefault="00227CD3" w:rsidP="00227CD3">
            <w:pPr>
              <w:pStyle w:val="BB2023Body"/>
              <w:spacing w:after="0" w:line="240" w:lineRule="auto"/>
              <w:ind w:left="0"/>
              <w:jc w:val="center"/>
            </w:pPr>
          </w:p>
        </w:tc>
      </w:tr>
      <w:tr w:rsidR="00227CD3" w:rsidRPr="00BC303F" w14:paraId="799C1E17"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E96CEF"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104C612" w14:textId="088784B1"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2F88B0"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0D9BB436" w14:textId="2F1E0200"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295D413A" w14:textId="77777777" w:rsidR="00227CD3" w:rsidRPr="00BC303F" w:rsidRDefault="00227CD3" w:rsidP="00227CD3">
            <w:pPr>
              <w:pStyle w:val="BB2023Body"/>
              <w:spacing w:after="0" w:line="240" w:lineRule="auto"/>
              <w:ind w:left="0"/>
              <w:jc w:val="center"/>
            </w:pPr>
          </w:p>
        </w:tc>
      </w:tr>
    </w:tbl>
    <w:p w14:paraId="753B5841" w14:textId="681BF225" w:rsidR="002F622A" w:rsidRPr="002F622A" w:rsidRDefault="002F622A" w:rsidP="009B66E5">
      <w:pPr>
        <w:pStyle w:val="BB2023Body"/>
        <w:spacing w:before="120" w:after="0"/>
        <w:ind w:left="0"/>
        <w:rPr>
          <w:sz w:val="14"/>
          <w:szCs w:val="18"/>
        </w:rPr>
      </w:pPr>
      <w:r w:rsidRPr="002F622A">
        <w:rPr>
          <w:i/>
          <w:iCs/>
          <w:sz w:val="14"/>
          <w:szCs w:val="18"/>
        </w:rPr>
        <w:t>Source:</w:t>
      </w:r>
      <w:r w:rsidRPr="002F622A">
        <w:rPr>
          <w:sz w:val="14"/>
          <w:szCs w:val="18"/>
        </w:rPr>
        <w:t xml:space="preserve"> Survey results.</w:t>
      </w:r>
    </w:p>
    <w:p w14:paraId="5668E088" w14:textId="13C1ECE9" w:rsidR="007A540B" w:rsidRDefault="002F622A" w:rsidP="0075342F">
      <w:pPr>
        <w:pStyle w:val="BB2023Body"/>
        <w:ind w:left="0"/>
        <w:rPr>
          <w:ins w:id="2730" w:author="WTORKY" w:date="2025-10-01T23:29:00Z" w16du:dateUtc="2025-10-01T20:29:00Z"/>
          <w:sz w:val="14"/>
          <w:szCs w:val="18"/>
        </w:rPr>
      </w:pPr>
      <w:r w:rsidRPr="002F622A">
        <w:rPr>
          <w:sz w:val="14"/>
          <w:szCs w:val="18"/>
        </w:rPr>
        <w:t>* The index for inputs is inverted to indicate the negative impact of price increases on the overall index. Hence, a lower index indicates higher prices and vice versa.</w:t>
      </w:r>
    </w:p>
    <w:p w14:paraId="665CD584" w14:textId="77777777" w:rsidR="002A1648" w:rsidRPr="002F622A" w:rsidRDefault="002A1648" w:rsidP="0075342F">
      <w:pPr>
        <w:pStyle w:val="BB2023Body"/>
        <w:ind w:left="0"/>
        <w:rPr>
          <w:sz w:val="14"/>
          <w:szCs w:val="18"/>
        </w:rPr>
      </w:pPr>
    </w:p>
    <w:p w14:paraId="381A2EA2" w14:textId="24E25565" w:rsidR="00E53E2B" w:rsidRPr="00E53E2B" w:rsidRDefault="00B12481" w:rsidP="00BF5A3F">
      <w:pPr>
        <w:pStyle w:val="BB2023Body"/>
        <w:ind w:left="0"/>
        <w:rPr>
          <w:rFonts w:asciiTheme="majorHAnsi" w:hAnsiTheme="majorHAnsi"/>
        </w:rPr>
      </w:pPr>
      <w:ins w:id="2731" w:author="Mohamed Abdel-Hakam" w:date="2025-09-29T19:43:00Z">
        <w:r w:rsidRPr="00B12481">
          <w:rPr>
            <w:rFonts w:asciiTheme="majorHAnsi" w:hAnsiTheme="majorHAnsi"/>
            <w:b/>
            <w:bCs/>
          </w:rPr>
          <w:t xml:space="preserve">Stable investment and employment indices for all firms </w:t>
        </w:r>
      </w:ins>
      <w:del w:id="2732" w:author="Mohamed Abdel-Hakam" w:date="2025-09-29T19:43:00Z">
        <w:r w:rsidR="00D9558E" w:rsidRPr="00D9558E" w:rsidDel="00B12481">
          <w:rPr>
            <w:rFonts w:asciiTheme="majorHAnsi" w:hAnsiTheme="majorHAnsi"/>
            <w:b/>
            <w:bCs/>
          </w:rPr>
          <w:delText xml:space="preserve">The investment index exceeded the neutral level for all firms. </w:delText>
        </w:r>
      </w:del>
      <w:r w:rsidR="00295188" w:rsidRPr="00295188">
        <w:rPr>
          <w:rFonts w:asciiTheme="majorHAnsi" w:hAnsiTheme="majorHAnsi"/>
          <w:b/>
          <w:bCs/>
        </w:rPr>
        <w:t xml:space="preserve"> </w:t>
      </w:r>
    </w:p>
    <w:p w14:paraId="567FC7DF" w14:textId="1E77DE05" w:rsidR="00B12481" w:rsidDel="001660C2" w:rsidRDefault="00B12481" w:rsidP="001660C2">
      <w:pPr>
        <w:pStyle w:val="BB2023Body"/>
        <w:numPr>
          <w:ilvl w:val="0"/>
          <w:numId w:val="36"/>
        </w:numPr>
        <w:rPr>
          <w:del w:id="2733" w:author="WTORKY" w:date="2025-10-02T00:03:00Z" w16du:dateUtc="2025-10-01T21:03:00Z"/>
        </w:rPr>
      </w:pPr>
      <w:ins w:id="2734" w:author="Mohamed Abdel-Hakam" w:date="2025-09-29T19:43:00Z">
        <w:r>
          <w:t>For large firms, the investment index during the quarter under study scored higher values than the neutral level by one point, and less than the previous and corresponding quarters. The employment index scored values at the neutral level and below the previous and corresponding quartiles.</w:t>
        </w:r>
      </w:ins>
    </w:p>
    <w:p w14:paraId="70941055" w14:textId="77777777" w:rsidR="001660C2" w:rsidRDefault="001660C2">
      <w:pPr>
        <w:pStyle w:val="BB2023Body"/>
        <w:numPr>
          <w:ilvl w:val="0"/>
          <w:numId w:val="36"/>
        </w:numPr>
        <w:rPr>
          <w:ins w:id="2735" w:author="WTORKY" w:date="2025-10-02T00:03:00Z" w16du:dateUtc="2025-10-01T21:03:00Z"/>
        </w:rPr>
        <w:pPrChange w:id="2736" w:author="Mohamed Abdel-Hakam" w:date="2025-09-29T19:44:00Z">
          <w:pPr>
            <w:pStyle w:val="BB2023Body"/>
          </w:pPr>
        </w:pPrChange>
      </w:pPr>
    </w:p>
    <w:p w14:paraId="6EB3A88B" w14:textId="75627100" w:rsidR="00295188" w:rsidDel="002A1648" w:rsidRDefault="00B12481" w:rsidP="001660C2">
      <w:pPr>
        <w:pStyle w:val="BB2023Body"/>
        <w:numPr>
          <w:ilvl w:val="0"/>
          <w:numId w:val="36"/>
        </w:numPr>
        <w:ind w:left="0"/>
        <w:rPr>
          <w:del w:id="2737" w:author="WTORKY" w:date="2025-10-01T23:30:00Z" w16du:dateUtc="2025-10-01T20:30:00Z"/>
        </w:rPr>
        <w:pPrChange w:id="2738" w:author="WTORKY" w:date="2025-10-02T00:03:00Z" w16du:dateUtc="2025-10-01T21:03:00Z">
          <w:pPr>
            <w:pStyle w:val="BB2023Body"/>
            <w:numPr>
              <w:numId w:val="36"/>
            </w:numPr>
            <w:tabs>
              <w:tab w:val="num" w:pos="360"/>
            </w:tabs>
            <w:ind w:left="360" w:hanging="360"/>
          </w:pPr>
        </w:pPrChange>
      </w:pPr>
      <w:proofErr w:type="spellStart"/>
      <w:ins w:id="2739" w:author="Mohamed Abdel-Hakam" w:date="2025-09-29T19:43:00Z">
        <w:r>
          <w:t>With</w:t>
        </w:r>
        <w:proofErr w:type="spellEnd"/>
        <w:r>
          <w:t xml:space="preserve"> regards to small and medium-sized enterprises, the investment Index came at the neutral level, recording a decrease compared to the previous quarter. However, it scored the same values as the corresponding quarter. Meanwhile, the employment index scored higher values than neutral by one point, and higher than the previous and corresponding quarters (Figure 3-3).</w:t>
        </w:r>
      </w:ins>
      <w:ins w:id="2740" w:author="WTORKY" w:date="2025-10-01T23:30:00Z" w16du:dateUtc="2025-10-01T20:30:00Z">
        <w:r w:rsidR="002A1648" w:rsidRPr="002A1648">
          <w:rPr>
            <w:noProof/>
          </w:rPr>
          <w:t xml:space="preserve"> </w:t>
        </w:r>
      </w:ins>
      <w:del w:id="2741" w:author="Mohamed Abdel-Hakam" w:date="2025-09-29T19:43:00Z">
        <w:r w:rsidR="00D9558E" w:rsidRPr="00B12481" w:rsidDel="00B12481">
          <w:delText xml:space="preserve">For large firms, the </w:delText>
        </w:r>
        <w:r w:rsidR="00D9558E" w:rsidRPr="001660C2" w:rsidDel="00B12481">
          <w:rPr>
            <w:b/>
            <w:bCs/>
          </w:rPr>
          <w:delText>investment Index</w:delText>
        </w:r>
        <w:r w:rsidR="00D9558E" w:rsidRPr="00B12481" w:rsidDel="00B12481">
          <w:delText xml:space="preserve"> remained stable during the quarter under study at 2 points above the neutral level, although 4 points below the corresponding quarter. The employment index posted one point higher than the neutral level, two points below the previous quarter, and two points better than the corresponding quarter.</w:delText>
        </w:r>
      </w:del>
    </w:p>
    <w:p w14:paraId="44417DED" w14:textId="77777777" w:rsidR="002A1648" w:rsidRPr="00B12481" w:rsidRDefault="002A1648" w:rsidP="001660C2">
      <w:pPr>
        <w:pStyle w:val="BB2023Body"/>
        <w:numPr>
          <w:ilvl w:val="0"/>
          <w:numId w:val="36"/>
        </w:numPr>
        <w:rPr>
          <w:ins w:id="2742" w:author="WTORKY" w:date="2025-10-01T23:30:00Z" w16du:dateUtc="2025-10-01T20:30:00Z"/>
        </w:rPr>
        <w:pPrChange w:id="2743" w:author="WTORKY" w:date="2025-10-02T00:03:00Z" w16du:dateUtc="2025-10-01T21:03:00Z">
          <w:pPr>
            <w:pStyle w:val="ListParagraph"/>
            <w:numPr>
              <w:numId w:val="11"/>
            </w:numPr>
            <w:tabs>
              <w:tab w:val="num" w:pos="720"/>
            </w:tabs>
            <w:ind w:hanging="360"/>
          </w:pPr>
        </w:pPrChange>
      </w:pPr>
    </w:p>
    <w:p w14:paraId="0FB324C8" w14:textId="1023CF36" w:rsidR="00E53E2B" w:rsidRPr="0075342F" w:rsidRDefault="002A1648" w:rsidP="002A1648">
      <w:pPr>
        <w:pStyle w:val="BB2023Body"/>
        <w:ind w:left="360"/>
        <w:pPrChange w:id="2744" w:author="WTORKY" w:date="2025-10-01T23:30:00Z" w16du:dateUtc="2025-10-01T20:30:00Z">
          <w:pPr>
            <w:pStyle w:val="BB2023Body"/>
            <w:numPr>
              <w:numId w:val="11"/>
            </w:numPr>
            <w:tabs>
              <w:tab w:val="num" w:pos="720"/>
            </w:tabs>
            <w:ind w:left="720" w:hanging="360"/>
          </w:pPr>
        </w:pPrChange>
      </w:pPr>
      <w:ins w:id="2745" w:author="WTORKY" w:date="2025-10-01T23:30:00Z" w16du:dateUtc="2025-10-01T20:30:00Z">
        <w:r>
          <w:rPr>
            <w:noProof/>
          </w:rPr>
          <w:drawing>
            <wp:anchor distT="0" distB="0" distL="114300" distR="114300" simplePos="0" relativeHeight="252129432" behindDoc="0" locked="0" layoutInCell="1" allowOverlap="1" wp14:anchorId="3A6C432E" wp14:editId="79774347">
              <wp:simplePos x="0" y="0"/>
              <wp:positionH relativeFrom="margin">
                <wp:align>left</wp:align>
              </wp:positionH>
              <wp:positionV relativeFrom="paragraph">
                <wp:posOffset>699770</wp:posOffset>
              </wp:positionV>
              <wp:extent cx="1784350" cy="1631950"/>
              <wp:effectExtent l="0" t="0" r="0" b="0"/>
              <wp:wrapNone/>
              <wp:docPr id="1191206654" name="Chart 1">
                <a:extLst xmlns:a="http://schemas.openxmlformats.org/drawingml/2006/main">
                  <a:ext uri="{FF2B5EF4-FFF2-40B4-BE49-F238E27FC236}">
                    <a16:creationId xmlns:a16="http://schemas.microsoft.com/office/drawing/2014/main" id="{5D183B75-5457-40C9-89C3-755452594E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3"/>
                </a:graphicData>
              </a:graphic>
              <wp14:sizeRelH relativeFrom="margin">
                <wp14:pctWidth>0</wp14:pctWidth>
              </wp14:sizeRelH>
              <wp14:sizeRelV relativeFrom="margin">
                <wp14:pctHeight>0</wp14:pctHeight>
              </wp14:sizeRelV>
            </wp:anchor>
          </w:drawing>
        </w:r>
      </w:ins>
      <w:del w:id="2746" w:author="Mohamed Abdel-Hakam" w:date="2025-09-29T19:44:00Z">
        <w:r w:rsidR="00BC11C6" w:rsidRPr="00BC11C6" w:rsidDel="00B12481">
          <w:delText xml:space="preserve">With regards to </w:delText>
        </w:r>
        <w:r w:rsidR="00BC11C6" w:rsidRPr="002A1648" w:rsidDel="00B12481">
          <w:rPr>
            <w:b/>
            <w:bCs/>
          </w:rPr>
          <w:delText>small and medium-sized enterprises, the Investment index</w:delText>
        </w:r>
        <w:r w:rsidR="00BC11C6" w:rsidRPr="00BC11C6" w:rsidDel="00B12481">
          <w:delText xml:space="preserve"> posted values higher than the </w:delText>
        </w:r>
        <w:r w:rsidR="00BC11C6" w:rsidRPr="002A1648" w:rsidDel="00B12481">
          <w:rPr>
            <w:b/>
            <w:bCs/>
          </w:rPr>
          <w:delText>neutral level</w:delText>
        </w:r>
        <w:r w:rsidR="00BC11C6" w:rsidRPr="00BC11C6" w:rsidDel="00B12481">
          <w:delText xml:space="preserve"> and more </w:delText>
        </w:r>
      </w:del>
      <w:ins w:id="2747" w:author="Andre Michel" w:date="2025-07-10T12:50:00Z">
        <w:del w:id="2748" w:author="Mohamed Abdel-Hakam" w:date="2025-09-29T19:44:00Z">
          <w:r w:rsidR="00C127C4" w:rsidDel="00B12481">
            <w:delText>higher</w:delText>
          </w:r>
          <w:r w:rsidR="00C127C4" w:rsidRPr="00BC11C6" w:rsidDel="00B12481">
            <w:delText xml:space="preserve"> </w:delText>
          </w:r>
        </w:del>
      </w:ins>
      <w:del w:id="2749" w:author="Mohamed Abdel-Hakam" w:date="2025-09-29T19:44:00Z">
        <w:r w:rsidR="00BC11C6" w:rsidRPr="00BC11C6" w:rsidDel="00B12481">
          <w:delText xml:space="preserve">than the previous and corresponding quarters by one point, while the </w:delText>
        </w:r>
        <w:r w:rsidR="00BC11C6" w:rsidRPr="002A1648" w:rsidDel="00B12481">
          <w:rPr>
            <w:b/>
            <w:bCs/>
          </w:rPr>
          <w:delText>employment index</w:delText>
        </w:r>
        <w:r w:rsidR="00BC11C6" w:rsidRPr="00BC11C6" w:rsidDel="00B12481">
          <w:delText xml:space="preserve"> recorded similar values to the corresponding quarter at the </w:delText>
        </w:r>
        <w:r w:rsidR="00BC11C6" w:rsidRPr="002A1648" w:rsidDel="00B12481">
          <w:rPr>
            <w:b/>
            <w:bCs/>
          </w:rPr>
          <w:delText>neutral level</w:delText>
        </w:r>
        <w:r w:rsidR="00BC11C6" w:rsidRPr="00BC11C6" w:rsidDel="00B12481">
          <w:delText xml:space="preserve">, and less </w:delText>
        </w:r>
      </w:del>
      <w:ins w:id="2750" w:author="Andre Michel" w:date="2025-07-10T12:51:00Z">
        <w:del w:id="2751" w:author="Mohamed Abdel-Hakam" w:date="2025-09-29T19:44:00Z">
          <w:r w:rsidR="00C127C4" w:rsidDel="00B12481">
            <w:delText>lower</w:delText>
          </w:r>
          <w:r w:rsidR="00C127C4" w:rsidRPr="00BC11C6" w:rsidDel="00B12481">
            <w:delText xml:space="preserve"> </w:delText>
          </w:r>
        </w:del>
      </w:ins>
      <w:del w:id="2752" w:author="Mohamed Abdel-Hakam" w:date="2025-09-29T19:44:00Z">
        <w:r w:rsidR="00BC11C6" w:rsidRPr="00BC11C6" w:rsidDel="00B12481">
          <w:delText>than the previous quarter by one point. (Figure 3-3).</w:delText>
        </w:r>
        <w:r w:rsidR="00F50015" w:rsidRPr="00F50015" w:rsidDel="00B12481">
          <w:rPr>
            <w:noProof/>
          </w:rPr>
          <w:delText xml:space="preserve"> </w:delText>
        </w:r>
        <w:r w:rsidR="005526DD" w:rsidRPr="005526DD" w:rsidDel="00B12481">
          <w:rPr>
            <w:noProof/>
          </w:rPr>
          <w:delText xml:space="preserve"> </w:delText>
        </w:r>
      </w:del>
    </w:p>
    <w:tbl>
      <w:tblPr>
        <w:tblW w:w="9900" w:type="dxa"/>
        <w:tblLook w:val="0600" w:firstRow="0" w:lastRow="0" w:firstColumn="0" w:lastColumn="0" w:noHBand="1" w:noVBand="1"/>
      </w:tblPr>
      <w:tblGrid>
        <w:gridCol w:w="2592"/>
        <w:gridCol w:w="1517"/>
        <w:gridCol w:w="1519"/>
        <w:gridCol w:w="1517"/>
        <w:gridCol w:w="2755"/>
      </w:tblGrid>
      <w:tr w:rsidR="001A19DE" w:rsidRPr="00BC303F" w14:paraId="0D13F7F7" w14:textId="77777777" w:rsidTr="0061375E">
        <w:trPr>
          <w:trHeight w:val="20"/>
        </w:trPr>
        <w:tc>
          <w:tcPr>
            <w:tcW w:w="2592" w:type="dxa"/>
            <w:tcBorders>
              <w:left w:val="nil"/>
            </w:tcBorders>
            <w:vAlign w:val="center"/>
          </w:tcPr>
          <w:p w14:paraId="2EFA706A" w14:textId="73E190FC" w:rsidR="001A19DE" w:rsidRDefault="001A19DE" w:rsidP="00AE7406">
            <w:pPr>
              <w:pStyle w:val="BB2023Body"/>
              <w:spacing w:after="0" w:line="240" w:lineRule="auto"/>
              <w:ind w:left="0"/>
              <w:jc w:val="center"/>
            </w:pPr>
          </w:p>
          <w:p w14:paraId="48F07377" w14:textId="23F183D3" w:rsidR="00E53E2B" w:rsidRPr="00BC303F" w:rsidRDefault="00E53E2B" w:rsidP="00AE7406">
            <w:pPr>
              <w:pStyle w:val="BB2023Body"/>
              <w:spacing w:after="0" w:line="240" w:lineRule="auto"/>
              <w:ind w:left="0"/>
              <w:jc w:val="center"/>
            </w:pPr>
          </w:p>
        </w:tc>
        <w:tc>
          <w:tcPr>
            <w:tcW w:w="4553" w:type="dxa"/>
            <w:gridSpan w:val="3"/>
            <w:vMerge w:val="restart"/>
            <w:shd w:val="clear" w:color="auto" w:fill="29C7FF"/>
            <w:vAlign w:val="center"/>
          </w:tcPr>
          <w:p w14:paraId="4B8A8129" w14:textId="6948A492" w:rsidR="001A19DE" w:rsidRDefault="001A19DE" w:rsidP="00AE7406">
            <w:pPr>
              <w:pStyle w:val="BB2023Body"/>
              <w:spacing w:after="0" w:line="240" w:lineRule="auto"/>
              <w:ind w:left="-86"/>
              <w:jc w:val="center"/>
              <w:rPr>
                <w:rFonts w:asciiTheme="majorHAnsi" w:hAnsiTheme="majorHAnsi"/>
                <w:b/>
                <w:bCs/>
                <w:color w:val="FFFFFF" w:themeColor="background1"/>
                <w:sz w:val="14"/>
                <w:szCs w:val="18"/>
              </w:rPr>
            </w:pPr>
            <w:r w:rsidRPr="008B1FED">
              <w:rPr>
                <w:rFonts w:asciiTheme="majorHAnsi" w:hAnsiTheme="majorHAnsi"/>
                <w:b/>
                <w:bCs/>
                <w:color w:val="FFFFFF" w:themeColor="background1"/>
                <w:sz w:val="14"/>
                <w:szCs w:val="18"/>
              </w:rPr>
              <w:t>Figure 3.</w:t>
            </w:r>
            <w:r>
              <w:rPr>
                <w:rFonts w:asciiTheme="majorHAnsi" w:hAnsiTheme="majorHAnsi"/>
                <w:b/>
                <w:bCs/>
                <w:color w:val="FFFFFF" w:themeColor="background1"/>
                <w:sz w:val="14"/>
                <w:szCs w:val="18"/>
              </w:rPr>
              <w:t>3</w:t>
            </w:r>
            <w:r w:rsidRPr="008B1FED">
              <w:rPr>
                <w:rFonts w:asciiTheme="majorHAnsi" w:hAnsiTheme="majorHAnsi"/>
                <w:b/>
                <w:bCs/>
                <w:color w:val="FFFFFF" w:themeColor="background1"/>
                <w:sz w:val="14"/>
                <w:szCs w:val="18"/>
              </w:rPr>
              <w:t xml:space="preserve">. </w:t>
            </w:r>
            <w:r>
              <w:rPr>
                <w:rFonts w:asciiTheme="majorHAnsi" w:hAnsiTheme="majorHAnsi"/>
                <w:b/>
                <w:bCs/>
                <w:color w:val="FFFFFF" w:themeColor="background1"/>
                <w:sz w:val="14"/>
                <w:szCs w:val="18"/>
              </w:rPr>
              <w:t xml:space="preserve">Investment and Employment </w:t>
            </w:r>
            <w:r w:rsidR="00DC1A6B">
              <w:rPr>
                <w:rFonts w:asciiTheme="majorHAnsi" w:hAnsiTheme="majorHAnsi"/>
                <w:b/>
                <w:bCs/>
                <w:color w:val="FFFFFF" w:themeColor="background1"/>
                <w:sz w:val="14"/>
                <w:szCs w:val="18"/>
              </w:rPr>
              <w:t>Indices</w:t>
            </w:r>
          </w:p>
          <w:p w14:paraId="1B89CF13" w14:textId="34141408" w:rsidR="001A19DE" w:rsidRPr="00BC303F" w:rsidRDefault="001A19DE" w:rsidP="00AE7406">
            <w:pPr>
              <w:pStyle w:val="BB2023Body"/>
              <w:spacing w:after="0" w:line="240" w:lineRule="auto"/>
              <w:ind w:left="-86"/>
              <w:jc w:val="center"/>
              <w:rPr>
                <w:rFonts w:asciiTheme="majorHAnsi" w:hAnsiTheme="majorHAnsi"/>
                <w:b/>
                <w:bCs/>
                <w:sz w:val="14"/>
                <w:szCs w:val="18"/>
              </w:rPr>
            </w:pPr>
            <w:r w:rsidRPr="008B1FED">
              <w:rPr>
                <w:rFonts w:asciiTheme="majorHAnsi" w:hAnsiTheme="majorHAnsi"/>
                <w:b/>
                <w:bCs/>
                <w:color w:val="FFFFFF" w:themeColor="background1"/>
                <w:sz w:val="14"/>
                <w:szCs w:val="18"/>
              </w:rPr>
              <w:t xml:space="preserve">by Firm Size </w:t>
            </w:r>
            <w:r>
              <w:rPr>
                <w:rFonts w:asciiTheme="majorHAnsi" w:hAnsiTheme="majorHAnsi"/>
                <w:b/>
                <w:bCs/>
                <w:color w:val="FFFFFF" w:themeColor="background1"/>
                <w:sz w:val="14"/>
                <w:szCs w:val="18"/>
              </w:rPr>
              <w:t>–</w:t>
            </w:r>
            <w:r w:rsidRPr="008B1FED">
              <w:rPr>
                <w:rFonts w:asciiTheme="majorHAnsi" w:hAnsiTheme="majorHAnsi"/>
                <w:b/>
                <w:bCs/>
                <w:color w:val="FFFFFF" w:themeColor="background1"/>
                <w:sz w:val="14"/>
                <w:szCs w:val="18"/>
              </w:rPr>
              <w:t xml:space="preserve"> Performance Evaluation</w:t>
            </w:r>
          </w:p>
        </w:tc>
        <w:tc>
          <w:tcPr>
            <w:tcW w:w="2755" w:type="dxa"/>
            <w:tcBorders>
              <w:left w:val="nil"/>
              <w:right w:val="nil"/>
            </w:tcBorders>
            <w:vAlign w:val="center"/>
          </w:tcPr>
          <w:p w14:paraId="10D9C2D4" w14:textId="4BC28D6F" w:rsidR="001A19DE" w:rsidRPr="00825AAF" w:rsidRDefault="001A19DE" w:rsidP="00AE7406">
            <w:pPr>
              <w:pStyle w:val="BB2023Body"/>
              <w:spacing w:after="0" w:line="240" w:lineRule="auto"/>
              <w:ind w:left="0"/>
              <w:jc w:val="center"/>
              <w:rPr>
                <w:rFonts w:asciiTheme="majorHAnsi" w:hAnsiTheme="majorHAnsi"/>
                <w:sz w:val="14"/>
                <w:szCs w:val="14"/>
              </w:rPr>
            </w:pPr>
          </w:p>
        </w:tc>
      </w:tr>
      <w:tr w:rsidR="001A19DE" w:rsidRPr="00BC303F" w14:paraId="16CB6381" w14:textId="77777777" w:rsidTr="0061375E">
        <w:tblPrEx>
          <w:tblCellMar>
            <w:left w:w="0" w:type="dxa"/>
            <w:right w:w="0" w:type="dxa"/>
          </w:tblCellMar>
        </w:tblPrEx>
        <w:trPr>
          <w:trHeight w:val="20"/>
        </w:trPr>
        <w:tc>
          <w:tcPr>
            <w:tcW w:w="2592" w:type="dxa"/>
            <w:tcBorders>
              <w:left w:val="nil"/>
              <w:bottom w:val="single" w:sz="4" w:space="0" w:color="BFBFBF" w:themeColor="background1" w:themeShade="BF"/>
            </w:tcBorders>
            <w:shd w:val="clear" w:color="auto" w:fill="29C7FF"/>
            <w:tcMar>
              <w:top w:w="72" w:type="dxa"/>
              <w:left w:w="144" w:type="dxa"/>
              <w:bottom w:w="72" w:type="dxa"/>
              <w:right w:w="144" w:type="dxa"/>
            </w:tcMar>
            <w:vAlign w:val="center"/>
          </w:tcPr>
          <w:p w14:paraId="521C7401" w14:textId="4E794401" w:rsidR="001A19DE" w:rsidRPr="00B85429" w:rsidRDefault="00B12481" w:rsidP="00AE7406">
            <w:pPr>
              <w:pStyle w:val="BB2023Body"/>
              <w:spacing w:after="0" w:line="240" w:lineRule="auto"/>
              <w:ind w:left="-86"/>
              <w:jc w:val="center"/>
              <w:rPr>
                <w:rFonts w:asciiTheme="majorHAnsi" w:hAnsiTheme="majorHAnsi"/>
                <w:b/>
                <w:bCs/>
                <w:color w:val="FFFFFF" w:themeColor="background1"/>
                <w:sz w:val="14"/>
                <w:szCs w:val="18"/>
              </w:rPr>
            </w:pPr>
            <w:del w:id="2753" w:author="WTORKY" w:date="2025-10-01T23:30:00Z" w16du:dateUtc="2025-10-01T20:30:00Z">
              <w:r w:rsidDel="002A1648">
                <w:rPr>
                  <w:noProof/>
                </w:rPr>
                <w:drawing>
                  <wp:anchor distT="0" distB="0" distL="114300" distR="114300" simplePos="0" relativeHeight="252039320" behindDoc="0" locked="0" layoutInCell="1" allowOverlap="1" wp14:anchorId="634E5589" wp14:editId="1D32B2D2">
                    <wp:simplePos x="0" y="0"/>
                    <wp:positionH relativeFrom="margin">
                      <wp:posOffset>-91440</wp:posOffset>
                    </wp:positionH>
                    <wp:positionV relativeFrom="paragraph">
                      <wp:posOffset>148590</wp:posOffset>
                    </wp:positionV>
                    <wp:extent cx="1644650" cy="1365250"/>
                    <wp:effectExtent l="0" t="0" r="0" b="0"/>
                    <wp:wrapNone/>
                    <wp:docPr id="579164761" name="Chart 1">
                      <a:extLst xmlns:a="http://schemas.openxmlformats.org/drawingml/2006/main">
                        <a:ext uri="{FF2B5EF4-FFF2-40B4-BE49-F238E27FC236}">
                          <a16:creationId xmlns:a16="http://schemas.microsoft.com/office/drawing/2014/main" id="{5D183B75-5457-40C9-89C3-755452594E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4"/>
                      </a:graphicData>
                    </a:graphic>
                    <wp14:sizeRelH relativeFrom="margin">
                      <wp14:pctWidth>0</wp14:pctWidth>
                    </wp14:sizeRelH>
                    <wp14:sizeRelV relativeFrom="margin">
                      <wp14:pctHeight>0</wp14:pctHeight>
                    </wp14:sizeRelV>
                  </wp:anchor>
                </w:drawing>
              </w:r>
            </w:del>
            <w:r w:rsidR="001A19DE" w:rsidRPr="00B85429">
              <w:rPr>
                <w:rFonts w:asciiTheme="majorHAnsi" w:hAnsiTheme="majorHAnsi"/>
                <w:b/>
                <w:bCs/>
                <w:color w:val="FFFFFF" w:themeColor="background1"/>
                <w:sz w:val="14"/>
                <w:szCs w:val="18"/>
              </w:rPr>
              <w:t xml:space="preserve"> Large Firms</w:t>
            </w:r>
          </w:p>
        </w:tc>
        <w:tc>
          <w:tcPr>
            <w:tcW w:w="4553" w:type="dxa"/>
            <w:gridSpan w:val="3"/>
            <w:vMerge/>
            <w:tcBorders>
              <w:bottom w:val="single" w:sz="4" w:space="0" w:color="BFBFBF" w:themeColor="background1" w:themeShade="BF"/>
            </w:tcBorders>
            <w:shd w:val="clear" w:color="auto" w:fill="29C7FF"/>
            <w:tcMar>
              <w:top w:w="15" w:type="dxa"/>
              <w:left w:w="15" w:type="dxa"/>
              <w:bottom w:w="0" w:type="dxa"/>
              <w:right w:w="15" w:type="dxa"/>
            </w:tcMar>
            <w:vAlign w:val="center"/>
          </w:tcPr>
          <w:p w14:paraId="289B29D3" w14:textId="77777777" w:rsidR="001A19DE" w:rsidRPr="00BC303F" w:rsidRDefault="001A19DE" w:rsidP="00AE7406">
            <w:pPr>
              <w:pStyle w:val="BB2023Body"/>
              <w:spacing w:after="0" w:line="240" w:lineRule="auto"/>
              <w:ind w:left="0"/>
              <w:jc w:val="center"/>
              <w:rPr>
                <w:rFonts w:asciiTheme="majorHAnsi" w:hAnsiTheme="majorHAnsi"/>
                <w:b/>
                <w:bCs/>
                <w:sz w:val="14"/>
                <w:szCs w:val="18"/>
              </w:rPr>
            </w:pPr>
          </w:p>
        </w:tc>
        <w:tc>
          <w:tcPr>
            <w:tcW w:w="2755" w:type="dxa"/>
            <w:tcBorders>
              <w:left w:val="nil"/>
              <w:bottom w:val="single" w:sz="4" w:space="0" w:color="BFBFBF" w:themeColor="background1" w:themeShade="BF"/>
              <w:right w:val="nil"/>
            </w:tcBorders>
            <w:shd w:val="clear" w:color="auto" w:fill="29C7FF"/>
            <w:tcMar>
              <w:top w:w="72" w:type="dxa"/>
              <w:left w:w="144" w:type="dxa"/>
              <w:bottom w:w="72" w:type="dxa"/>
              <w:right w:w="144" w:type="dxa"/>
            </w:tcMar>
            <w:vAlign w:val="center"/>
          </w:tcPr>
          <w:p w14:paraId="63A046DC" w14:textId="5D752F16" w:rsidR="001A19DE" w:rsidRPr="00B85429" w:rsidRDefault="001A19DE" w:rsidP="00AE7406">
            <w:pPr>
              <w:pStyle w:val="BB2023Body"/>
              <w:spacing w:after="0" w:line="240" w:lineRule="auto"/>
              <w:ind w:left="-86"/>
              <w:jc w:val="center"/>
              <w:rPr>
                <w:rFonts w:asciiTheme="majorHAnsi" w:hAnsiTheme="majorHAnsi"/>
                <w:b/>
                <w:bCs/>
                <w:color w:val="FFFFFF" w:themeColor="background1"/>
                <w:sz w:val="14"/>
                <w:szCs w:val="18"/>
              </w:rPr>
            </w:pPr>
            <w:r w:rsidRPr="00B85429">
              <w:rPr>
                <w:rFonts w:asciiTheme="majorHAnsi" w:hAnsiTheme="majorHAnsi"/>
                <w:b/>
                <w:bCs/>
                <w:color w:val="FFFFFF" w:themeColor="background1"/>
                <w:sz w:val="14"/>
                <w:szCs w:val="18"/>
              </w:rPr>
              <w:t>SMEs</w:t>
            </w:r>
          </w:p>
        </w:tc>
      </w:tr>
      <w:tr w:rsidR="00227CD3" w:rsidRPr="00BC303F" w14:paraId="6373BC0A" w14:textId="77777777" w:rsidTr="0061375E">
        <w:tblPrEx>
          <w:tblCellMar>
            <w:left w:w="0" w:type="dxa"/>
            <w:right w:w="0" w:type="dxa"/>
          </w:tblCellMar>
        </w:tblPrEx>
        <w:trPr>
          <w:trHeight w:val="20"/>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13B50FD4" w14:textId="60E5F994"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42CE1D4" w14:textId="1BC64A4D"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151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tcPr>
          <w:p w14:paraId="68E04320" w14:textId="1D8A2175" w:rsidR="00227CD3" w:rsidRPr="00BC303F" w:rsidRDefault="00227CD3" w:rsidP="00227CD3">
            <w:pPr>
              <w:pStyle w:val="BB2023Body"/>
              <w:spacing w:after="0" w:line="240" w:lineRule="auto"/>
              <w:ind w:left="0"/>
              <w:jc w:val="center"/>
              <w:rPr>
                <w:rFonts w:asciiTheme="majorHAnsi" w:hAnsiTheme="majorHAnsi"/>
                <w:sz w:val="14"/>
                <w:szCs w:val="18"/>
              </w:rPr>
            </w:pPr>
            <w:r w:rsidRPr="00473194">
              <w:rPr>
                <w:noProof/>
              </w:rPr>
              <w:drawing>
                <wp:anchor distT="0" distB="0" distL="114300" distR="114300" simplePos="0" relativeHeight="252006552" behindDoc="0" locked="0" layoutInCell="1" allowOverlap="1" wp14:anchorId="387FF0CC" wp14:editId="3D02D2FE">
                  <wp:simplePos x="0" y="0"/>
                  <wp:positionH relativeFrom="page">
                    <wp:posOffset>62865</wp:posOffset>
                  </wp:positionH>
                  <wp:positionV relativeFrom="paragraph">
                    <wp:posOffset>19155</wp:posOffset>
                  </wp:positionV>
                  <wp:extent cx="807627" cy="1205916"/>
                  <wp:effectExtent l="0" t="0" r="0" b="0"/>
                  <wp:wrapNone/>
                  <wp:docPr id="1989099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99563" name="Picture 5"/>
                          <pic:cNvPicPr>
                            <a:picLocks noChangeAspect="1" noChangeArrowheads="1"/>
                          </pic:cNvPicPr>
                        </pic:nvPicPr>
                        <pic:blipFill rotWithShape="1">
                          <a:blip r:embed="rId165" cstate="print">
                            <a:extLst>
                              <a:ext uri="{28A0092B-C50C-407E-A947-70E740481C1C}">
                                <a14:useLocalDpi xmlns:a14="http://schemas.microsoft.com/office/drawing/2010/main" val="0"/>
                              </a:ext>
                            </a:extLst>
                          </a:blip>
                          <a:srcRect l="43191" t="24107" r="43191" b="14925"/>
                          <a:stretch/>
                        </pic:blipFill>
                        <pic:spPr bwMode="auto">
                          <a:xfrm>
                            <a:off x="0" y="0"/>
                            <a:ext cx="807627" cy="12059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b/>
                <w:bCs/>
                <w:sz w:val="14"/>
                <w:szCs w:val="18"/>
              </w:rPr>
              <w:t>Investment</w:t>
            </w: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E7C1CE8" w14:textId="2BD58E13"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7A6DDAE7" w14:textId="1178CCA4" w:rsidR="00227CD3" w:rsidRPr="00BC303F" w:rsidRDefault="00B12481" w:rsidP="00227CD3">
            <w:pPr>
              <w:pStyle w:val="BB2023Body"/>
              <w:spacing w:after="0" w:line="240" w:lineRule="auto"/>
              <w:ind w:left="0"/>
              <w:jc w:val="center"/>
            </w:pPr>
            <w:del w:id="2754" w:author="WTORKY" w:date="2025-10-01T23:30:00Z" w16du:dateUtc="2025-10-01T20:30:00Z">
              <w:r w:rsidDel="002A1648">
                <w:rPr>
                  <w:noProof/>
                </w:rPr>
                <w:drawing>
                  <wp:anchor distT="0" distB="0" distL="114300" distR="114300" simplePos="0" relativeHeight="252040344" behindDoc="0" locked="0" layoutInCell="1" allowOverlap="1" wp14:anchorId="5215187D" wp14:editId="306536A9">
                    <wp:simplePos x="0" y="0"/>
                    <wp:positionH relativeFrom="column">
                      <wp:posOffset>-92710</wp:posOffset>
                    </wp:positionH>
                    <wp:positionV relativeFrom="paragraph">
                      <wp:posOffset>-65405</wp:posOffset>
                    </wp:positionV>
                    <wp:extent cx="1757045" cy="1341120"/>
                    <wp:effectExtent l="0" t="0" r="0" b="0"/>
                    <wp:wrapNone/>
                    <wp:docPr id="1557546056" name="Chart 1">
                      <a:extLst xmlns:a="http://schemas.openxmlformats.org/drawingml/2006/main">
                        <a:ext uri="{FF2B5EF4-FFF2-40B4-BE49-F238E27FC236}">
                          <a16:creationId xmlns:a16="http://schemas.microsoft.com/office/drawing/2014/main" id="{9F7C4AAF-8452-4CA1-8687-591479442A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6"/>
                      </a:graphicData>
                    </a:graphic>
                    <wp14:sizeRelH relativeFrom="margin">
                      <wp14:pctWidth>0</wp14:pctWidth>
                    </wp14:sizeRelH>
                    <wp14:sizeRelV relativeFrom="margin">
                      <wp14:pctHeight>0</wp14:pctHeight>
                    </wp14:sizeRelV>
                  </wp:anchor>
                </w:drawing>
              </w:r>
            </w:del>
          </w:p>
        </w:tc>
      </w:tr>
      <w:tr w:rsidR="00227CD3" w:rsidRPr="00BC303F" w14:paraId="3E03A4DC"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01A9AA"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5CD6DD63" w14:textId="78712C3C"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F7F7C1"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8E88A51" w14:textId="36954E42"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0C0F3226" w14:textId="77777777" w:rsidR="00227CD3" w:rsidRPr="00BC303F" w:rsidRDefault="00227CD3" w:rsidP="00227CD3">
            <w:pPr>
              <w:pStyle w:val="BB2023Body"/>
              <w:spacing w:after="0" w:line="240" w:lineRule="auto"/>
              <w:ind w:left="0"/>
              <w:jc w:val="center"/>
            </w:pPr>
          </w:p>
        </w:tc>
      </w:tr>
      <w:tr w:rsidR="00227CD3" w:rsidRPr="00BC303F" w14:paraId="6656C9D6"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D86995"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055754EC" w14:textId="279169B3"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618268"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1D48ABF" w14:textId="57FAEC20"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01DBBFB9" w14:textId="77777777" w:rsidR="00227CD3" w:rsidRPr="00BC303F" w:rsidRDefault="00227CD3" w:rsidP="00227CD3">
            <w:pPr>
              <w:pStyle w:val="BB2023Body"/>
              <w:spacing w:after="0" w:line="240" w:lineRule="auto"/>
              <w:ind w:left="0"/>
              <w:jc w:val="center"/>
            </w:pPr>
          </w:p>
        </w:tc>
      </w:tr>
      <w:tr w:rsidR="00227CD3" w:rsidRPr="00BC303F" w14:paraId="7F863A91" w14:textId="77777777" w:rsidTr="0061375E">
        <w:tblPrEx>
          <w:tblCellMar>
            <w:left w:w="0" w:type="dxa"/>
            <w:right w:w="0" w:type="dxa"/>
          </w:tblCellMar>
        </w:tblPrEx>
        <w:trPr>
          <w:trHeight w:val="20"/>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2A8A0856" w14:textId="448DC5C1"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0C6EA3D0" w14:textId="19B41E2B"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151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tcPr>
          <w:p w14:paraId="0B8F0A81" w14:textId="3198A17D" w:rsidR="00227CD3" w:rsidRPr="00BC303F" w:rsidRDefault="00227CD3" w:rsidP="00227CD3">
            <w:pPr>
              <w:pStyle w:val="BB2023Body"/>
              <w:ind w:left="0"/>
              <w:jc w:val="center"/>
              <w:rPr>
                <w:rFonts w:asciiTheme="majorHAnsi" w:hAnsiTheme="majorHAnsi"/>
                <w:sz w:val="14"/>
                <w:szCs w:val="18"/>
              </w:rPr>
            </w:pPr>
            <w:r>
              <w:rPr>
                <w:rFonts w:asciiTheme="majorHAnsi" w:hAnsiTheme="majorHAnsi"/>
                <w:b/>
                <w:bCs/>
                <w:sz w:val="14"/>
                <w:szCs w:val="18"/>
              </w:rPr>
              <w:t>Employment</w:t>
            </w: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0992A339" w14:textId="372903C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598C8990" w14:textId="13255B1F" w:rsidR="00227CD3" w:rsidRPr="00BC303F" w:rsidRDefault="002A1648" w:rsidP="00227CD3">
            <w:pPr>
              <w:pStyle w:val="BB2023Body"/>
              <w:spacing w:after="0" w:line="240" w:lineRule="auto"/>
              <w:ind w:left="0"/>
              <w:jc w:val="center"/>
            </w:pPr>
            <w:ins w:id="2755" w:author="WTORKY" w:date="2025-10-01T23:32:00Z" w16du:dateUtc="2025-10-01T20:32:00Z">
              <w:r>
                <w:rPr>
                  <w:noProof/>
                </w:rPr>
                <w:drawing>
                  <wp:anchor distT="0" distB="0" distL="114300" distR="114300" simplePos="0" relativeHeight="252130456" behindDoc="0" locked="0" layoutInCell="1" allowOverlap="1" wp14:anchorId="485A4DC2" wp14:editId="3765B4A9">
                    <wp:simplePos x="0" y="0"/>
                    <wp:positionH relativeFrom="column">
                      <wp:posOffset>-227965</wp:posOffset>
                    </wp:positionH>
                    <wp:positionV relativeFrom="paragraph">
                      <wp:posOffset>-857250</wp:posOffset>
                    </wp:positionV>
                    <wp:extent cx="1880235" cy="1631950"/>
                    <wp:effectExtent l="0" t="0" r="0" b="0"/>
                    <wp:wrapNone/>
                    <wp:docPr id="1239818920" name="Chart 1">
                      <a:extLst xmlns:a="http://schemas.openxmlformats.org/drawingml/2006/main">
                        <a:ext uri="{FF2B5EF4-FFF2-40B4-BE49-F238E27FC236}">
                          <a16:creationId xmlns:a16="http://schemas.microsoft.com/office/drawing/2014/main" id="{9F7C4AAF-8452-4CA1-8687-591479442A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7"/>
                      </a:graphicData>
                    </a:graphic>
                    <wp14:sizeRelH relativeFrom="margin">
                      <wp14:pctWidth>0</wp14:pctWidth>
                    </wp14:sizeRelH>
                    <wp14:sizeRelV relativeFrom="margin">
                      <wp14:pctHeight>0</wp14:pctHeight>
                    </wp14:sizeRelV>
                  </wp:anchor>
                </w:drawing>
              </w:r>
            </w:ins>
          </w:p>
        </w:tc>
      </w:tr>
      <w:tr w:rsidR="00227CD3" w:rsidRPr="00BC303F" w14:paraId="706ABD95"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81C409"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C4A74BF" w14:textId="524E38AD"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6D974E"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5A5275F5" w14:textId="053F43C9"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Oct – Dec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28842421" w14:textId="77777777" w:rsidR="00227CD3" w:rsidRPr="00BC303F" w:rsidRDefault="00227CD3" w:rsidP="00227CD3">
            <w:pPr>
              <w:pStyle w:val="BB2023Body"/>
              <w:spacing w:after="0" w:line="240" w:lineRule="auto"/>
              <w:ind w:left="0"/>
              <w:jc w:val="center"/>
            </w:pPr>
          </w:p>
        </w:tc>
      </w:tr>
      <w:tr w:rsidR="00227CD3" w:rsidRPr="00BC303F" w14:paraId="03D8F4BC"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F7F4CA"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876C65E" w14:textId="62B05D19"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A4EDF3"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5494909" w14:textId="3E5CB698"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2783BC3B" w14:textId="77777777" w:rsidR="00227CD3" w:rsidRPr="00BC303F" w:rsidRDefault="00227CD3" w:rsidP="00227CD3">
            <w:pPr>
              <w:pStyle w:val="BB2023Body"/>
              <w:spacing w:after="0" w:line="240" w:lineRule="auto"/>
              <w:ind w:left="0"/>
              <w:jc w:val="center"/>
            </w:pPr>
          </w:p>
        </w:tc>
      </w:tr>
    </w:tbl>
    <w:p w14:paraId="1551138B" w14:textId="5156B68A" w:rsidR="006C2AF4" w:rsidRDefault="009B66E5" w:rsidP="00295188">
      <w:pPr>
        <w:pStyle w:val="BB2023Body"/>
        <w:ind w:left="0"/>
        <w:rPr>
          <w:ins w:id="2756" w:author="Mohamed Abdel-Hakam" w:date="2025-09-29T19:44:00Z"/>
          <w:noProof/>
        </w:rPr>
      </w:pPr>
      <w:bookmarkStart w:id="2757" w:name="_Toc113942166"/>
      <w:r w:rsidRPr="002F622A">
        <w:rPr>
          <w:i/>
          <w:iCs/>
          <w:sz w:val="14"/>
          <w:szCs w:val="18"/>
        </w:rPr>
        <w:t>Source:</w:t>
      </w:r>
      <w:r w:rsidRPr="002F622A">
        <w:rPr>
          <w:sz w:val="14"/>
          <w:szCs w:val="18"/>
        </w:rPr>
        <w:t xml:space="preserve"> Survey results.</w:t>
      </w:r>
      <w:r w:rsidR="001C5ABD" w:rsidRPr="001C5ABD">
        <w:rPr>
          <w:noProof/>
        </w:rPr>
        <w:t xml:space="preserve"> </w:t>
      </w:r>
    </w:p>
    <w:p w14:paraId="030042DA" w14:textId="77777777" w:rsidR="00B12481" w:rsidRDefault="00B12481" w:rsidP="00295188">
      <w:pPr>
        <w:pStyle w:val="BB2023Body"/>
        <w:ind w:left="0"/>
        <w:rPr>
          <w:ins w:id="2758" w:author="Mohamed Abdel-Hakam" w:date="2025-09-29T19:44:00Z"/>
          <w:noProof/>
        </w:rPr>
      </w:pPr>
    </w:p>
    <w:p w14:paraId="6143B27C" w14:textId="432A4675" w:rsidR="00B12481" w:rsidRPr="002F622A" w:rsidDel="002A1648" w:rsidRDefault="00B12481" w:rsidP="00295188">
      <w:pPr>
        <w:pStyle w:val="BB2023Body"/>
        <w:ind w:left="0"/>
        <w:rPr>
          <w:del w:id="2759" w:author="WTORKY" w:date="2025-10-01T23:33:00Z" w16du:dateUtc="2025-10-01T20:33:00Z"/>
          <w:sz w:val="14"/>
          <w:szCs w:val="18"/>
        </w:rPr>
      </w:pPr>
    </w:p>
    <w:p w14:paraId="415B59E8" w14:textId="037042E1" w:rsidR="002D697B" w:rsidRPr="001F3357" w:rsidRDefault="00B8569B" w:rsidP="00711C4B">
      <w:pPr>
        <w:pStyle w:val="BB2023Body"/>
        <w:ind w:left="0"/>
        <w:rPr>
          <w:rFonts w:asciiTheme="majorHAnsi" w:hAnsiTheme="majorHAnsi"/>
          <w:i/>
          <w:iCs/>
          <w:color w:val="1FBACF" w:themeColor="accent1"/>
        </w:rPr>
      </w:pPr>
      <w:r w:rsidRPr="00E442FC">
        <w:rPr>
          <w:noProof/>
        </w:rPr>
        <w:drawing>
          <wp:anchor distT="0" distB="0" distL="114300" distR="114300" simplePos="0" relativeHeight="251657255" behindDoc="1" locked="0" layoutInCell="1" allowOverlap="1" wp14:anchorId="3A03C1DB" wp14:editId="099EB79C">
            <wp:simplePos x="0" y="0"/>
            <wp:positionH relativeFrom="page">
              <wp:align>left</wp:align>
            </wp:positionH>
            <wp:positionV relativeFrom="paragraph">
              <wp:posOffset>-455940</wp:posOffset>
            </wp:positionV>
            <wp:extent cx="7193915" cy="10010775"/>
            <wp:effectExtent l="0" t="0" r="6985" b="9525"/>
            <wp:wrapNone/>
            <wp:docPr id="1823602966" name="Picture 182360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915" cy="10010775"/>
                    </a:xfrm>
                    <a:prstGeom prst="rect">
                      <a:avLst/>
                    </a:prstGeom>
                    <a:noFill/>
                  </pic:spPr>
                </pic:pic>
              </a:graphicData>
            </a:graphic>
            <wp14:sizeRelH relativeFrom="margin">
              <wp14:pctWidth>0</wp14:pctWidth>
            </wp14:sizeRelH>
            <wp14:sizeRelV relativeFrom="margin">
              <wp14:pctHeight>0</wp14:pctHeight>
            </wp14:sizeRelV>
          </wp:anchor>
        </w:drawing>
      </w:r>
      <w:r w:rsidR="002D697B" w:rsidRPr="001F3357">
        <w:rPr>
          <w:rFonts w:asciiTheme="majorHAnsi" w:hAnsiTheme="majorHAnsi"/>
          <w:i/>
          <w:iCs/>
          <w:color w:val="1FBACF" w:themeColor="accent1"/>
        </w:rPr>
        <w:t>3.2</w:t>
      </w:r>
      <w:r w:rsidR="00F76C6A">
        <w:rPr>
          <w:rFonts w:asciiTheme="majorHAnsi" w:hAnsiTheme="majorHAnsi"/>
          <w:i/>
          <w:iCs/>
          <w:color w:val="1FBACF" w:themeColor="accent1"/>
        </w:rPr>
        <w:t>.</w:t>
      </w:r>
      <w:r w:rsidR="002D697B" w:rsidRPr="001F3357">
        <w:rPr>
          <w:rFonts w:asciiTheme="majorHAnsi" w:hAnsiTheme="majorHAnsi"/>
          <w:i/>
          <w:iCs/>
          <w:color w:val="1FBACF" w:themeColor="accent1"/>
        </w:rPr>
        <w:t xml:space="preserve"> </w:t>
      </w:r>
      <w:bookmarkEnd w:id="2757"/>
      <w:r w:rsidR="00C15EBB" w:rsidRPr="00C15EBB">
        <w:rPr>
          <w:rFonts w:asciiTheme="majorHAnsi" w:hAnsiTheme="majorHAnsi"/>
          <w:i/>
          <w:iCs/>
          <w:color w:val="1FBACF" w:themeColor="accent1"/>
        </w:rPr>
        <w:t xml:space="preserve">Performance </w:t>
      </w:r>
      <w:r w:rsidR="00E810EA" w:rsidRPr="00E810EA">
        <w:rPr>
          <w:rFonts w:asciiTheme="majorHAnsi" w:hAnsiTheme="majorHAnsi"/>
          <w:i/>
          <w:iCs/>
          <w:color w:val="1FBACF" w:themeColor="accent1"/>
        </w:rPr>
        <w:t>Expectations</w:t>
      </w:r>
    </w:p>
    <w:p w14:paraId="2C6E1BB6" w14:textId="6C209700" w:rsidR="00C93705" w:rsidRPr="00C93705" w:rsidRDefault="00B12481" w:rsidP="0061375E">
      <w:pPr>
        <w:pStyle w:val="BB2023Body"/>
        <w:ind w:left="0"/>
        <w:rPr>
          <w:b/>
          <w:bCs/>
          <w:spacing w:val="-4"/>
        </w:rPr>
      </w:pPr>
      <w:ins w:id="2760" w:author="Mohamed Abdel-Hakam" w:date="2025-09-29T19:46:00Z">
        <w:r w:rsidRPr="00B12481">
          <w:rPr>
            <w:b/>
            <w:bCs/>
            <w:spacing w:val="-4"/>
          </w:rPr>
          <w:t>All firms are expected to perform above neutral during the coming quarter, given that most sub-indices are expected to remain stable.</w:t>
        </w:r>
      </w:ins>
      <w:del w:id="2761" w:author="Mohamed Abdel-Hakam" w:date="2025-09-29T19:46:00Z">
        <w:r w:rsidR="00470AD5" w:rsidRPr="00C93705" w:rsidDel="00B12481">
          <w:rPr>
            <w:b/>
            <w:bCs/>
            <w:spacing w:val="-4"/>
          </w:rPr>
          <w:delText>Expectations of all firms regarding production, domestic sales and capacity utilization of production for the quarter April-June 2025 were higher than the neutral level</w:delText>
        </w:r>
        <w:r w:rsidR="00C93705" w:rsidRPr="00C93705" w:rsidDel="00B12481">
          <w:rPr>
            <w:b/>
            <w:bCs/>
            <w:spacing w:val="-4"/>
          </w:rPr>
          <w:delText>.</w:delText>
        </w:r>
      </w:del>
    </w:p>
    <w:p w14:paraId="4B8C230E" w14:textId="77777777" w:rsidR="00B12481" w:rsidRPr="00B12481" w:rsidRDefault="00B12481">
      <w:pPr>
        <w:pStyle w:val="BB2023Body"/>
        <w:ind w:left="0"/>
        <w:rPr>
          <w:ins w:id="2762" w:author="Mohamed Abdel-Hakam" w:date="2025-09-29T19:47:00Z"/>
          <w:spacing w:val="-4"/>
        </w:rPr>
        <w:pPrChange w:id="2763" w:author="Mohamed Abdel-Hakam" w:date="2025-09-29T19:48:00Z">
          <w:pPr>
            <w:pStyle w:val="BB2023Body"/>
          </w:pPr>
        </w:pPrChange>
      </w:pPr>
      <w:ins w:id="2764" w:author="Mohamed Abdel-Hakam" w:date="2025-09-29T19:47:00Z">
        <w:r w:rsidRPr="00B12481">
          <w:rPr>
            <w:spacing w:val="-4"/>
          </w:rPr>
          <w:t>Expectations of large firms regarding production and capacity utilization during the quarter July - September 2025 were higher than neutral, but less than the previous and corresponding quarters. Meanwhile, expectations for domestic sales and exports scored values lower than the previous quarter, but higher than the corresponding quarter. Expectations indicated an increase in the commodity inventory index from the neutral level and both the previous and corresponding quarters.</w:t>
        </w:r>
      </w:ins>
    </w:p>
    <w:p w14:paraId="6E64266B" w14:textId="56865B77" w:rsidR="00295188" w:rsidRPr="0061375E" w:rsidDel="00B12481" w:rsidRDefault="002A1648" w:rsidP="00B12481">
      <w:pPr>
        <w:pStyle w:val="BB2023Body"/>
        <w:ind w:left="0"/>
        <w:rPr>
          <w:del w:id="2765" w:author="Mohamed Abdel-Hakam" w:date="2025-09-29T19:47:00Z"/>
          <w:spacing w:val="-4"/>
        </w:rPr>
      </w:pPr>
      <w:ins w:id="2766" w:author="WTORKY" w:date="2025-10-01T23:34:00Z" w16du:dateUtc="2025-10-01T20:34:00Z">
        <w:r>
          <w:rPr>
            <w:noProof/>
          </w:rPr>
          <w:drawing>
            <wp:anchor distT="0" distB="0" distL="114300" distR="114300" simplePos="0" relativeHeight="252131480" behindDoc="0" locked="0" layoutInCell="1" allowOverlap="1" wp14:anchorId="3A29271A" wp14:editId="57D6959F">
              <wp:simplePos x="0" y="0"/>
              <wp:positionH relativeFrom="margin">
                <wp:align>left</wp:align>
              </wp:positionH>
              <wp:positionV relativeFrom="paragraph">
                <wp:posOffset>1309370</wp:posOffset>
              </wp:positionV>
              <wp:extent cx="1778000" cy="3651250"/>
              <wp:effectExtent l="0" t="0" r="0" b="0"/>
              <wp:wrapNone/>
              <wp:docPr id="191741744" name="Chart 1">
                <a:extLst xmlns:a="http://schemas.openxmlformats.org/drawingml/2006/main">
                  <a:ext uri="{FF2B5EF4-FFF2-40B4-BE49-F238E27FC236}">
                    <a16:creationId xmlns:a16="http://schemas.microsoft.com/office/drawing/2014/main" id="{7CB57863-FCDC-4233-B328-0C4766ABC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8"/>
                </a:graphicData>
              </a:graphic>
              <wp14:sizeRelH relativeFrom="margin">
                <wp14:pctWidth>0</wp14:pctWidth>
              </wp14:sizeRelH>
              <wp14:sizeRelV relativeFrom="margin">
                <wp14:pctHeight>0</wp14:pctHeight>
              </wp14:sizeRelV>
            </wp:anchor>
          </w:drawing>
        </w:r>
      </w:ins>
      <w:ins w:id="2767" w:author="Mohamed Abdel-Hakam" w:date="2025-09-29T19:47:00Z">
        <w:r w:rsidR="00B12481" w:rsidRPr="00B12481">
          <w:rPr>
            <w:spacing w:val="-4"/>
          </w:rPr>
          <w:t>The expectations of small and medium enterprises for domestic sales and inventory came higher than the neutral level and compared to the previous and corresponding quarters, while expectations for production and capacity utilization were lower by one point compared to the previous quarter, although better than the corresponding quarter by 4 points. Meanwhile, expectations for the export index were lower than the previous and corresponding quarters (Figure 3-4).</w:t>
        </w:r>
      </w:ins>
      <w:del w:id="2768" w:author="Mohamed Abdel-Hakam" w:date="2025-09-29T19:47:00Z">
        <w:r w:rsidR="00C93705" w:rsidDel="00B12481">
          <w:rPr>
            <w:spacing w:val="-4"/>
          </w:rPr>
          <w:delText>B</w:delText>
        </w:r>
        <w:r w:rsidR="00470AD5" w:rsidRPr="00470AD5" w:rsidDel="00B12481">
          <w:rPr>
            <w:spacing w:val="-4"/>
          </w:rPr>
          <w:delText>etter than the previous and similar quarters. Meanwhile, expectations of large firms regarding exports fell below the previous and corresponding quarters, while the commodity inventory index remained at the neutral level, recording values similar to corresponding quarter albeit 10 points less than the previous quarter.</w:delText>
        </w:r>
      </w:del>
    </w:p>
    <w:p w14:paraId="12A09070" w14:textId="1A924335" w:rsidR="005176E4" w:rsidRPr="0075342F" w:rsidRDefault="00F50015" w:rsidP="0075342F">
      <w:pPr>
        <w:pStyle w:val="BB2023Body"/>
        <w:ind w:left="0"/>
        <w:rPr>
          <w:spacing w:val="-4"/>
        </w:rPr>
      </w:pPr>
      <w:del w:id="2769" w:author="Mohamed Abdel-Hakam" w:date="2025-09-29T19:47:00Z">
        <w:r w:rsidDel="00B12481">
          <w:rPr>
            <w:noProof/>
          </w:rPr>
          <w:drawing>
            <wp:anchor distT="0" distB="0" distL="114300" distR="114300" simplePos="0" relativeHeight="252041368" behindDoc="0" locked="0" layoutInCell="1" allowOverlap="1" wp14:anchorId="0014B871" wp14:editId="554560CF">
              <wp:simplePos x="0" y="0"/>
              <wp:positionH relativeFrom="margin">
                <wp:align>left</wp:align>
              </wp:positionH>
              <wp:positionV relativeFrom="paragraph">
                <wp:posOffset>1054834</wp:posOffset>
              </wp:positionV>
              <wp:extent cx="1650365" cy="3377977"/>
              <wp:effectExtent l="0" t="0" r="6985" b="0"/>
              <wp:wrapNone/>
              <wp:docPr id="807470862" name="Chart 1">
                <a:extLst xmlns:a="http://schemas.openxmlformats.org/drawingml/2006/main">
                  <a:ext uri="{FF2B5EF4-FFF2-40B4-BE49-F238E27FC236}">
                    <a16:creationId xmlns:a16="http://schemas.microsoft.com/office/drawing/2014/main" id="{7CB57863-FCDC-4233-B328-0C4766ABC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9"/>
                </a:graphicData>
              </a:graphic>
              <wp14:sizeRelH relativeFrom="margin">
                <wp14:pctWidth>0</wp14:pctWidth>
              </wp14:sizeRelH>
              <wp14:sizeRelV relativeFrom="margin">
                <wp14:pctHeight>0</wp14:pctHeight>
              </wp14:sizeRelV>
            </wp:anchor>
          </w:drawing>
        </w:r>
        <w:r w:rsidR="00470AD5" w:rsidRPr="00470AD5" w:rsidDel="00B12481">
          <w:delText xml:space="preserve"> </w:delText>
        </w:r>
        <w:r w:rsidR="00470AD5" w:rsidRPr="00470AD5" w:rsidDel="00B12481">
          <w:rPr>
            <w:spacing w:val="-4"/>
          </w:rPr>
          <w:delText xml:space="preserve">The expectations index </w:delText>
        </w:r>
        <w:r w:rsidR="00470AD5" w:rsidRPr="00470AD5" w:rsidDel="00B12481">
          <w:rPr>
            <w:b/>
            <w:bCs/>
            <w:spacing w:val="-4"/>
          </w:rPr>
          <w:delText>for SME exports</w:delText>
        </w:r>
        <w:r w:rsidR="00470AD5" w:rsidRPr="00470AD5" w:rsidDel="00B12481">
          <w:rPr>
            <w:spacing w:val="-4"/>
          </w:rPr>
          <w:delText xml:space="preserve"> was higher than the </w:delText>
        </w:r>
        <w:r w:rsidR="00470AD5" w:rsidRPr="00470AD5" w:rsidDel="00B12481">
          <w:rPr>
            <w:b/>
            <w:bCs/>
            <w:spacing w:val="-4"/>
          </w:rPr>
          <w:delText>neutral level</w:delText>
        </w:r>
        <w:r w:rsidR="00470AD5" w:rsidRPr="00470AD5" w:rsidDel="00B12481">
          <w:rPr>
            <w:spacing w:val="-4"/>
          </w:rPr>
          <w:delText xml:space="preserve"> by 8 points similar to the previous quarter, but 6 points lower than the corresponding quarter. Expectations for </w:delText>
        </w:r>
        <w:r w:rsidR="00470AD5" w:rsidRPr="00470AD5" w:rsidDel="00B12481">
          <w:rPr>
            <w:b/>
            <w:bCs/>
            <w:spacing w:val="-4"/>
          </w:rPr>
          <w:delText>commodity inventory</w:delText>
        </w:r>
        <w:r w:rsidR="00470AD5" w:rsidRPr="00470AD5" w:rsidDel="00B12481">
          <w:rPr>
            <w:spacing w:val="-4"/>
          </w:rPr>
          <w:delText xml:space="preserve"> were higher than </w:delText>
        </w:r>
        <w:r w:rsidR="00470AD5" w:rsidRPr="00470AD5" w:rsidDel="00B12481">
          <w:rPr>
            <w:b/>
            <w:bCs/>
            <w:spacing w:val="-4"/>
          </w:rPr>
          <w:delText>the neutral level</w:delText>
        </w:r>
        <w:r w:rsidR="00470AD5" w:rsidRPr="00470AD5" w:rsidDel="00B12481">
          <w:rPr>
            <w:spacing w:val="-4"/>
          </w:rPr>
          <w:delText xml:space="preserve"> by one point, but lower than the previous and corresponding quarters (Figure 3-4).</w:delText>
        </w:r>
      </w:del>
      <w:r w:rsidR="00470AD5" w:rsidRPr="00470AD5">
        <w:rPr>
          <w:spacing w:val="-4"/>
        </w:rPr>
        <w:t xml:space="preserve"> </w:t>
      </w:r>
      <w:r w:rsidR="00295188" w:rsidRPr="00295188">
        <w:rPr>
          <w:b/>
          <w:bCs/>
          <w:spacing w:val="-4"/>
        </w:rPr>
        <w:t xml:space="preserve"> </w:t>
      </w:r>
    </w:p>
    <w:tbl>
      <w:tblPr>
        <w:tblW w:w="9900" w:type="dxa"/>
        <w:tblLook w:val="0600" w:firstRow="0" w:lastRow="0" w:firstColumn="0" w:lastColumn="0" w:noHBand="1" w:noVBand="1"/>
      </w:tblPr>
      <w:tblGrid>
        <w:gridCol w:w="2592"/>
        <w:gridCol w:w="1517"/>
        <w:gridCol w:w="1519"/>
        <w:gridCol w:w="1517"/>
        <w:gridCol w:w="2755"/>
      </w:tblGrid>
      <w:tr w:rsidR="009B66E5" w:rsidRPr="00BC303F" w14:paraId="623679CB" w14:textId="77777777" w:rsidTr="0061375E">
        <w:trPr>
          <w:trHeight w:val="20"/>
        </w:trPr>
        <w:tc>
          <w:tcPr>
            <w:tcW w:w="2592" w:type="dxa"/>
            <w:tcBorders>
              <w:left w:val="nil"/>
            </w:tcBorders>
            <w:vAlign w:val="center"/>
          </w:tcPr>
          <w:p w14:paraId="466BAE57" w14:textId="77777777" w:rsidR="009B66E5" w:rsidRPr="00BC303F" w:rsidRDefault="009B66E5" w:rsidP="008A798D">
            <w:pPr>
              <w:pStyle w:val="BB2023Body"/>
              <w:spacing w:after="0" w:line="240" w:lineRule="auto"/>
              <w:ind w:left="0"/>
              <w:jc w:val="center"/>
            </w:pPr>
          </w:p>
        </w:tc>
        <w:tc>
          <w:tcPr>
            <w:tcW w:w="4553" w:type="dxa"/>
            <w:gridSpan w:val="3"/>
            <w:vMerge w:val="restart"/>
            <w:shd w:val="clear" w:color="auto" w:fill="8C8EF0"/>
            <w:vAlign w:val="center"/>
          </w:tcPr>
          <w:p w14:paraId="2C0C1327" w14:textId="063F4427" w:rsidR="00E0471E" w:rsidRDefault="00E0471E" w:rsidP="008A798D">
            <w:pPr>
              <w:pStyle w:val="BB2023Body"/>
              <w:spacing w:after="0" w:line="240" w:lineRule="auto"/>
              <w:ind w:left="-86"/>
              <w:jc w:val="center"/>
              <w:rPr>
                <w:rFonts w:asciiTheme="majorHAnsi" w:hAnsiTheme="majorHAnsi"/>
                <w:b/>
                <w:bCs/>
                <w:color w:val="FFFFFF" w:themeColor="background1"/>
                <w:sz w:val="14"/>
                <w:szCs w:val="18"/>
              </w:rPr>
            </w:pPr>
            <w:r w:rsidRPr="00E0471E">
              <w:rPr>
                <w:rFonts w:asciiTheme="majorHAnsi" w:hAnsiTheme="majorHAnsi"/>
                <w:b/>
                <w:bCs/>
                <w:color w:val="FFFFFF" w:themeColor="background1"/>
                <w:sz w:val="14"/>
                <w:szCs w:val="18"/>
              </w:rPr>
              <w:t xml:space="preserve">Figure 3.4. Production and Sales </w:t>
            </w:r>
          </w:p>
          <w:p w14:paraId="664786F2" w14:textId="5BB89C2D" w:rsidR="009B66E5" w:rsidRPr="00BC303F" w:rsidRDefault="00DC1A6B" w:rsidP="008A798D">
            <w:pPr>
              <w:pStyle w:val="BB2023Body"/>
              <w:spacing w:after="0" w:line="240" w:lineRule="auto"/>
              <w:ind w:left="-86"/>
              <w:jc w:val="center"/>
              <w:rPr>
                <w:rFonts w:asciiTheme="majorHAnsi" w:hAnsiTheme="majorHAnsi"/>
                <w:b/>
                <w:bCs/>
                <w:sz w:val="14"/>
                <w:szCs w:val="18"/>
              </w:rPr>
            </w:pPr>
            <w:r>
              <w:rPr>
                <w:rFonts w:asciiTheme="majorHAnsi" w:hAnsiTheme="majorHAnsi"/>
                <w:b/>
                <w:bCs/>
                <w:color w:val="FFFFFF" w:themeColor="background1"/>
                <w:sz w:val="14"/>
                <w:szCs w:val="18"/>
              </w:rPr>
              <w:t>Indices</w:t>
            </w:r>
            <w:r w:rsidR="00E0471E" w:rsidRPr="00E0471E">
              <w:rPr>
                <w:rFonts w:asciiTheme="majorHAnsi" w:hAnsiTheme="majorHAnsi"/>
                <w:b/>
                <w:bCs/>
                <w:color w:val="FFFFFF" w:themeColor="background1"/>
                <w:sz w:val="14"/>
                <w:szCs w:val="18"/>
              </w:rPr>
              <w:t xml:space="preserve"> by Firm Size </w:t>
            </w:r>
            <w:r w:rsidR="00F778BE">
              <w:rPr>
                <w:rFonts w:asciiTheme="majorHAnsi" w:hAnsiTheme="majorHAnsi"/>
                <w:b/>
                <w:bCs/>
                <w:color w:val="FFFFFF" w:themeColor="background1"/>
                <w:sz w:val="14"/>
                <w:szCs w:val="18"/>
              </w:rPr>
              <w:t>–</w:t>
            </w:r>
            <w:r w:rsidR="00E0471E" w:rsidRPr="00E0471E">
              <w:rPr>
                <w:rFonts w:asciiTheme="majorHAnsi" w:hAnsiTheme="majorHAnsi"/>
                <w:b/>
                <w:bCs/>
                <w:color w:val="FFFFFF" w:themeColor="background1"/>
                <w:sz w:val="14"/>
                <w:szCs w:val="18"/>
              </w:rPr>
              <w:t xml:space="preserve"> Outlook</w:t>
            </w:r>
          </w:p>
        </w:tc>
        <w:tc>
          <w:tcPr>
            <w:tcW w:w="2755" w:type="dxa"/>
            <w:tcBorders>
              <w:left w:val="nil"/>
              <w:right w:val="nil"/>
            </w:tcBorders>
            <w:vAlign w:val="center"/>
          </w:tcPr>
          <w:p w14:paraId="6110F290" w14:textId="4A252A79" w:rsidR="009B66E5" w:rsidRPr="00BC303F" w:rsidRDefault="009B66E5" w:rsidP="008A798D">
            <w:pPr>
              <w:pStyle w:val="BB2023Body"/>
              <w:spacing w:after="0" w:line="240" w:lineRule="auto"/>
              <w:ind w:left="0"/>
              <w:jc w:val="center"/>
            </w:pPr>
          </w:p>
        </w:tc>
      </w:tr>
      <w:tr w:rsidR="009B66E5" w:rsidRPr="00BC303F" w14:paraId="0CA3B439" w14:textId="77777777" w:rsidTr="0061375E">
        <w:tblPrEx>
          <w:tblCellMar>
            <w:left w:w="0" w:type="dxa"/>
            <w:right w:w="0" w:type="dxa"/>
          </w:tblCellMar>
        </w:tblPrEx>
        <w:trPr>
          <w:trHeight w:val="20"/>
        </w:trPr>
        <w:tc>
          <w:tcPr>
            <w:tcW w:w="2592" w:type="dxa"/>
            <w:tcBorders>
              <w:left w:val="nil"/>
              <w:bottom w:val="single" w:sz="4" w:space="0" w:color="BFBFBF" w:themeColor="background1" w:themeShade="BF"/>
            </w:tcBorders>
            <w:shd w:val="clear" w:color="auto" w:fill="8C8EF0"/>
            <w:tcMar>
              <w:top w:w="72" w:type="dxa"/>
              <w:left w:w="144" w:type="dxa"/>
              <w:bottom w:w="72" w:type="dxa"/>
              <w:right w:w="144" w:type="dxa"/>
            </w:tcMar>
            <w:vAlign w:val="center"/>
          </w:tcPr>
          <w:p w14:paraId="5EEB47C5" w14:textId="15C693BD" w:rsidR="009B66E5" w:rsidRPr="00B85429" w:rsidRDefault="009B66E5" w:rsidP="008A798D">
            <w:pPr>
              <w:pStyle w:val="BB2023Body"/>
              <w:spacing w:after="0" w:line="240" w:lineRule="auto"/>
              <w:ind w:left="-86"/>
              <w:jc w:val="center"/>
              <w:rPr>
                <w:rFonts w:asciiTheme="majorHAnsi" w:hAnsiTheme="majorHAnsi"/>
                <w:b/>
                <w:bCs/>
                <w:color w:val="FFFFFF" w:themeColor="background1"/>
                <w:sz w:val="14"/>
                <w:szCs w:val="18"/>
              </w:rPr>
            </w:pPr>
            <w:r w:rsidRPr="00B85429">
              <w:rPr>
                <w:rFonts w:asciiTheme="majorHAnsi" w:hAnsiTheme="majorHAnsi"/>
                <w:b/>
                <w:bCs/>
                <w:color w:val="FFFFFF" w:themeColor="background1"/>
                <w:sz w:val="14"/>
                <w:szCs w:val="18"/>
              </w:rPr>
              <w:t xml:space="preserve"> Large Firms</w:t>
            </w:r>
          </w:p>
        </w:tc>
        <w:tc>
          <w:tcPr>
            <w:tcW w:w="4553" w:type="dxa"/>
            <w:gridSpan w:val="3"/>
            <w:vMerge/>
            <w:tcBorders>
              <w:bottom w:val="single" w:sz="4" w:space="0" w:color="BFBFBF" w:themeColor="background1" w:themeShade="BF"/>
            </w:tcBorders>
            <w:shd w:val="clear" w:color="auto" w:fill="8C8EF0"/>
            <w:tcMar>
              <w:top w:w="15" w:type="dxa"/>
              <w:left w:w="15" w:type="dxa"/>
              <w:bottom w:w="0" w:type="dxa"/>
              <w:right w:w="15" w:type="dxa"/>
            </w:tcMar>
            <w:vAlign w:val="center"/>
          </w:tcPr>
          <w:p w14:paraId="032D4768" w14:textId="77777777" w:rsidR="009B66E5" w:rsidRPr="00BC303F" w:rsidRDefault="009B66E5" w:rsidP="008A798D">
            <w:pPr>
              <w:pStyle w:val="BB2023Body"/>
              <w:spacing w:after="0" w:line="240" w:lineRule="auto"/>
              <w:ind w:left="0"/>
              <w:jc w:val="center"/>
              <w:rPr>
                <w:rFonts w:asciiTheme="majorHAnsi" w:hAnsiTheme="majorHAnsi"/>
                <w:b/>
                <w:bCs/>
                <w:sz w:val="14"/>
                <w:szCs w:val="18"/>
              </w:rPr>
            </w:pPr>
          </w:p>
        </w:tc>
        <w:tc>
          <w:tcPr>
            <w:tcW w:w="2755" w:type="dxa"/>
            <w:tcBorders>
              <w:left w:val="nil"/>
              <w:bottom w:val="single" w:sz="4" w:space="0" w:color="BFBFBF" w:themeColor="background1" w:themeShade="BF"/>
              <w:right w:val="nil"/>
            </w:tcBorders>
            <w:shd w:val="clear" w:color="auto" w:fill="8C8EF0"/>
            <w:tcMar>
              <w:top w:w="72" w:type="dxa"/>
              <w:left w:w="144" w:type="dxa"/>
              <w:bottom w:w="72" w:type="dxa"/>
              <w:right w:w="144" w:type="dxa"/>
            </w:tcMar>
            <w:vAlign w:val="center"/>
          </w:tcPr>
          <w:p w14:paraId="7B191767" w14:textId="026C9ED1" w:rsidR="009B66E5" w:rsidRPr="00B85429" w:rsidRDefault="009B66E5" w:rsidP="008A798D">
            <w:pPr>
              <w:pStyle w:val="BB2023Body"/>
              <w:spacing w:after="0" w:line="240" w:lineRule="auto"/>
              <w:ind w:left="-86"/>
              <w:jc w:val="center"/>
              <w:rPr>
                <w:rFonts w:asciiTheme="majorHAnsi" w:hAnsiTheme="majorHAnsi"/>
                <w:b/>
                <w:bCs/>
                <w:color w:val="FFFFFF" w:themeColor="background1"/>
                <w:sz w:val="14"/>
                <w:szCs w:val="18"/>
              </w:rPr>
            </w:pPr>
            <w:r w:rsidRPr="00B85429">
              <w:rPr>
                <w:rFonts w:asciiTheme="majorHAnsi" w:hAnsiTheme="majorHAnsi"/>
                <w:b/>
                <w:bCs/>
                <w:color w:val="FFFFFF" w:themeColor="background1"/>
                <w:sz w:val="14"/>
                <w:szCs w:val="18"/>
              </w:rPr>
              <w:t>SMEs</w:t>
            </w:r>
          </w:p>
        </w:tc>
      </w:tr>
      <w:tr w:rsidR="00227CD3" w:rsidRPr="00BC303F" w14:paraId="5572B32E" w14:textId="77777777" w:rsidTr="0061375E">
        <w:tblPrEx>
          <w:tblCellMar>
            <w:left w:w="0" w:type="dxa"/>
            <w:right w:w="0" w:type="dxa"/>
          </w:tblCellMar>
        </w:tblPrEx>
        <w:trPr>
          <w:trHeight w:val="20"/>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7F45A52D" w14:textId="66295003"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DDEB193" w14:textId="4A0711FC"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151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hideMark/>
          </w:tcPr>
          <w:p w14:paraId="534F228D" w14:textId="6B844098" w:rsidR="00227CD3" w:rsidRPr="00BC303F" w:rsidRDefault="00227CD3" w:rsidP="00227CD3">
            <w:pPr>
              <w:pStyle w:val="BB2023Body"/>
              <w:spacing w:after="0" w:line="240" w:lineRule="auto"/>
              <w:ind w:left="0"/>
              <w:jc w:val="center"/>
              <w:rPr>
                <w:rFonts w:asciiTheme="majorHAnsi" w:hAnsiTheme="majorHAnsi"/>
                <w:sz w:val="14"/>
                <w:szCs w:val="18"/>
              </w:rPr>
            </w:pPr>
            <w:r w:rsidRPr="00B85429">
              <w:rPr>
                <w:noProof/>
              </w:rPr>
              <w:drawing>
                <wp:anchor distT="0" distB="0" distL="114300" distR="114300" simplePos="0" relativeHeight="252014744" behindDoc="0" locked="0" layoutInCell="1" allowOverlap="1" wp14:anchorId="1387E65D" wp14:editId="4274873A">
                  <wp:simplePos x="0" y="0"/>
                  <wp:positionH relativeFrom="column">
                    <wp:posOffset>291465</wp:posOffset>
                  </wp:positionH>
                  <wp:positionV relativeFrom="paragraph">
                    <wp:posOffset>209381</wp:posOffset>
                  </wp:positionV>
                  <wp:extent cx="344805" cy="34480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
                          <pic:cNvPicPr>
                            <a:picLocks noChangeAspect="1" noChangeArrowheads="1"/>
                          </pic:cNvPicPr>
                        </pic:nvPicPr>
                        <pic:blipFill>
                          <a:blip r:embed="rId150">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bwMode="auto">
                          <a:xfrm>
                            <a:off x="0" y="0"/>
                            <a:ext cx="344805" cy="344805"/>
                          </a:xfrm>
                          <a:prstGeom prst="rect">
                            <a:avLst/>
                          </a:prstGeom>
                          <a:noFill/>
                        </pic:spPr>
                      </pic:pic>
                    </a:graphicData>
                  </a:graphic>
                  <wp14:sizeRelH relativeFrom="margin">
                    <wp14:pctWidth>0</wp14:pctWidth>
                  </wp14:sizeRelH>
                  <wp14:sizeRelV relativeFrom="margin">
                    <wp14:pctHeight>0</wp14:pctHeight>
                  </wp14:sizeRelV>
                </wp:anchor>
              </w:drawing>
            </w:r>
            <w:r w:rsidRPr="00BC303F">
              <w:rPr>
                <w:rFonts w:asciiTheme="majorHAnsi" w:hAnsiTheme="majorHAnsi"/>
                <w:b/>
                <w:bCs/>
                <w:sz w:val="14"/>
                <w:szCs w:val="18"/>
              </w:rPr>
              <w:t>Production</w:t>
            </w: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DED665F" w14:textId="52428C11"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377D1A9C" w14:textId="78291820" w:rsidR="00227CD3" w:rsidRPr="00BC303F" w:rsidRDefault="002A1648" w:rsidP="00227CD3">
            <w:pPr>
              <w:pStyle w:val="BB2023Body"/>
              <w:spacing w:after="0" w:line="240" w:lineRule="auto"/>
              <w:ind w:left="0"/>
              <w:jc w:val="center"/>
            </w:pPr>
            <w:ins w:id="2770" w:author="WTORKY" w:date="2025-10-01T23:36:00Z" w16du:dateUtc="2025-10-01T20:36:00Z">
              <w:r>
                <w:rPr>
                  <w:noProof/>
                </w:rPr>
                <w:drawing>
                  <wp:anchor distT="0" distB="0" distL="114300" distR="114300" simplePos="0" relativeHeight="252132504" behindDoc="0" locked="0" layoutInCell="1" allowOverlap="1" wp14:anchorId="698E8511" wp14:editId="31804092">
                    <wp:simplePos x="0" y="0"/>
                    <wp:positionH relativeFrom="column">
                      <wp:posOffset>-151765</wp:posOffset>
                    </wp:positionH>
                    <wp:positionV relativeFrom="paragraph">
                      <wp:posOffset>-214630</wp:posOffset>
                    </wp:positionV>
                    <wp:extent cx="1802765" cy="3733800"/>
                    <wp:effectExtent l="0" t="0" r="0" b="0"/>
                    <wp:wrapNone/>
                    <wp:docPr id="581271863" name="Chart 1">
                      <a:extLst xmlns:a="http://schemas.openxmlformats.org/drawingml/2006/main">
                        <a:ext uri="{FF2B5EF4-FFF2-40B4-BE49-F238E27FC236}">
                          <a16:creationId xmlns:a16="http://schemas.microsoft.com/office/drawing/2014/main" id="{BF60F512-AEF4-4DB5-8BFF-84AF2B2E8E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0"/>
                      </a:graphicData>
                    </a:graphic>
                    <wp14:sizeRelH relativeFrom="margin">
                      <wp14:pctWidth>0</wp14:pctWidth>
                    </wp14:sizeRelH>
                    <wp14:sizeRelV relativeFrom="margin">
                      <wp14:pctHeight>0</wp14:pctHeight>
                    </wp14:sizeRelV>
                  </wp:anchor>
                </w:drawing>
              </w:r>
            </w:ins>
            <w:del w:id="2771" w:author="WTORKY" w:date="2025-10-01T23:33:00Z" w16du:dateUtc="2025-10-01T20:33:00Z">
              <w:r w:rsidR="00F50015" w:rsidDel="002A1648">
                <w:rPr>
                  <w:noProof/>
                </w:rPr>
                <w:drawing>
                  <wp:anchor distT="0" distB="0" distL="114300" distR="114300" simplePos="0" relativeHeight="252042392" behindDoc="0" locked="0" layoutInCell="1" allowOverlap="1" wp14:anchorId="2DD47430" wp14:editId="588A5254">
                    <wp:simplePos x="0" y="0"/>
                    <wp:positionH relativeFrom="column">
                      <wp:posOffset>-100330</wp:posOffset>
                    </wp:positionH>
                    <wp:positionV relativeFrom="paragraph">
                      <wp:posOffset>-60960</wp:posOffset>
                    </wp:positionV>
                    <wp:extent cx="1745615" cy="3370580"/>
                    <wp:effectExtent l="0" t="0" r="0" b="0"/>
                    <wp:wrapNone/>
                    <wp:docPr id="1954479483" name="Chart 1">
                      <a:extLst xmlns:a="http://schemas.openxmlformats.org/drawingml/2006/main">
                        <a:ext uri="{FF2B5EF4-FFF2-40B4-BE49-F238E27FC236}">
                          <a16:creationId xmlns:a16="http://schemas.microsoft.com/office/drawing/2014/main" id="{BF60F512-AEF4-4DB5-8BFF-84AF2B2E8E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1"/>
                      </a:graphicData>
                    </a:graphic>
                    <wp14:sizeRelH relativeFrom="margin">
                      <wp14:pctWidth>0</wp14:pctWidth>
                    </wp14:sizeRelH>
                    <wp14:sizeRelV relativeFrom="margin">
                      <wp14:pctHeight>0</wp14:pctHeight>
                    </wp14:sizeRelV>
                  </wp:anchor>
                </w:drawing>
              </w:r>
            </w:del>
          </w:p>
        </w:tc>
      </w:tr>
      <w:tr w:rsidR="00227CD3" w:rsidRPr="00BC303F" w14:paraId="7E761EDB"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50C3C1"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31728700" w14:textId="07337AA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B1D435"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6E26BA7C" w14:textId="20A506D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5ECD20F4" w14:textId="77777777" w:rsidR="00227CD3" w:rsidRPr="00BC303F" w:rsidRDefault="00227CD3" w:rsidP="00227CD3">
            <w:pPr>
              <w:pStyle w:val="BB2023Body"/>
              <w:spacing w:after="0" w:line="240" w:lineRule="auto"/>
              <w:ind w:left="0"/>
              <w:jc w:val="center"/>
            </w:pPr>
          </w:p>
        </w:tc>
      </w:tr>
      <w:tr w:rsidR="00227CD3" w:rsidRPr="00BC303F" w14:paraId="3715B6E1"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8ABF2F"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9D518DC" w14:textId="2BE8DF0E"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277EE5"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593C0243" w14:textId="42299920"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6E2FB3E8" w14:textId="77777777" w:rsidR="00227CD3" w:rsidRPr="00BC303F" w:rsidRDefault="00227CD3" w:rsidP="00227CD3">
            <w:pPr>
              <w:pStyle w:val="BB2023Body"/>
              <w:spacing w:after="0" w:line="240" w:lineRule="auto"/>
              <w:ind w:left="0"/>
              <w:jc w:val="center"/>
            </w:pPr>
          </w:p>
        </w:tc>
      </w:tr>
      <w:tr w:rsidR="00227CD3" w:rsidRPr="00BC303F" w14:paraId="00B386A5" w14:textId="77777777" w:rsidTr="0061375E">
        <w:tblPrEx>
          <w:tblCellMar>
            <w:left w:w="0" w:type="dxa"/>
            <w:right w:w="0" w:type="dxa"/>
          </w:tblCellMar>
        </w:tblPrEx>
        <w:trPr>
          <w:trHeight w:val="20"/>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5715A948" w14:textId="05DD2838"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50C1D4C" w14:textId="6EED57CD"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151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hideMark/>
          </w:tcPr>
          <w:p w14:paraId="6CCCED42" w14:textId="046393A8" w:rsidR="00227CD3" w:rsidRPr="00BC303F" w:rsidRDefault="00227CD3" w:rsidP="00227CD3">
            <w:pPr>
              <w:pStyle w:val="BB2023Body"/>
              <w:spacing w:after="0" w:line="240" w:lineRule="auto"/>
              <w:ind w:left="0"/>
              <w:jc w:val="center"/>
              <w:rPr>
                <w:rFonts w:asciiTheme="majorHAnsi" w:hAnsiTheme="majorHAnsi"/>
                <w:sz w:val="14"/>
                <w:szCs w:val="18"/>
              </w:rPr>
            </w:pPr>
            <w:r w:rsidRPr="00BC303F">
              <w:rPr>
                <w:rFonts w:asciiTheme="majorHAnsi" w:hAnsiTheme="majorHAnsi"/>
                <w:b/>
                <w:bCs/>
                <w:sz w:val="14"/>
                <w:szCs w:val="18"/>
              </w:rPr>
              <w:t>Domestic Sales</w:t>
            </w: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0CB6F889" w14:textId="237B0BC9"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62696779" w14:textId="0DD3810C" w:rsidR="00227CD3" w:rsidRPr="00BC303F" w:rsidRDefault="00227CD3" w:rsidP="00227CD3">
            <w:pPr>
              <w:pStyle w:val="BB2023Body"/>
              <w:spacing w:after="0" w:line="240" w:lineRule="auto"/>
              <w:ind w:left="0"/>
              <w:jc w:val="center"/>
            </w:pPr>
          </w:p>
        </w:tc>
      </w:tr>
      <w:tr w:rsidR="00227CD3" w:rsidRPr="00BC303F" w14:paraId="4A1F5E70"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411AD2"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6AEAA95" w14:textId="310CAFAF"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D2CF42"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3660037" w14:textId="3D3B7F4F"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3B23090F" w14:textId="77777777" w:rsidR="00227CD3" w:rsidRPr="00BC303F" w:rsidRDefault="00227CD3" w:rsidP="00227CD3">
            <w:pPr>
              <w:pStyle w:val="BB2023Body"/>
              <w:spacing w:after="0" w:line="240" w:lineRule="auto"/>
              <w:ind w:left="0"/>
              <w:jc w:val="center"/>
            </w:pPr>
          </w:p>
        </w:tc>
      </w:tr>
      <w:tr w:rsidR="00227CD3" w:rsidRPr="00BC303F" w14:paraId="501AEB6B"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76CE4C"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58D50AC1" w14:textId="33B1000E"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0A8375"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E61BDDA" w14:textId="5D4EB6D7"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76BD1D53" w14:textId="77777777" w:rsidR="00227CD3" w:rsidRPr="00BC303F" w:rsidRDefault="00227CD3" w:rsidP="00227CD3">
            <w:pPr>
              <w:pStyle w:val="BB2023Body"/>
              <w:spacing w:after="0" w:line="240" w:lineRule="auto"/>
              <w:ind w:left="0"/>
              <w:jc w:val="center"/>
            </w:pPr>
          </w:p>
        </w:tc>
      </w:tr>
      <w:tr w:rsidR="00227CD3" w:rsidRPr="00BC303F" w14:paraId="54A8F862" w14:textId="77777777" w:rsidTr="0061375E">
        <w:tblPrEx>
          <w:tblCellMar>
            <w:left w:w="0" w:type="dxa"/>
            <w:right w:w="0" w:type="dxa"/>
          </w:tblCellMar>
        </w:tblPrEx>
        <w:trPr>
          <w:trHeight w:val="20"/>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33C641DC" w14:textId="039DEE54"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57D97487" w14:textId="6960ECD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151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hideMark/>
          </w:tcPr>
          <w:p w14:paraId="4C58568E" w14:textId="3146798B" w:rsidR="00227CD3" w:rsidRPr="00BC303F" w:rsidRDefault="00227CD3" w:rsidP="00227CD3">
            <w:pPr>
              <w:pStyle w:val="BB2023Body"/>
              <w:spacing w:after="0" w:line="240" w:lineRule="auto"/>
              <w:ind w:left="0"/>
              <w:jc w:val="center"/>
              <w:rPr>
                <w:rFonts w:asciiTheme="majorHAnsi" w:hAnsiTheme="majorHAnsi"/>
                <w:sz w:val="14"/>
                <w:szCs w:val="18"/>
              </w:rPr>
            </w:pPr>
            <w:r w:rsidRPr="00BC303F">
              <w:rPr>
                <w:rFonts w:asciiTheme="majorHAnsi" w:hAnsiTheme="majorHAnsi"/>
                <w:b/>
                <w:bCs/>
                <w:sz w:val="14"/>
                <w:szCs w:val="18"/>
              </w:rPr>
              <w:t>Exports</w:t>
            </w: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3FD548F" w14:textId="56075427"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58A1DD05" w14:textId="007AF15F" w:rsidR="00227CD3" w:rsidRPr="00BC303F" w:rsidRDefault="00227CD3" w:rsidP="00227CD3">
            <w:pPr>
              <w:pStyle w:val="BB2023Body"/>
              <w:spacing w:after="0" w:line="240" w:lineRule="auto"/>
              <w:ind w:left="0"/>
              <w:jc w:val="center"/>
            </w:pPr>
          </w:p>
        </w:tc>
      </w:tr>
      <w:tr w:rsidR="00227CD3" w:rsidRPr="00BC303F" w14:paraId="3A8FA7A6"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4DB332"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CE07F12" w14:textId="7DFD7DBF"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77C3C2"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C9DCABC" w14:textId="581FBB5D"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6C775F4B" w14:textId="77777777" w:rsidR="00227CD3" w:rsidRPr="00BC303F" w:rsidRDefault="00227CD3" w:rsidP="00227CD3">
            <w:pPr>
              <w:pStyle w:val="BB2023Body"/>
              <w:spacing w:after="0" w:line="240" w:lineRule="auto"/>
              <w:ind w:left="0"/>
              <w:jc w:val="center"/>
            </w:pPr>
          </w:p>
        </w:tc>
      </w:tr>
      <w:tr w:rsidR="00227CD3" w:rsidRPr="00BC303F" w14:paraId="2C24D05A"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1F5842"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3189A45C" w14:textId="7A9F8103"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7322BC"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4083A72" w14:textId="11721B01"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0AB71171" w14:textId="77777777" w:rsidR="00227CD3" w:rsidRPr="00BC303F" w:rsidRDefault="00227CD3" w:rsidP="00227CD3">
            <w:pPr>
              <w:pStyle w:val="BB2023Body"/>
              <w:spacing w:after="0" w:line="240" w:lineRule="auto"/>
              <w:ind w:left="0"/>
              <w:jc w:val="center"/>
            </w:pPr>
          </w:p>
        </w:tc>
      </w:tr>
      <w:tr w:rsidR="00227CD3" w:rsidRPr="00BC303F" w14:paraId="1315FDDF" w14:textId="77777777" w:rsidTr="0061375E">
        <w:tblPrEx>
          <w:tblCellMar>
            <w:left w:w="0" w:type="dxa"/>
            <w:right w:w="0" w:type="dxa"/>
          </w:tblCellMar>
        </w:tblPrEx>
        <w:trPr>
          <w:trHeight w:val="20"/>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1B59DE4B" w14:textId="2D8ADCE7" w:rsidR="00227CD3" w:rsidRPr="00BC303F" w:rsidRDefault="00227CD3" w:rsidP="00227CD3">
            <w:pPr>
              <w:pStyle w:val="BB2023Body"/>
              <w:spacing w:after="0" w:line="240" w:lineRule="auto"/>
              <w:ind w:left="0"/>
              <w:jc w:val="center"/>
            </w:pPr>
            <w:r>
              <w:rPr>
                <w:noProof/>
              </w:rPr>
              <mc:AlternateContent>
                <mc:Choice Requires="wpg">
                  <w:drawing>
                    <wp:anchor distT="0" distB="0" distL="114300" distR="114300" simplePos="0" relativeHeight="252019864" behindDoc="1" locked="0" layoutInCell="1" allowOverlap="1" wp14:anchorId="3FA0E074" wp14:editId="56DFCCB2">
                      <wp:simplePos x="0" y="0"/>
                      <wp:positionH relativeFrom="column">
                        <wp:posOffset>-91440</wp:posOffset>
                      </wp:positionH>
                      <wp:positionV relativeFrom="page">
                        <wp:posOffset>593725</wp:posOffset>
                      </wp:positionV>
                      <wp:extent cx="6141085" cy="678815"/>
                      <wp:effectExtent l="57150" t="19050" r="31115" b="6985"/>
                      <wp:wrapNone/>
                      <wp:docPr id="796" name="Group 796"/>
                      <wp:cNvGraphicFramePr/>
                      <a:graphic xmlns:a="http://schemas.openxmlformats.org/drawingml/2006/main">
                        <a:graphicData uri="http://schemas.microsoft.com/office/word/2010/wordprocessingGroup">
                          <wpg:wgp>
                            <wpg:cNvGrpSpPr/>
                            <wpg:grpSpPr>
                              <a:xfrm>
                                <a:off x="0" y="0"/>
                                <a:ext cx="6141085" cy="678815"/>
                                <a:chOff x="0" y="0"/>
                                <a:chExt cx="6707050" cy="661111"/>
                              </a:xfrm>
                            </wpg:grpSpPr>
                            <wpg:grpSp>
                              <wpg:cNvPr id="797" name="Group 436"/>
                              <wpg:cNvGrpSpPr/>
                              <wpg:grpSpPr>
                                <a:xfrm>
                                  <a:off x="0" y="0"/>
                                  <a:ext cx="477520" cy="649605"/>
                                  <a:chOff x="0" y="0"/>
                                  <a:chExt cx="752834" cy="1024488"/>
                                </a:xfrm>
                                <a:solidFill>
                                  <a:schemeClr val="accent1">
                                    <a:lumMod val="20000"/>
                                    <a:lumOff val="80000"/>
                                  </a:schemeClr>
                                </a:solidFill>
                              </wpg:grpSpPr>
                              <wpg:grpSp>
                                <wpg:cNvPr id="798" name="Group 798"/>
                                <wpg:cNvGrpSpPr/>
                                <wpg:grpSpPr>
                                  <a:xfrm>
                                    <a:off x="0" y="0"/>
                                    <a:ext cx="752834" cy="1024487"/>
                                    <a:chOff x="0" y="0"/>
                                    <a:chExt cx="615119" cy="1024487"/>
                                  </a:xfrm>
                                  <a:grpFill/>
                                </wpg:grpSpPr>
                                <wps:wsp>
                                  <wps:cNvPr id="799" name="Rectangle 799"/>
                                  <wps:cNvSpPr/>
                                  <wps:spPr>
                                    <a:xfrm>
                                      <a:off x="0" y="362143"/>
                                      <a:ext cx="264892" cy="6623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0" name="Snip Single Corner Rectangle 469"/>
                                  <wps:cNvSpPr/>
                                  <wps:spPr>
                                    <a:xfrm>
                                      <a:off x="264892" y="0"/>
                                      <a:ext cx="350227" cy="1024487"/>
                                    </a:xfrm>
                                    <a:prstGeom prst="snip1Rect">
                                      <a:avLst>
                                        <a:gd name="adj" fmla="val 19315"/>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801" name="Rectangle 801"/>
                                <wps:cNvSpPr/>
                                <wps:spPr>
                                  <a:xfrm>
                                    <a:off x="1599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2" name="Rectangle 802"/>
                                <wps:cNvSpPr/>
                                <wps:spPr>
                                  <a:xfrm>
                                    <a:off x="4562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3" name="Rectangle 803"/>
                                <wps:cNvSpPr/>
                                <wps:spPr>
                                  <a:xfrm>
                                    <a:off x="1599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4" name="Rectangle 804"/>
                                <wps:cNvSpPr/>
                                <wps:spPr>
                                  <a:xfrm>
                                    <a:off x="4562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5" name="Rectangle 805"/>
                                <wps:cNvSpPr/>
                                <wps:spPr>
                                  <a:xfrm>
                                    <a:off x="1599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6" name="Rectangle 806"/>
                                <wps:cNvSpPr/>
                                <wps:spPr>
                                  <a:xfrm>
                                    <a:off x="4562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7" name="Rectangle 807"/>
                                <wps:cNvSpPr/>
                                <wps:spPr>
                                  <a:xfrm>
                                    <a:off x="1599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8" name="Rectangle 808"/>
                                <wps:cNvSpPr/>
                                <wps:spPr>
                                  <a:xfrm>
                                    <a:off x="4562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9" name="Rectangle 809"/>
                                <wps:cNvSpPr/>
                                <wps:spPr>
                                  <a:xfrm>
                                    <a:off x="481387"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0" name="Rectangle 810"/>
                                <wps:cNvSpPr/>
                                <wps:spPr>
                                  <a:xfrm>
                                    <a:off x="369468"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1" name="Rectangle 811"/>
                                <wps:cNvSpPr/>
                                <wps:spPr>
                                  <a:xfrm>
                                    <a:off x="593306" y="76515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2" name="Rectangle 812"/>
                                <wps:cNvSpPr/>
                                <wps:spPr>
                                  <a:xfrm>
                                    <a:off x="481387"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3" name="Rectangle 813"/>
                                <wps:cNvSpPr/>
                                <wps:spPr>
                                  <a:xfrm>
                                    <a:off x="369468"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4" name="Rectangle 814"/>
                                <wps:cNvSpPr/>
                                <wps:spPr>
                                  <a:xfrm>
                                    <a:off x="593306" y="64371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5" name="Rectangle 815"/>
                                <wps:cNvSpPr/>
                                <wps:spPr>
                                  <a:xfrm>
                                    <a:off x="481387"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6" name="Rectangle 816"/>
                                <wps:cNvSpPr/>
                                <wps:spPr>
                                  <a:xfrm>
                                    <a:off x="369468"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7" name="Rectangle 817"/>
                                <wps:cNvSpPr/>
                                <wps:spPr>
                                  <a:xfrm>
                                    <a:off x="593306" y="522269"/>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8" name="Rectangle 818"/>
                                <wps:cNvSpPr/>
                                <wps:spPr>
                                  <a:xfrm>
                                    <a:off x="481387"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9" name="Rectangle 819"/>
                                <wps:cNvSpPr/>
                                <wps:spPr>
                                  <a:xfrm>
                                    <a:off x="369468"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0" name="Rectangle 820"/>
                                <wps:cNvSpPr/>
                                <wps:spPr>
                                  <a:xfrm>
                                    <a:off x="593306" y="400825"/>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1" name="Rectangle 821"/>
                                <wps:cNvSpPr/>
                                <wps:spPr>
                                  <a:xfrm>
                                    <a:off x="481387"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2" name="Rectangle 822"/>
                                <wps:cNvSpPr/>
                                <wps:spPr>
                                  <a:xfrm>
                                    <a:off x="369468"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3" name="Rectangle 823"/>
                                <wps:cNvSpPr/>
                                <wps:spPr>
                                  <a:xfrm>
                                    <a:off x="593306" y="283910"/>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4" name="Rectangle 824"/>
                                <wps:cNvSpPr/>
                                <wps:spPr>
                                  <a:xfrm>
                                    <a:off x="481387"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5" name="Rectangle 825"/>
                                <wps:cNvSpPr/>
                                <wps:spPr>
                                  <a:xfrm>
                                    <a:off x="369468"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6" name="Rectangle 826"/>
                                <wps:cNvSpPr/>
                                <wps:spPr>
                                  <a:xfrm>
                                    <a:off x="593306" y="162466"/>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7" name="Rectangle 827"/>
                                <wps:cNvSpPr/>
                                <wps:spPr>
                                  <a:xfrm>
                                    <a:off x="481387"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8" name="Rectangle 828"/>
                                <wps:cNvSpPr/>
                                <wps:spPr>
                                  <a:xfrm>
                                    <a:off x="369468"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9" name="Rectangle 829"/>
                                <wps:cNvSpPr/>
                                <wps:spPr>
                                  <a:xfrm>
                                    <a:off x="593306" y="41022"/>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30" name="Rectangle 830"/>
                                <wps:cNvSpPr/>
                                <wps:spPr>
                                  <a:xfrm>
                                    <a:off x="481387" y="886602"/>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831" name="Group 470"/>
                              <wpg:cNvGrpSpPr/>
                              <wpg:grpSpPr>
                                <a:xfrm>
                                  <a:off x="6339385" y="238836"/>
                                  <a:ext cx="367665" cy="422275"/>
                                  <a:chOff x="5976300" y="227332"/>
                                  <a:chExt cx="580238" cy="666119"/>
                                </a:xfrm>
                                <a:solidFill>
                                  <a:schemeClr val="accent1">
                                    <a:lumMod val="20000"/>
                                    <a:lumOff val="80000"/>
                                  </a:schemeClr>
                                </a:solidFill>
                              </wpg:grpSpPr>
                              <wpg:grpSp>
                                <wpg:cNvPr id="832" name="Group 832"/>
                                <wpg:cNvGrpSpPr/>
                                <wpg:grpSpPr>
                                  <a:xfrm>
                                    <a:off x="5976300" y="227332"/>
                                    <a:ext cx="580238" cy="652181"/>
                                    <a:chOff x="5976300" y="227332"/>
                                    <a:chExt cx="474095" cy="652181"/>
                                  </a:xfrm>
                                  <a:grpFill/>
                                </wpg:grpSpPr>
                                <wps:wsp>
                                  <wps:cNvPr id="833" name="Rectangle 833"/>
                                  <wps:cNvSpPr/>
                                  <wps:spPr>
                                    <a:xfrm>
                                      <a:off x="5976300" y="476769"/>
                                      <a:ext cx="237144" cy="402744"/>
                                    </a:xfrm>
                                    <a:prstGeom prst="rect">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34" name="Snip Single Corner Rectangle 486"/>
                                  <wps:cNvSpPr/>
                                  <wps:spPr>
                                    <a:xfrm>
                                      <a:off x="6213379" y="227332"/>
                                      <a:ext cx="237016" cy="652180"/>
                                    </a:xfrm>
                                    <a:prstGeom prst="snip1Rect">
                                      <a:avLst>
                                        <a:gd name="adj" fmla="val 20579"/>
                                      </a:avLst>
                                    </a:prstGeom>
                                    <a:noFill/>
                                    <a:ln w="38100">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835" name="Rectangle 835"/>
                                <wps:cNvSpPr/>
                                <wps:spPr>
                                  <a:xfrm>
                                    <a:off x="6126493"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36" name="Rectangle 836"/>
                                <wps:cNvSpPr/>
                                <wps:spPr>
                                  <a:xfrm>
                                    <a:off x="6022339"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37" name="Rectangle 837"/>
                                <wps:cNvSpPr/>
                                <wps:spPr>
                                  <a:xfrm>
                                    <a:off x="6126493"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38" name="Rectangle 838"/>
                                <wps:cNvSpPr/>
                                <wps:spPr>
                                  <a:xfrm>
                                    <a:off x="6022339"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39" name="Rectangle 839"/>
                                <wps:cNvSpPr/>
                                <wps:spPr>
                                  <a:xfrm>
                                    <a:off x="6410564" y="639877"/>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0" name="Rectangle 840"/>
                                <wps:cNvSpPr/>
                                <wps:spPr>
                                  <a:xfrm>
                                    <a:off x="6311726" y="639877"/>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1" name="Rectangle 841"/>
                                <wps:cNvSpPr/>
                                <wps:spPr>
                                  <a:xfrm>
                                    <a:off x="6410564" y="518433"/>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2" name="Rectangle 842"/>
                                <wps:cNvSpPr/>
                                <wps:spPr>
                                  <a:xfrm>
                                    <a:off x="6311726" y="518433"/>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3" name="Rectangle 843"/>
                                <wps:cNvSpPr/>
                                <wps:spPr>
                                  <a:xfrm>
                                    <a:off x="6410564" y="401518"/>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4" name="Rectangle 844"/>
                                <wps:cNvSpPr/>
                                <wps:spPr>
                                  <a:xfrm>
                                    <a:off x="6311726" y="401518"/>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5" name="Rectangle 845"/>
                                <wps:cNvSpPr/>
                                <wps:spPr>
                                  <a:xfrm>
                                    <a:off x="6410564" y="280074"/>
                                    <a:ext cx="66617" cy="85919"/>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6" name="Rectangle 846"/>
                                <wps:cNvSpPr/>
                                <wps:spPr>
                                  <a:xfrm>
                                    <a:off x="6311726" y="280074"/>
                                    <a:ext cx="66617" cy="85918"/>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7" name="Rectangle 847"/>
                                <wps:cNvSpPr/>
                                <wps:spPr>
                                  <a:xfrm>
                                    <a:off x="6311726" y="755565"/>
                                    <a:ext cx="66617" cy="137886"/>
                                  </a:xfrm>
                                  <a:prstGeom prst="rect">
                                    <a:avLst/>
                                  </a:prstGeom>
                                  <a:grpFill/>
                                  <a:ln w="3810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wgp>
                        </a:graphicData>
                      </a:graphic>
                      <wp14:sizeRelH relativeFrom="margin">
                        <wp14:pctWidth>0</wp14:pctWidth>
                      </wp14:sizeRelH>
                      <wp14:sizeRelV relativeFrom="margin">
                        <wp14:pctHeight>0</wp14:pctHeight>
                      </wp14:sizeRelV>
                    </wp:anchor>
                  </w:drawing>
                </mc:Choice>
                <mc:Fallback>
                  <w:pict>
                    <v:group w14:anchorId="1BDDA68B" id="Group 796" o:spid="_x0000_s1026" style="position:absolute;margin-left:-7.2pt;margin-top:46.75pt;width:483.55pt;height:53.45pt;z-index:-251296616;mso-position-vertical-relative:page;mso-width-relative:margin;mso-height-relative:margin" coordsize="67070,6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">
                      <v:group id="Group 436" o:spid="_x0000_s1027" style="position:absolute;width:4775;height:6496" coordsize="7528,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">
                        <v:group id="Group 798" o:spid="_x0000_s1028" style="position:absolute;width:7528;height:10244" coordsize="6151,1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">
                          <v:rect id="Rectangle 799" o:spid="_x0000_s1029" style="position:absolute;top:3621;width:2648;height:6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" filled="f" strokecolor="#cff3f8 [660]" strokeweight="3pt"/>
                          <v:shape id="Snip Single Corner Rectangle 469" o:spid="_x0000_s1030" style="position:absolute;left:2648;width:3503;height:10244;visibility:visible;mso-wrap-style:square;v-text-anchor:middle" coordsize="350227,102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" path="m,l282581,r67646,67646l350227,1024487,,1024487,,xe" filled="f" strokecolor="#cff3f8 [660]" strokeweight="3pt">
                            <v:path arrowok="t" o:connecttype="custom" o:connectlocs="0,0;282581,0;350227,67646;350227,1024487;0,1024487;0,0" o:connectangles="0,0,0,0,0,0"/>
                          </v:shape>
                        </v:group>
                        <v:rect id="Rectangle 801" o:spid="_x0000_s1031" style="position:absolute;left:1599;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" filled="f" stroked="f" strokeweight="3pt"/>
                        <v:rect id="Rectangle 802" o:spid="_x0000_s1032" style="position:absolute;left:456;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" filled="f" stroked="f" strokeweight="3pt"/>
                        <v:rect id="Rectangle 803" o:spid="_x0000_s1033" style="position:absolute;left:1599;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" filled="f" stroked="f" strokeweight="3pt"/>
                        <v:rect id="Rectangle 804" o:spid="_x0000_s1034" style="position:absolute;left:456;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" filled="f" stroked="f" strokeweight="3pt"/>
                        <v:rect id="Rectangle 805" o:spid="_x0000_s1035" style="position:absolute;left:1599;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" filled="f" stroked="f" strokeweight="3pt"/>
                        <v:rect id="Rectangle 806" o:spid="_x0000_s1036" style="position:absolute;left:456;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" filled="f" stroked="f" strokeweight="3pt"/>
                        <v:rect id="Rectangle 807" o:spid="_x0000_s1037" style="position:absolute;left:1599;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" filled="f" stroked="f" strokeweight="3pt"/>
                        <v:rect id="Rectangle 808" o:spid="_x0000_s1038" style="position:absolute;left:456;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" filled="f" stroked="f" strokeweight="3pt"/>
                        <v:rect id="Rectangle 809" o:spid="_x0000_s1039" style="position:absolute;left:4813;top:7651;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" filled="f" stroked="f" strokeweight="3pt"/>
                        <v:rect id="Rectangle 810" o:spid="_x0000_s1040" style="position:absolute;left:3694;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" filled="f" stroked="f" strokeweight="3pt"/>
                        <v:rect id="Rectangle 811" o:spid="_x0000_s1041" style="position:absolute;left:5933;top:7651;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" filled="f" stroked="f" strokeweight="3pt"/>
                        <v:rect id="Rectangle 812" o:spid="_x0000_s1042" style="position:absolute;left:4813;top:6437;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" filled="f" stroked="f" strokeweight="3pt"/>
                        <v:rect id="Rectangle 813" o:spid="_x0000_s1043" style="position:absolute;left:3694;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" filled="f" stroked="f" strokeweight="3pt"/>
                        <v:rect id="Rectangle 814" o:spid="_x0000_s1044" style="position:absolute;left:5933;top:6437;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" filled="f" stroked="f" strokeweight="3pt"/>
                        <v:rect id="Rectangle 815" o:spid="_x0000_s1045" style="position:absolute;left:4813;top:5222;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" filled="f" stroked="f" strokeweight="3pt"/>
                        <v:rect id="Rectangle 816" o:spid="_x0000_s1046" style="position:absolute;left:3694;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" filled="f" stroked="f" strokeweight="3pt"/>
                        <v:rect id="Rectangle 817" o:spid="_x0000_s1047" style="position:absolute;left:5933;top:5222;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" filled="f" stroked="f" strokeweight="3pt"/>
                        <v:rect id="Rectangle 818" o:spid="_x0000_s1048" style="position:absolute;left:4813;top:400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" filled="f" stroked="f" strokeweight="3pt"/>
                        <v:rect id="Rectangle 819" o:spid="_x0000_s1049" style="position:absolute;left:3694;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" filled="f" stroked="f" strokeweight="3pt"/>
                        <v:rect id="Rectangle 820" o:spid="_x0000_s1050" style="position:absolute;left:5933;top:400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" filled="f" stroked="f" strokeweight="3pt"/>
                        <v:rect id="Rectangle 821" o:spid="_x0000_s1051" style="position:absolute;left:4813;top:2839;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" filled="f" stroked="f" strokeweight="3pt"/>
                        <v:rect id="Rectangle 822" o:spid="_x0000_s1052" style="position:absolute;left:3694;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" filled="f" stroked="f" strokeweight="3pt"/>
                        <v:rect id="Rectangle 823" o:spid="_x0000_s1053" style="position:absolute;left:5933;top:2839;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" filled="f" stroked="f" strokeweight="3pt"/>
                        <v:rect id="Rectangle 824" o:spid="_x0000_s1054" style="position:absolute;left:4813;top:162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" filled="f" stroked="f" strokeweight="3pt"/>
                        <v:rect id="Rectangle 825" o:spid="_x0000_s1055" style="position:absolute;left:3694;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" filled="f" stroked="f" strokeweight="3pt"/>
                        <v:rect id="Rectangle 826" o:spid="_x0000_s1056" style="position:absolute;left:5933;top:162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" filled="f" stroked="f" strokeweight="3pt"/>
                        <v:rect id="Rectangle 827" o:spid="_x0000_s1057" style="position:absolute;left:4813;top:410;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" filled="f" stroked="f" strokeweight="3pt"/>
                        <v:rect id="Rectangle 828" o:spid="_x0000_s1058" style="position:absolute;left:3694;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" filled="f" stroked="f" strokeweight="3pt"/>
                        <v:rect id="Rectangle 829" o:spid="_x0000_s1059" style="position:absolute;left:5933;top:41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" filled="f" stroked="f" strokeweight="3pt"/>
                        <v:rect id="Rectangle 830" o:spid="_x0000_s1060" style="position:absolute;left:4813;top:8866;width:667;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" filled="f" stroked="f" strokeweight="3pt"/>
                      </v:group>
                      <v:group id="Group 470" o:spid="_x0000_s1061" style="position:absolute;left:63393;top:2388;width:3677;height:4223" coordorigin="59763,2273" coordsize="5802,6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">
                        <v:group id="Group 832" o:spid="_x0000_s1062" style="position:absolute;left:59763;top:2273;width:5802;height:6522" coordorigin="59763,2273" coordsize="4740,6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">
                          <v:rect id="Rectangle 833" o:spid="_x0000_s1063" style="position:absolute;left:59763;top:4767;width:2371;height:40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" filled="f" strokecolor="#cff3f8 [660]" strokeweight="3pt"/>
                          <v:shape id="Snip Single Corner Rectangle 486" o:spid="_x0000_s1064" style="position:absolute;left:62133;top:2273;width:2370;height:6522;visibility:visible;mso-wrap-style:square;v-text-anchor:middle" coordsize="237016,65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" path="m,l188240,r48776,48776l237016,652180,,652180,,xe" filled="f" strokecolor="#cff3f8 [660]" strokeweight="3pt">
                            <v:path arrowok="t" o:connecttype="custom" o:connectlocs="0,0;188240,0;237016,48776;237016,652180;0,652180;0,0" o:connectangles="0,0,0,0,0,0"/>
                          </v:shape>
                        </v:group>
                        <v:rect id="Rectangle 835" o:spid="_x0000_s1065" style="position:absolute;left:61264;top:5184;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" filled="f" stroked="f" strokeweight="3pt"/>
                        <v:rect id="Rectangle 836" o:spid="_x0000_s1066" style="position:absolute;left:60223;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" filled="f" stroked="f" strokeweight="3pt"/>
                        <v:rect id="Rectangle 837" o:spid="_x0000_s1067" style="position:absolute;left:61264;top:6398;width:667;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" filled="f" stroked="f" strokeweight="3pt"/>
                        <v:rect id="Rectangle 838" o:spid="_x0000_s1068" style="position:absolute;left:60223;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" filled="f" stroked="f" strokeweight="3pt"/>
                        <v:rect id="Rectangle 839" o:spid="_x0000_s1069" style="position:absolute;left:64105;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" filled="f" stroked="f" strokeweight="3pt"/>
                        <v:rect id="Rectangle 840" o:spid="_x0000_s1070" style="position:absolute;left:63117;top:6398;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" filled="f" stroked="f" strokeweight="3pt"/>
                        <v:rect id="Rectangle 841" o:spid="_x0000_s1071" style="position:absolute;left:64105;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" filled="f" stroked="f" strokeweight="3pt"/>
                        <v:rect id="Rectangle 842" o:spid="_x0000_s1072" style="position:absolute;left:63117;top:5184;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" filled="f" stroked="f" strokeweight="3pt"/>
                        <v:rect id="Rectangle 843" o:spid="_x0000_s1073" style="position:absolute;left:64105;top:401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" filled="f" stroked="f" strokeweight="3pt"/>
                        <v:rect id="Rectangle 844" o:spid="_x0000_s1074" style="position:absolute;left:63117;top:4015;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" filled="f" stroked="f" strokeweight="3pt"/>
                        <v:rect id="Rectangle 845" o:spid="_x0000_s1075" style="position:absolute;left:64105;top:280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" filled="f" stroked="f" strokeweight="3pt"/>
                        <v:rect id="Rectangle 846" o:spid="_x0000_s1076" style="position:absolute;left:63117;top:2800;width:66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" filled="f" stroked="f" strokeweight="3pt"/>
                        <v:rect id="Rectangle 847" o:spid="_x0000_s1077" style="position:absolute;left:63117;top:7555;width:666;height:1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" filled="f" stroked="f" strokeweight="3pt"/>
                      </v:group>
                      <w10:wrap anchory="page"/>
                    </v:group>
                  </w:pict>
                </mc:Fallback>
              </mc:AlternateContent>
            </w: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61B1B5AA" w14:textId="344FE3EF"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151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hideMark/>
          </w:tcPr>
          <w:p w14:paraId="79933377" w14:textId="153DDF30" w:rsidR="00227CD3" w:rsidRPr="00BC303F" w:rsidRDefault="00227CD3" w:rsidP="00227CD3">
            <w:pPr>
              <w:pStyle w:val="BB2023Body"/>
              <w:spacing w:after="0" w:line="240" w:lineRule="auto"/>
              <w:ind w:left="0"/>
              <w:jc w:val="center"/>
              <w:rPr>
                <w:rFonts w:asciiTheme="majorHAnsi" w:hAnsiTheme="majorHAnsi"/>
                <w:sz w:val="14"/>
                <w:szCs w:val="18"/>
              </w:rPr>
            </w:pPr>
            <w:r w:rsidRPr="00B85429">
              <w:rPr>
                <w:noProof/>
              </w:rPr>
              <w:drawing>
                <wp:anchor distT="0" distB="0" distL="114300" distR="114300" simplePos="0" relativeHeight="252017816" behindDoc="0" locked="0" layoutInCell="1" allowOverlap="1" wp14:anchorId="1DC01255" wp14:editId="5B6BD3A4">
                  <wp:simplePos x="0" y="0"/>
                  <wp:positionH relativeFrom="column">
                    <wp:posOffset>304169</wp:posOffset>
                  </wp:positionH>
                  <wp:positionV relativeFrom="paragraph">
                    <wp:posOffset>273894</wp:posOffset>
                  </wp:positionV>
                  <wp:extent cx="317984" cy="317984"/>
                  <wp:effectExtent l="0" t="0" r="6350" b="635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6"/>
                          <pic:cNvPicPr>
                            <a:picLocks noChangeAspect="1" noChangeArrowheads="1"/>
                          </pic:cNvPicPr>
                        </pic:nvPicPr>
                        <pic:blipFill>
                          <a:blip r:embed="rId152">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bwMode="auto">
                          <a:xfrm>
                            <a:off x="0" y="0"/>
                            <a:ext cx="322465" cy="322465"/>
                          </a:xfrm>
                          <a:prstGeom prst="rect">
                            <a:avLst/>
                          </a:prstGeom>
                          <a:noFill/>
                        </pic:spPr>
                      </pic:pic>
                    </a:graphicData>
                  </a:graphic>
                  <wp14:sizeRelH relativeFrom="margin">
                    <wp14:pctWidth>0</wp14:pctWidth>
                  </wp14:sizeRelH>
                  <wp14:sizeRelV relativeFrom="margin">
                    <wp14:pctHeight>0</wp14:pctHeight>
                  </wp14:sizeRelV>
                </wp:anchor>
              </w:drawing>
            </w:r>
            <w:r w:rsidRPr="00BC303F">
              <w:rPr>
                <w:rFonts w:asciiTheme="majorHAnsi" w:hAnsiTheme="majorHAnsi"/>
                <w:b/>
                <w:bCs/>
                <w:sz w:val="14"/>
                <w:szCs w:val="18"/>
              </w:rPr>
              <w:t>Capacity Utilization</w:t>
            </w: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F2A4DF9" w14:textId="70822483"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34FE191B" w14:textId="2A28E42D" w:rsidR="00227CD3" w:rsidRPr="00BC303F" w:rsidRDefault="00227CD3" w:rsidP="00227CD3">
            <w:pPr>
              <w:pStyle w:val="BB2023Body"/>
              <w:spacing w:after="0" w:line="240" w:lineRule="auto"/>
              <w:ind w:left="0"/>
              <w:jc w:val="center"/>
            </w:pPr>
          </w:p>
        </w:tc>
      </w:tr>
      <w:tr w:rsidR="00227CD3" w:rsidRPr="00BC303F" w14:paraId="1159A91A"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DB91E6A"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51D0B082" w14:textId="20156049"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104990"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61E2E716" w14:textId="112D26D9"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58C825A9" w14:textId="77777777" w:rsidR="00227CD3" w:rsidRPr="00BC303F" w:rsidRDefault="00227CD3" w:rsidP="00227CD3">
            <w:pPr>
              <w:pStyle w:val="BB2023Body"/>
              <w:spacing w:after="0" w:line="240" w:lineRule="auto"/>
              <w:ind w:left="0"/>
              <w:jc w:val="center"/>
            </w:pPr>
          </w:p>
        </w:tc>
      </w:tr>
      <w:tr w:rsidR="00227CD3" w:rsidRPr="00BC303F" w14:paraId="6A111280"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B902B8"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FAA1021" w14:textId="0EEB5092"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39A02C"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FC29E30" w14:textId="5A880B31"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083B67FD" w14:textId="77777777" w:rsidR="00227CD3" w:rsidRPr="00BC303F" w:rsidRDefault="00227CD3" w:rsidP="00227CD3">
            <w:pPr>
              <w:pStyle w:val="BB2023Body"/>
              <w:spacing w:after="0" w:line="240" w:lineRule="auto"/>
              <w:ind w:left="0"/>
              <w:jc w:val="center"/>
            </w:pPr>
          </w:p>
        </w:tc>
      </w:tr>
      <w:tr w:rsidR="00227CD3" w:rsidRPr="00BC303F" w14:paraId="05ADB5C6" w14:textId="77777777" w:rsidTr="0061375E">
        <w:tblPrEx>
          <w:tblCellMar>
            <w:left w:w="0" w:type="dxa"/>
            <w:right w:w="0" w:type="dxa"/>
          </w:tblCellMar>
        </w:tblPrEx>
        <w:trPr>
          <w:trHeight w:val="20"/>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2BFF9E2E" w14:textId="7792A413"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086410D9" w14:textId="37FEBEB2"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151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hideMark/>
          </w:tcPr>
          <w:p w14:paraId="01E708E9" w14:textId="41B0D4B4" w:rsidR="00227CD3" w:rsidRPr="00BC303F" w:rsidRDefault="00227CD3" w:rsidP="00227CD3">
            <w:pPr>
              <w:pStyle w:val="BB2023Body"/>
              <w:spacing w:after="0" w:line="240" w:lineRule="auto"/>
              <w:ind w:left="0"/>
              <w:jc w:val="center"/>
              <w:rPr>
                <w:rFonts w:asciiTheme="majorHAnsi" w:hAnsiTheme="majorHAnsi"/>
                <w:sz w:val="14"/>
                <w:szCs w:val="18"/>
              </w:rPr>
            </w:pPr>
            <w:r w:rsidRPr="00B85429">
              <w:rPr>
                <w:noProof/>
              </w:rPr>
              <w:drawing>
                <wp:anchor distT="0" distB="0" distL="114300" distR="114300" simplePos="0" relativeHeight="252018840" behindDoc="0" locked="0" layoutInCell="1" allowOverlap="1" wp14:anchorId="553AB6C0" wp14:editId="52A31EC2">
                  <wp:simplePos x="0" y="0"/>
                  <wp:positionH relativeFrom="column">
                    <wp:posOffset>253983</wp:posOffset>
                  </wp:positionH>
                  <wp:positionV relativeFrom="paragraph">
                    <wp:posOffset>147053</wp:posOffset>
                  </wp:positionV>
                  <wp:extent cx="418356" cy="410478"/>
                  <wp:effectExtent l="0" t="0" r="1270" b="889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6"/>
                          <pic:cNvPicPr>
                            <a:picLocks noChangeAspect="1" noChangeArrowheads="1"/>
                          </pic:cNvPicPr>
                        </pic:nvPicPr>
                        <pic:blipFill>
                          <a:blip r:embed="rId153">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bwMode="auto">
                          <a:xfrm>
                            <a:off x="0" y="0"/>
                            <a:ext cx="422505" cy="414549"/>
                          </a:xfrm>
                          <a:prstGeom prst="rect">
                            <a:avLst/>
                          </a:prstGeom>
                          <a:noFill/>
                        </pic:spPr>
                      </pic:pic>
                    </a:graphicData>
                  </a:graphic>
                  <wp14:sizeRelH relativeFrom="margin">
                    <wp14:pctWidth>0</wp14:pctWidth>
                  </wp14:sizeRelH>
                  <wp14:sizeRelV relativeFrom="margin">
                    <wp14:pctHeight>0</wp14:pctHeight>
                  </wp14:sizeRelV>
                </wp:anchor>
              </w:drawing>
            </w:r>
            <w:r w:rsidRPr="00B85429">
              <w:rPr>
                <w:noProof/>
              </w:rPr>
              <w:drawing>
                <wp:anchor distT="0" distB="0" distL="114300" distR="114300" simplePos="0" relativeHeight="252015768" behindDoc="0" locked="0" layoutInCell="1" allowOverlap="1" wp14:anchorId="351C527A" wp14:editId="0F960AF8">
                  <wp:simplePos x="0" y="0"/>
                  <wp:positionH relativeFrom="column">
                    <wp:posOffset>76835</wp:posOffset>
                  </wp:positionH>
                  <wp:positionV relativeFrom="paragraph">
                    <wp:posOffset>-1779270</wp:posOffset>
                  </wp:positionV>
                  <wp:extent cx="774065" cy="260350"/>
                  <wp:effectExtent l="0" t="0" r="6985" b="635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
                          <pic:cNvPicPr>
                            <a:picLocks noChangeAspect="1" noChangeArrowheads="1"/>
                          </pic:cNvPicPr>
                        </pic:nvPicPr>
                        <pic:blipFill>
                          <a:blip r:embed="rId154">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bwMode="auto">
                          <a:xfrm>
                            <a:off x="0" y="0"/>
                            <a:ext cx="774065" cy="260350"/>
                          </a:xfrm>
                          <a:prstGeom prst="rect">
                            <a:avLst/>
                          </a:prstGeom>
                          <a:noFill/>
                        </pic:spPr>
                      </pic:pic>
                    </a:graphicData>
                  </a:graphic>
                  <wp14:sizeRelH relativeFrom="margin">
                    <wp14:pctWidth>0</wp14:pctWidth>
                  </wp14:sizeRelH>
                  <wp14:sizeRelV relativeFrom="margin">
                    <wp14:pctHeight>0</wp14:pctHeight>
                  </wp14:sizeRelV>
                </wp:anchor>
              </w:drawing>
            </w:r>
            <w:r w:rsidRPr="00B85429">
              <w:rPr>
                <w:noProof/>
              </w:rPr>
              <w:drawing>
                <wp:anchor distT="0" distB="0" distL="114300" distR="114300" simplePos="0" relativeHeight="252016792" behindDoc="0" locked="0" layoutInCell="1" allowOverlap="1" wp14:anchorId="5B26D5BE" wp14:editId="0A2F80C6">
                  <wp:simplePos x="0" y="0"/>
                  <wp:positionH relativeFrom="column">
                    <wp:posOffset>178435</wp:posOffset>
                  </wp:positionH>
                  <wp:positionV relativeFrom="paragraph">
                    <wp:posOffset>-1173480</wp:posOffset>
                  </wp:positionV>
                  <wp:extent cx="570230" cy="332740"/>
                  <wp:effectExtent l="0" t="0" r="127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pic:cNvPicPr>
                            <a:picLocks noChangeAspect="1"/>
                          </pic:cNvPicPr>
                        </pic:nvPicPr>
                        <pic:blipFill>
                          <a:blip r:embed="rId155">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a:xfrm>
                            <a:off x="0" y="0"/>
                            <a:ext cx="570230" cy="332740"/>
                          </a:xfrm>
                          <a:prstGeom prst="rect">
                            <a:avLst/>
                          </a:prstGeom>
                        </pic:spPr>
                      </pic:pic>
                    </a:graphicData>
                  </a:graphic>
                  <wp14:sizeRelH relativeFrom="margin">
                    <wp14:pctWidth>0</wp14:pctWidth>
                  </wp14:sizeRelH>
                  <wp14:sizeRelV relativeFrom="margin">
                    <wp14:pctHeight>0</wp14:pctHeight>
                  </wp14:sizeRelV>
                </wp:anchor>
              </w:drawing>
            </w:r>
            <w:r w:rsidRPr="00BC303F">
              <w:rPr>
                <w:rFonts w:asciiTheme="majorHAnsi" w:hAnsiTheme="majorHAnsi"/>
                <w:b/>
                <w:bCs/>
                <w:sz w:val="14"/>
                <w:szCs w:val="18"/>
              </w:rPr>
              <w:t>Inventory*</w:t>
            </w: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74D8F57" w14:textId="2C51A280"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1580B508" w14:textId="78B99531" w:rsidR="00227CD3" w:rsidRPr="00BC303F" w:rsidRDefault="00227CD3" w:rsidP="00227CD3">
            <w:pPr>
              <w:pStyle w:val="BB2023Body"/>
              <w:spacing w:after="0" w:line="240" w:lineRule="auto"/>
              <w:ind w:left="0"/>
              <w:jc w:val="center"/>
            </w:pPr>
          </w:p>
        </w:tc>
      </w:tr>
      <w:tr w:rsidR="00227CD3" w:rsidRPr="00BC303F" w14:paraId="3447AADD"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231371"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00ADBDD5" w14:textId="22A5F728"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583786"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6756CA6C" w14:textId="223DBC35"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07A0862A" w14:textId="77777777" w:rsidR="00227CD3" w:rsidRPr="00BC303F" w:rsidRDefault="00227CD3" w:rsidP="00227CD3">
            <w:pPr>
              <w:pStyle w:val="BB2023Body"/>
              <w:spacing w:after="0" w:line="240" w:lineRule="auto"/>
              <w:ind w:left="0"/>
              <w:jc w:val="center"/>
            </w:pPr>
          </w:p>
        </w:tc>
      </w:tr>
      <w:tr w:rsidR="00227CD3" w:rsidRPr="00BC303F" w14:paraId="0BD0E2BF" w14:textId="77777777" w:rsidTr="0061375E">
        <w:tblPrEx>
          <w:tblCellMar>
            <w:left w:w="0" w:type="dxa"/>
            <w:right w:w="0" w:type="dxa"/>
          </w:tblCellMar>
        </w:tblPrEx>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729D34"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405A138" w14:textId="3F0153F7"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06A634"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522EFF6" w14:textId="3E1F524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785C6663" w14:textId="77777777" w:rsidR="00227CD3" w:rsidRPr="00BC303F" w:rsidRDefault="00227CD3" w:rsidP="00227CD3">
            <w:pPr>
              <w:pStyle w:val="BB2023Body"/>
              <w:spacing w:after="0" w:line="240" w:lineRule="auto"/>
              <w:ind w:left="0"/>
              <w:jc w:val="center"/>
            </w:pPr>
          </w:p>
        </w:tc>
      </w:tr>
    </w:tbl>
    <w:p w14:paraId="679779BF" w14:textId="767A79DF" w:rsidR="009B66E5" w:rsidRPr="002F622A" w:rsidRDefault="009B66E5" w:rsidP="009B66E5">
      <w:pPr>
        <w:pStyle w:val="BB2023Body"/>
        <w:spacing w:before="120" w:after="0"/>
        <w:ind w:left="0"/>
        <w:rPr>
          <w:sz w:val="14"/>
          <w:szCs w:val="18"/>
        </w:rPr>
      </w:pPr>
      <w:r w:rsidRPr="002F622A">
        <w:rPr>
          <w:i/>
          <w:iCs/>
          <w:sz w:val="14"/>
          <w:szCs w:val="18"/>
        </w:rPr>
        <w:t>Source:</w:t>
      </w:r>
      <w:r w:rsidRPr="002F622A">
        <w:rPr>
          <w:sz w:val="14"/>
          <w:szCs w:val="18"/>
        </w:rPr>
        <w:t xml:space="preserve"> Survey results.</w:t>
      </w:r>
      <w:r w:rsidR="00020AA3" w:rsidRPr="00020AA3">
        <w:rPr>
          <w:noProof/>
        </w:rPr>
        <w:t xml:space="preserve"> </w:t>
      </w:r>
      <w:r w:rsidR="00D13CBA" w:rsidRPr="00D13CBA">
        <w:rPr>
          <w:noProof/>
        </w:rPr>
        <w:t xml:space="preserve"> </w:t>
      </w:r>
    </w:p>
    <w:p w14:paraId="392695B7" w14:textId="77777777" w:rsidR="009B66E5" w:rsidRDefault="009B66E5" w:rsidP="009B66E5">
      <w:pPr>
        <w:pStyle w:val="BB2023Body"/>
        <w:ind w:left="0"/>
        <w:rPr>
          <w:sz w:val="14"/>
          <w:szCs w:val="18"/>
        </w:rPr>
      </w:pPr>
      <w:r w:rsidRPr="002F622A">
        <w:rPr>
          <w:sz w:val="14"/>
          <w:szCs w:val="18"/>
        </w:rPr>
        <w:t>* The index for inventory is inverted to indicate the negative impact of its increase on businesses. Hence, a higher inventory index indicates lower inventory and vice versa.</w:t>
      </w:r>
    </w:p>
    <w:p w14:paraId="3E92C00E" w14:textId="77777777" w:rsidR="0049059C" w:rsidRDefault="0049059C" w:rsidP="009B66E5">
      <w:pPr>
        <w:pStyle w:val="BB2023Body"/>
        <w:ind w:left="0"/>
        <w:rPr>
          <w:sz w:val="14"/>
          <w:szCs w:val="18"/>
        </w:rPr>
      </w:pPr>
    </w:p>
    <w:p w14:paraId="79A26AC5" w14:textId="7CCDDBBC" w:rsidR="005347D1" w:rsidRPr="009B7780" w:rsidRDefault="00510F4D" w:rsidP="005C2D0B">
      <w:pPr>
        <w:pStyle w:val="BB2023Body"/>
        <w:ind w:left="0"/>
        <w:rPr>
          <w:rFonts w:asciiTheme="majorHAnsi" w:hAnsiTheme="majorHAnsi"/>
          <w:b/>
          <w:bCs/>
        </w:rPr>
      </w:pPr>
      <w:ins w:id="2772" w:author="Mohamed Abdel-Hakam" w:date="2025-09-29T19:50:00Z">
        <w:r w:rsidRPr="00510F4D">
          <w:rPr>
            <w:rFonts w:asciiTheme="majorHAnsi" w:hAnsiTheme="majorHAnsi"/>
            <w:b/>
            <w:bCs/>
          </w:rPr>
          <w:t>All firms expect final product prices and wages to rise above the neutral level.</w:t>
        </w:r>
      </w:ins>
      <w:del w:id="2773" w:author="Mohamed Abdel-Hakam" w:date="2025-09-29T19:50:00Z">
        <w:r w:rsidR="00B01363" w:rsidRPr="00B01363" w:rsidDel="00510F4D">
          <w:rPr>
            <w:rFonts w:asciiTheme="majorHAnsi" w:hAnsiTheme="majorHAnsi"/>
            <w:b/>
            <w:bCs/>
          </w:rPr>
          <w:delText>All firms expect final product prices and wages to rise above the neutral level.</w:delText>
        </w:r>
      </w:del>
    </w:p>
    <w:p w14:paraId="5A2EC1A1" w14:textId="77777777" w:rsidR="00510F4D" w:rsidRPr="00510F4D" w:rsidRDefault="00510F4D">
      <w:pPr>
        <w:pStyle w:val="BB2023Body"/>
        <w:ind w:left="0"/>
        <w:rPr>
          <w:ins w:id="2774" w:author="Mohamed Abdel-Hakam" w:date="2025-09-29T19:50:00Z"/>
          <w:b/>
          <w:bCs/>
        </w:rPr>
        <w:pPrChange w:id="2775" w:author="Mohamed Abdel-Hakam" w:date="2025-09-29T19:50:00Z">
          <w:pPr>
            <w:pStyle w:val="BB2023Body"/>
          </w:pPr>
        </w:pPrChange>
      </w:pPr>
      <w:ins w:id="2776" w:author="Mohamed Abdel-Hakam" w:date="2025-09-29T19:50:00Z">
        <w:r w:rsidRPr="00510F4D">
          <w:rPr>
            <w:b/>
            <w:bCs/>
          </w:rPr>
          <w:t xml:space="preserve">The final product price index declined compared to the previous and corresponding quarters, but exceeded the neutral level, driven by the higher input price index from the previous and the corresponding quarters. </w:t>
        </w:r>
      </w:ins>
    </w:p>
    <w:p w14:paraId="17535148" w14:textId="183263C0" w:rsidR="00B01363" w:rsidDel="00510F4D" w:rsidRDefault="00510F4D" w:rsidP="00510F4D">
      <w:pPr>
        <w:pStyle w:val="BB2023Body"/>
        <w:ind w:left="0"/>
        <w:rPr>
          <w:del w:id="2777" w:author="Mohamed Abdel-Hakam" w:date="2025-09-29T19:50:00Z"/>
        </w:rPr>
      </w:pPr>
      <w:ins w:id="2778" w:author="Mohamed Abdel-Hakam" w:date="2025-09-29T19:50:00Z">
        <w:r w:rsidRPr="00510F4D">
          <w:rPr>
            <w:b/>
            <w:bCs/>
          </w:rPr>
          <w:t xml:space="preserve">In the meantime, small and medium enterprises expect a stable wage index at the same values as the previous quarter and higher than neutral level by two points, albeit less than the corresponding quarter </w:t>
        </w:r>
      </w:ins>
      <w:ins w:id="2779" w:author="WTORKY" w:date="2025-10-01T23:53:00Z" w16du:dateUtc="2025-10-01T20:53:00Z">
        <w:r w:rsidR="0087431E" w:rsidRPr="00E442FC">
          <w:rPr>
            <w:noProof/>
          </w:rPr>
          <w:lastRenderedPageBreak/>
          <w:drawing>
            <wp:anchor distT="0" distB="0" distL="114300" distR="114300" simplePos="0" relativeHeight="252141720" behindDoc="1" locked="0" layoutInCell="1" allowOverlap="1" wp14:anchorId="1089F4B1" wp14:editId="60297D69">
              <wp:simplePos x="0" y="0"/>
              <wp:positionH relativeFrom="page">
                <wp:align>left</wp:align>
              </wp:positionH>
              <wp:positionV relativeFrom="paragraph">
                <wp:posOffset>-463550</wp:posOffset>
              </wp:positionV>
              <wp:extent cx="7193915" cy="10010775"/>
              <wp:effectExtent l="0" t="0" r="6985" b="9525"/>
              <wp:wrapNone/>
              <wp:docPr id="290984295" name="Picture 29098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915" cy="10010775"/>
                      </a:xfrm>
                      <a:prstGeom prst="rect">
                        <a:avLst/>
                      </a:prstGeom>
                      <a:noFill/>
                    </pic:spPr>
                  </pic:pic>
                </a:graphicData>
              </a:graphic>
              <wp14:sizeRelH relativeFrom="margin">
                <wp14:pctWidth>0</wp14:pctWidth>
              </wp14:sizeRelH>
              <wp14:sizeRelV relativeFrom="margin">
                <wp14:pctHeight>0</wp14:pctHeight>
              </wp14:sizeRelV>
            </wp:anchor>
          </w:drawing>
        </w:r>
      </w:ins>
      <w:del w:id="2780" w:author="WTORKY" w:date="2025-10-01T23:53:00Z" w16du:dateUtc="2025-10-01T20:53:00Z">
        <w:r w:rsidR="0087431E" w:rsidRPr="00E442FC" w:rsidDel="0087431E">
          <w:rPr>
            <w:noProof/>
          </w:rPr>
          <w:drawing>
            <wp:anchor distT="0" distB="0" distL="114300" distR="114300" simplePos="0" relativeHeight="251692184" behindDoc="1" locked="0" layoutInCell="1" allowOverlap="1" wp14:anchorId="555A9C04" wp14:editId="45898CD8">
              <wp:simplePos x="0" y="0"/>
              <wp:positionH relativeFrom="page">
                <wp:posOffset>-243205</wp:posOffset>
              </wp:positionH>
              <wp:positionV relativeFrom="paragraph">
                <wp:posOffset>-499745</wp:posOffset>
              </wp:positionV>
              <wp:extent cx="7848600" cy="10640060"/>
              <wp:effectExtent l="0" t="0" r="0" b="8890"/>
              <wp:wrapNone/>
              <wp:docPr id="1834903436" name="Picture 183490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848600" cy="10640060"/>
                      </a:xfrm>
                      <a:prstGeom prst="rect">
                        <a:avLst/>
                      </a:prstGeom>
                      <a:noFill/>
                    </pic:spPr>
                  </pic:pic>
                </a:graphicData>
              </a:graphic>
              <wp14:sizeRelH relativeFrom="margin">
                <wp14:pctWidth>0</wp14:pctWidth>
              </wp14:sizeRelH>
              <wp14:sizeRelV relativeFrom="margin">
                <wp14:pctHeight>0</wp14:pctHeight>
              </wp14:sizeRelV>
            </wp:anchor>
          </w:drawing>
        </w:r>
      </w:del>
      <w:ins w:id="2781" w:author="Mohamed Abdel-Hakam" w:date="2025-09-29T19:50:00Z">
        <w:r w:rsidRPr="00510F4D">
          <w:rPr>
            <w:b/>
            <w:bCs/>
          </w:rPr>
          <w:t xml:space="preserve">by one point. The expectations of large firms came one point higher than the previous quarter and two </w:t>
        </w:r>
      </w:ins>
      <w:ins w:id="2782" w:author="WTORKY" w:date="2025-10-01T23:38:00Z" w16du:dateUtc="2025-10-01T20:38:00Z">
        <w:r w:rsidR="001C5D6B">
          <w:rPr>
            <w:noProof/>
          </w:rPr>
          <w:drawing>
            <wp:anchor distT="0" distB="0" distL="114300" distR="114300" simplePos="0" relativeHeight="252134552" behindDoc="0" locked="0" layoutInCell="1" allowOverlap="1" wp14:anchorId="02857B44" wp14:editId="44BF3BCA">
              <wp:simplePos x="0" y="0"/>
              <wp:positionH relativeFrom="page">
                <wp:posOffset>5353050</wp:posOffset>
              </wp:positionH>
              <wp:positionV relativeFrom="paragraph">
                <wp:posOffset>831850</wp:posOffset>
              </wp:positionV>
              <wp:extent cx="1911350" cy="2273300"/>
              <wp:effectExtent l="0" t="0" r="0" b="0"/>
              <wp:wrapNone/>
              <wp:docPr id="1816384879" name="Chart 1">
                <a:extLst xmlns:a="http://schemas.openxmlformats.org/drawingml/2006/main">
                  <a:ext uri="{FF2B5EF4-FFF2-40B4-BE49-F238E27FC236}">
                    <a16:creationId xmlns:a16="http://schemas.microsoft.com/office/drawing/2014/main" id="{A9CEBEF0-6215-4A97-84F3-59E16A9E5B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2"/>
                </a:graphicData>
              </a:graphic>
              <wp14:sizeRelH relativeFrom="margin">
                <wp14:pctWidth>0</wp14:pctWidth>
              </wp14:sizeRelH>
              <wp14:sizeRelV relativeFrom="margin">
                <wp14:pctHeight>0</wp14:pctHeight>
              </wp14:sizeRelV>
            </wp:anchor>
          </w:drawing>
        </w:r>
      </w:ins>
      <w:ins w:id="2783" w:author="WTORKY" w:date="2025-10-01T23:37:00Z" w16du:dateUtc="2025-10-01T20:37:00Z">
        <w:r w:rsidR="001C5D6B">
          <w:rPr>
            <w:noProof/>
          </w:rPr>
          <w:drawing>
            <wp:anchor distT="0" distB="0" distL="114300" distR="114300" simplePos="0" relativeHeight="252133528" behindDoc="0" locked="0" layoutInCell="1" allowOverlap="1" wp14:anchorId="4B271247" wp14:editId="2CA7B037">
              <wp:simplePos x="0" y="0"/>
              <wp:positionH relativeFrom="margin">
                <wp:align>left</wp:align>
              </wp:positionH>
              <wp:positionV relativeFrom="paragraph">
                <wp:posOffset>831850</wp:posOffset>
              </wp:positionV>
              <wp:extent cx="1784350" cy="2266950"/>
              <wp:effectExtent l="0" t="0" r="0" b="0"/>
              <wp:wrapNone/>
              <wp:docPr id="979677206" name="Chart 1">
                <a:extLst xmlns:a="http://schemas.openxmlformats.org/drawingml/2006/main">
                  <a:ext uri="{FF2B5EF4-FFF2-40B4-BE49-F238E27FC236}">
                    <a16:creationId xmlns:a16="http://schemas.microsoft.com/office/drawing/2014/main" id="{78C2768E-51FF-4DA4-88F7-4BB4F5D43F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3"/>
                </a:graphicData>
              </a:graphic>
              <wp14:sizeRelH relativeFrom="margin">
                <wp14:pctWidth>0</wp14:pctWidth>
              </wp14:sizeRelH>
              <wp14:sizeRelV relativeFrom="margin">
                <wp14:pctHeight>0</wp14:pctHeight>
              </wp14:sizeRelV>
            </wp:anchor>
          </w:drawing>
        </w:r>
      </w:ins>
      <w:ins w:id="2784" w:author="Mohamed Abdel-Hakam" w:date="2025-09-29T19:50:00Z">
        <w:r w:rsidRPr="00510F4D">
          <w:rPr>
            <w:b/>
            <w:bCs/>
          </w:rPr>
          <w:t>points lower than the corresponding quarter (Figure 3-5).</w:t>
        </w:r>
      </w:ins>
      <w:ins w:id="2785" w:author="WTORKY" w:date="2025-10-01T23:38:00Z" w16du:dateUtc="2025-10-01T20:38:00Z">
        <w:r w:rsidR="001C5D6B" w:rsidRPr="001C5D6B">
          <w:rPr>
            <w:noProof/>
          </w:rPr>
          <w:t xml:space="preserve"> </w:t>
        </w:r>
      </w:ins>
      <w:ins w:id="2786" w:author="Mohamed Abdel-Hakam" w:date="2025-09-29T19:50:00Z">
        <w:r w:rsidRPr="00510F4D">
          <w:rPr>
            <w:b/>
            <w:bCs/>
          </w:rPr>
          <w:t xml:space="preserve"> </w:t>
        </w:r>
      </w:ins>
      <w:del w:id="2787" w:author="Mohamed Abdel-Hakam" w:date="2025-09-29T19:50:00Z">
        <w:r w:rsidR="00B01363" w:rsidRPr="00B01363" w:rsidDel="00510F4D">
          <w:rPr>
            <w:b/>
            <w:bCs/>
          </w:rPr>
          <w:delText>All firms</w:delText>
        </w:r>
        <w:r w:rsidR="00B01363" w:rsidRPr="00B01363" w:rsidDel="00510F4D">
          <w:delText xml:space="preserve"> expect </w:delText>
        </w:r>
        <w:r w:rsidR="00B01363" w:rsidRPr="00B01363" w:rsidDel="00510F4D">
          <w:rPr>
            <w:b/>
            <w:bCs/>
          </w:rPr>
          <w:delText>the final product price index</w:delText>
        </w:r>
        <w:r w:rsidR="00B01363" w:rsidRPr="00B01363" w:rsidDel="00510F4D">
          <w:delText xml:space="preserve"> to rise above the </w:delText>
        </w:r>
        <w:r w:rsidR="00B01363" w:rsidRPr="00B01363" w:rsidDel="00510F4D">
          <w:rPr>
            <w:b/>
            <w:bCs/>
          </w:rPr>
          <w:delText>neutral level</w:delText>
        </w:r>
      </w:del>
      <w:ins w:id="2788" w:author="Andre Michel" w:date="2025-07-10T13:04:00Z">
        <w:del w:id="2789" w:author="Mohamed Abdel-Hakam" w:date="2025-09-29T19:50:00Z">
          <w:r w:rsidR="00D11488" w:rsidDel="00510F4D">
            <w:rPr>
              <w:b/>
              <w:bCs/>
            </w:rPr>
            <w:delText>,</w:delText>
          </w:r>
        </w:del>
      </w:ins>
      <w:del w:id="2790" w:author="Mohamed Abdel-Hakam" w:date="2025-09-29T19:50:00Z">
        <w:r w:rsidR="00B01363" w:rsidRPr="00B01363" w:rsidDel="00510F4D">
          <w:delText xml:space="preserve"> as well as</w:delText>
        </w:r>
      </w:del>
      <w:ins w:id="2791" w:author="Andre Michel" w:date="2025-07-10T13:04:00Z">
        <w:del w:id="2792" w:author="Mohamed Abdel-Hakam" w:date="2025-09-29T19:50:00Z">
          <w:r w:rsidR="00D11488" w:rsidDel="00510F4D">
            <w:delText>with</w:delText>
          </w:r>
        </w:del>
      </w:ins>
      <w:del w:id="2793" w:author="Mohamed Abdel-Hakam" w:date="2025-09-29T19:50:00Z">
        <w:r w:rsidR="00B01363" w:rsidRPr="00B01363" w:rsidDel="00510F4D">
          <w:delText xml:space="preserve"> the previous and corresponding quarters. </w:delText>
        </w:r>
        <w:r w:rsidR="00B01363" w:rsidRPr="00B01363" w:rsidDel="00510F4D">
          <w:rPr>
            <w:b/>
            <w:bCs/>
          </w:rPr>
          <w:delText>Large firms expect the input price index</w:delText>
        </w:r>
        <w:r w:rsidR="00B01363" w:rsidRPr="00B01363" w:rsidDel="00510F4D">
          <w:delText xml:space="preserve"> to register values below the </w:delText>
        </w:r>
        <w:r w:rsidR="00B01363" w:rsidRPr="00B01363" w:rsidDel="00510F4D">
          <w:rPr>
            <w:b/>
            <w:bCs/>
          </w:rPr>
          <w:delText>neutral level and comparable</w:delText>
        </w:r>
        <w:r w:rsidR="00B01363" w:rsidRPr="00B01363" w:rsidDel="00510F4D">
          <w:delText xml:space="preserve"> to the previous quarter, albeit 31 points lower than the corresponding quarter, while its expectations for the </w:delText>
        </w:r>
        <w:r w:rsidR="00B01363" w:rsidRPr="00B01363" w:rsidDel="00510F4D">
          <w:rPr>
            <w:b/>
            <w:bCs/>
          </w:rPr>
          <w:delText>wage index</w:delText>
        </w:r>
        <w:r w:rsidR="00B01363" w:rsidRPr="00B01363" w:rsidDel="00510F4D">
          <w:delText xml:space="preserve"> declined below the previous and corresponding quarters.</w:delText>
        </w:r>
      </w:del>
    </w:p>
    <w:p w14:paraId="3312FEA1" w14:textId="4D97F8C0" w:rsidR="00A74744" w:rsidDel="00510F4D" w:rsidRDefault="00A74744" w:rsidP="00E810EA">
      <w:pPr>
        <w:pStyle w:val="BB2023Body"/>
        <w:ind w:left="0"/>
        <w:rPr>
          <w:del w:id="2794" w:author="Mohamed Abdel-Hakam" w:date="2025-09-29T19:50:00Z"/>
        </w:rPr>
      </w:pPr>
      <w:del w:id="2795" w:author="Mohamed Abdel-Hakam" w:date="2025-09-29T19:50:00Z">
        <w:r w:rsidRPr="00A74744" w:rsidDel="00510F4D">
          <w:rPr>
            <w:b/>
            <w:bCs/>
          </w:rPr>
          <w:delText>Small and medium-sized enterprises</w:delText>
        </w:r>
        <w:r w:rsidRPr="00A74744" w:rsidDel="00510F4D">
          <w:delText xml:space="preserve"> expect the </w:delText>
        </w:r>
        <w:r w:rsidRPr="00A74744" w:rsidDel="00510F4D">
          <w:rPr>
            <w:b/>
            <w:bCs/>
          </w:rPr>
          <w:delText>input price index</w:delText>
        </w:r>
        <w:r w:rsidRPr="00A74744" w:rsidDel="00510F4D">
          <w:delText xml:space="preserve"> to decline below the neutral level, and lower than the previous and corresponding quarters, while their expectations for the </w:delText>
        </w:r>
        <w:r w:rsidRPr="00A74744" w:rsidDel="00510F4D">
          <w:rPr>
            <w:b/>
            <w:bCs/>
          </w:rPr>
          <w:delText>wage index</w:delText>
        </w:r>
        <w:r w:rsidRPr="00A74744" w:rsidDel="00510F4D">
          <w:delText xml:space="preserve"> are similar to the corresponding quarter, exceeding the </w:delText>
        </w:r>
        <w:r w:rsidRPr="00A74744" w:rsidDel="00510F4D">
          <w:rPr>
            <w:b/>
            <w:bCs/>
          </w:rPr>
          <w:delText xml:space="preserve">neutral level </w:delText>
        </w:r>
        <w:r w:rsidRPr="00A74744" w:rsidDel="00510F4D">
          <w:delText xml:space="preserve">by two points, albeit 32 points less than the previous quarter </w:delText>
        </w:r>
        <w:r w:rsidRPr="00172E3E" w:rsidDel="00510F4D">
          <w:rPr>
            <w:b/>
            <w:bCs/>
          </w:rPr>
          <w:delText>(Figure 3-5).</w:delText>
        </w:r>
      </w:del>
    </w:p>
    <w:p w14:paraId="1738DB00" w14:textId="77777777" w:rsidR="00A74744" w:rsidRDefault="00A74744" w:rsidP="00E810EA">
      <w:pPr>
        <w:pStyle w:val="BB2023Body"/>
        <w:ind w:left="0"/>
      </w:pPr>
    </w:p>
    <w:tbl>
      <w:tblPr>
        <w:tblW w:w="9900" w:type="dxa"/>
        <w:tblCellMar>
          <w:left w:w="0" w:type="dxa"/>
          <w:right w:w="0" w:type="dxa"/>
        </w:tblCellMar>
        <w:tblLook w:val="0600" w:firstRow="0" w:lastRow="0" w:firstColumn="0" w:lastColumn="0" w:noHBand="1" w:noVBand="1"/>
      </w:tblPr>
      <w:tblGrid>
        <w:gridCol w:w="2592"/>
        <w:gridCol w:w="1638"/>
        <w:gridCol w:w="1398"/>
        <w:gridCol w:w="1517"/>
        <w:gridCol w:w="67"/>
        <w:gridCol w:w="2688"/>
      </w:tblGrid>
      <w:tr w:rsidR="001B0CC4" w:rsidRPr="00BC303F" w14:paraId="56A5C178" w14:textId="77777777" w:rsidTr="0061375E">
        <w:trPr>
          <w:trHeight w:val="20"/>
        </w:trPr>
        <w:tc>
          <w:tcPr>
            <w:tcW w:w="2592" w:type="dxa"/>
            <w:tcBorders>
              <w:left w:val="nil"/>
            </w:tcBorders>
            <w:tcMar>
              <w:top w:w="72" w:type="dxa"/>
              <w:left w:w="144" w:type="dxa"/>
              <w:bottom w:w="72" w:type="dxa"/>
              <w:right w:w="144" w:type="dxa"/>
            </w:tcMar>
            <w:vAlign w:val="center"/>
          </w:tcPr>
          <w:p w14:paraId="5786EA14" w14:textId="692A78ED" w:rsidR="001B0CC4" w:rsidRPr="00BC303F" w:rsidRDefault="001B0CC4" w:rsidP="00AE7406">
            <w:pPr>
              <w:pStyle w:val="BB2023Body"/>
              <w:spacing w:after="0" w:line="240" w:lineRule="auto"/>
              <w:ind w:left="0"/>
              <w:jc w:val="center"/>
            </w:pPr>
          </w:p>
        </w:tc>
        <w:tc>
          <w:tcPr>
            <w:tcW w:w="4553" w:type="dxa"/>
            <w:gridSpan w:val="3"/>
            <w:vMerge w:val="restart"/>
            <w:shd w:val="clear" w:color="auto" w:fill="8C8EF0"/>
            <w:tcMar>
              <w:top w:w="15" w:type="dxa"/>
              <w:left w:w="15" w:type="dxa"/>
              <w:bottom w:w="0" w:type="dxa"/>
              <w:right w:w="15" w:type="dxa"/>
            </w:tcMar>
            <w:vAlign w:val="center"/>
          </w:tcPr>
          <w:p w14:paraId="000CF7AF" w14:textId="250C807D" w:rsidR="00AD7B5E" w:rsidRDefault="00AD7B5E" w:rsidP="00AD7B5E">
            <w:pPr>
              <w:pStyle w:val="BB2023Body"/>
              <w:spacing w:after="0" w:line="240" w:lineRule="auto"/>
              <w:ind w:left="-86"/>
              <w:jc w:val="center"/>
              <w:rPr>
                <w:rFonts w:asciiTheme="majorHAnsi" w:hAnsiTheme="majorHAnsi"/>
                <w:b/>
                <w:bCs/>
                <w:color w:val="FFFFFF" w:themeColor="background1"/>
                <w:sz w:val="14"/>
                <w:szCs w:val="18"/>
              </w:rPr>
            </w:pPr>
            <w:r w:rsidRPr="00E0471E">
              <w:rPr>
                <w:rFonts w:asciiTheme="majorHAnsi" w:hAnsiTheme="majorHAnsi"/>
                <w:b/>
                <w:bCs/>
                <w:color w:val="FFFFFF" w:themeColor="background1"/>
                <w:sz w:val="14"/>
                <w:szCs w:val="18"/>
              </w:rPr>
              <w:t>Figure 3.</w:t>
            </w:r>
            <w:r>
              <w:rPr>
                <w:rFonts w:asciiTheme="majorHAnsi" w:hAnsiTheme="majorHAnsi"/>
                <w:b/>
                <w:bCs/>
                <w:color w:val="FFFFFF" w:themeColor="background1"/>
                <w:sz w:val="14"/>
                <w:szCs w:val="18"/>
              </w:rPr>
              <w:t>5</w:t>
            </w:r>
            <w:r w:rsidRPr="00E0471E">
              <w:rPr>
                <w:rFonts w:asciiTheme="majorHAnsi" w:hAnsiTheme="majorHAnsi"/>
                <w:b/>
                <w:bCs/>
                <w:color w:val="FFFFFF" w:themeColor="background1"/>
                <w:sz w:val="14"/>
                <w:szCs w:val="18"/>
              </w:rPr>
              <w:t xml:space="preserve">. </w:t>
            </w:r>
            <w:r>
              <w:rPr>
                <w:rFonts w:asciiTheme="majorHAnsi" w:hAnsiTheme="majorHAnsi"/>
                <w:b/>
                <w:bCs/>
                <w:color w:val="FFFFFF" w:themeColor="background1"/>
                <w:sz w:val="14"/>
                <w:szCs w:val="18"/>
              </w:rPr>
              <w:t xml:space="preserve">Prices </w:t>
            </w:r>
            <w:r w:rsidRPr="00E0471E">
              <w:rPr>
                <w:rFonts w:asciiTheme="majorHAnsi" w:hAnsiTheme="majorHAnsi"/>
                <w:b/>
                <w:bCs/>
                <w:color w:val="FFFFFF" w:themeColor="background1"/>
                <w:sz w:val="14"/>
                <w:szCs w:val="18"/>
              </w:rPr>
              <w:t xml:space="preserve">and </w:t>
            </w:r>
            <w:r>
              <w:rPr>
                <w:rFonts w:asciiTheme="majorHAnsi" w:hAnsiTheme="majorHAnsi"/>
                <w:b/>
                <w:bCs/>
                <w:color w:val="FFFFFF" w:themeColor="background1"/>
                <w:sz w:val="14"/>
                <w:szCs w:val="18"/>
              </w:rPr>
              <w:t>Production Cost</w:t>
            </w:r>
          </w:p>
          <w:p w14:paraId="3331528F" w14:textId="25220095" w:rsidR="001B0CC4" w:rsidRPr="00BC303F" w:rsidRDefault="00DC1A6B" w:rsidP="00AE7406">
            <w:pPr>
              <w:pStyle w:val="BB2023Body"/>
              <w:spacing w:after="0" w:line="240" w:lineRule="auto"/>
              <w:ind w:left="-86"/>
              <w:jc w:val="center"/>
              <w:rPr>
                <w:rFonts w:asciiTheme="majorHAnsi" w:hAnsiTheme="majorHAnsi"/>
                <w:b/>
                <w:bCs/>
                <w:sz w:val="14"/>
                <w:szCs w:val="18"/>
              </w:rPr>
            </w:pPr>
            <w:r>
              <w:rPr>
                <w:rFonts w:asciiTheme="majorHAnsi" w:hAnsiTheme="majorHAnsi"/>
                <w:b/>
                <w:bCs/>
                <w:color w:val="FFFFFF" w:themeColor="background1"/>
                <w:sz w:val="14"/>
                <w:szCs w:val="18"/>
              </w:rPr>
              <w:t>Indices</w:t>
            </w:r>
            <w:r w:rsidR="001B0CC4" w:rsidRPr="00E0471E">
              <w:rPr>
                <w:rFonts w:asciiTheme="majorHAnsi" w:hAnsiTheme="majorHAnsi"/>
                <w:b/>
                <w:bCs/>
                <w:color w:val="FFFFFF" w:themeColor="background1"/>
                <w:sz w:val="14"/>
                <w:szCs w:val="18"/>
              </w:rPr>
              <w:t xml:space="preserve"> by Firm Size - Outlook</w:t>
            </w:r>
          </w:p>
        </w:tc>
        <w:tc>
          <w:tcPr>
            <w:tcW w:w="2755" w:type="dxa"/>
            <w:gridSpan w:val="2"/>
            <w:tcBorders>
              <w:left w:val="nil"/>
              <w:right w:val="nil"/>
            </w:tcBorders>
            <w:tcMar>
              <w:top w:w="72" w:type="dxa"/>
              <w:left w:w="144" w:type="dxa"/>
              <w:bottom w:w="72" w:type="dxa"/>
              <w:right w:w="144" w:type="dxa"/>
            </w:tcMar>
            <w:vAlign w:val="center"/>
          </w:tcPr>
          <w:p w14:paraId="0639134A" w14:textId="12B504BB" w:rsidR="001B0CC4" w:rsidRPr="00BC303F" w:rsidRDefault="001B0CC4" w:rsidP="00AE7406">
            <w:pPr>
              <w:pStyle w:val="BB2023Body"/>
              <w:spacing w:after="0" w:line="240" w:lineRule="auto"/>
              <w:ind w:left="0"/>
              <w:jc w:val="center"/>
            </w:pPr>
          </w:p>
        </w:tc>
      </w:tr>
      <w:tr w:rsidR="001B0CC4" w:rsidRPr="00BC303F" w14:paraId="128AFF38" w14:textId="77777777" w:rsidTr="0061375E">
        <w:trPr>
          <w:trHeight w:val="20"/>
        </w:trPr>
        <w:tc>
          <w:tcPr>
            <w:tcW w:w="2592" w:type="dxa"/>
            <w:tcBorders>
              <w:left w:val="nil"/>
              <w:bottom w:val="single" w:sz="4" w:space="0" w:color="BFBFBF" w:themeColor="background1" w:themeShade="BF"/>
            </w:tcBorders>
            <w:shd w:val="clear" w:color="auto" w:fill="8C8EF0"/>
            <w:tcMar>
              <w:top w:w="72" w:type="dxa"/>
              <w:left w:w="144" w:type="dxa"/>
              <w:bottom w:w="72" w:type="dxa"/>
              <w:right w:w="144" w:type="dxa"/>
            </w:tcMar>
            <w:vAlign w:val="center"/>
          </w:tcPr>
          <w:p w14:paraId="2FFBEC4A" w14:textId="2D81051A" w:rsidR="001B0CC4" w:rsidRPr="00B85429" w:rsidRDefault="001B0CC4" w:rsidP="00AE7406">
            <w:pPr>
              <w:pStyle w:val="BB2023Body"/>
              <w:spacing w:after="0" w:line="240" w:lineRule="auto"/>
              <w:ind w:left="-86"/>
              <w:jc w:val="center"/>
              <w:rPr>
                <w:rFonts w:asciiTheme="majorHAnsi" w:hAnsiTheme="majorHAnsi"/>
                <w:b/>
                <w:bCs/>
                <w:color w:val="FFFFFF" w:themeColor="background1"/>
                <w:sz w:val="14"/>
                <w:szCs w:val="18"/>
              </w:rPr>
            </w:pPr>
            <w:r w:rsidRPr="00B85429">
              <w:rPr>
                <w:rFonts w:asciiTheme="majorHAnsi" w:hAnsiTheme="majorHAnsi"/>
                <w:b/>
                <w:bCs/>
                <w:color w:val="FFFFFF" w:themeColor="background1"/>
                <w:sz w:val="14"/>
                <w:szCs w:val="18"/>
              </w:rPr>
              <w:t xml:space="preserve"> Large Firms</w:t>
            </w:r>
          </w:p>
        </w:tc>
        <w:tc>
          <w:tcPr>
            <w:tcW w:w="4553" w:type="dxa"/>
            <w:gridSpan w:val="3"/>
            <w:vMerge/>
            <w:tcBorders>
              <w:bottom w:val="single" w:sz="4" w:space="0" w:color="BFBFBF" w:themeColor="background1" w:themeShade="BF"/>
            </w:tcBorders>
            <w:shd w:val="clear" w:color="auto" w:fill="8C8EF0"/>
            <w:tcMar>
              <w:top w:w="15" w:type="dxa"/>
              <w:left w:w="15" w:type="dxa"/>
              <w:bottom w:w="0" w:type="dxa"/>
              <w:right w:w="15" w:type="dxa"/>
            </w:tcMar>
            <w:vAlign w:val="center"/>
          </w:tcPr>
          <w:p w14:paraId="6EA4A899" w14:textId="77777777" w:rsidR="001B0CC4" w:rsidRPr="00BC303F" w:rsidRDefault="001B0CC4" w:rsidP="00AE7406">
            <w:pPr>
              <w:pStyle w:val="BB2023Body"/>
              <w:spacing w:after="0" w:line="240" w:lineRule="auto"/>
              <w:ind w:left="0"/>
              <w:jc w:val="center"/>
              <w:rPr>
                <w:rFonts w:asciiTheme="majorHAnsi" w:hAnsiTheme="majorHAnsi"/>
                <w:b/>
                <w:bCs/>
                <w:sz w:val="14"/>
                <w:szCs w:val="18"/>
              </w:rPr>
            </w:pPr>
          </w:p>
        </w:tc>
        <w:tc>
          <w:tcPr>
            <w:tcW w:w="2755" w:type="dxa"/>
            <w:gridSpan w:val="2"/>
            <w:tcBorders>
              <w:left w:val="nil"/>
              <w:bottom w:val="single" w:sz="4" w:space="0" w:color="BFBFBF" w:themeColor="background1" w:themeShade="BF"/>
              <w:right w:val="nil"/>
            </w:tcBorders>
            <w:shd w:val="clear" w:color="auto" w:fill="8C8EF0"/>
            <w:tcMar>
              <w:top w:w="72" w:type="dxa"/>
              <w:left w:w="144" w:type="dxa"/>
              <w:bottom w:w="72" w:type="dxa"/>
              <w:right w:w="144" w:type="dxa"/>
            </w:tcMar>
            <w:vAlign w:val="center"/>
          </w:tcPr>
          <w:p w14:paraId="3DE4EDFE" w14:textId="4CD5C9A9" w:rsidR="001B0CC4" w:rsidRPr="00B85429" w:rsidRDefault="001B0CC4" w:rsidP="00AE7406">
            <w:pPr>
              <w:pStyle w:val="BB2023Body"/>
              <w:spacing w:after="0" w:line="240" w:lineRule="auto"/>
              <w:ind w:left="-86"/>
              <w:jc w:val="center"/>
              <w:rPr>
                <w:rFonts w:asciiTheme="majorHAnsi" w:hAnsiTheme="majorHAnsi"/>
                <w:b/>
                <w:bCs/>
                <w:color w:val="FFFFFF" w:themeColor="background1"/>
                <w:sz w:val="14"/>
                <w:szCs w:val="18"/>
              </w:rPr>
            </w:pPr>
            <w:r w:rsidRPr="00B85429">
              <w:rPr>
                <w:rFonts w:asciiTheme="majorHAnsi" w:hAnsiTheme="majorHAnsi"/>
                <w:b/>
                <w:bCs/>
                <w:color w:val="FFFFFF" w:themeColor="background1"/>
                <w:sz w:val="14"/>
                <w:szCs w:val="18"/>
              </w:rPr>
              <w:t>SMEs</w:t>
            </w:r>
          </w:p>
        </w:tc>
      </w:tr>
      <w:tr w:rsidR="00227CD3" w:rsidRPr="00BC303F" w14:paraId="2B142E40" w14:textId="77777777" w:rsidTr="0061375E">
        <w:trPr>
          <w:trHeight w:val="20"/>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796DC7EE" w14:textId="1CD33248" w:rsidR="00227CD3" w:rsidRPr="00BC303F" w:rsidRDefault="005D0F79" w:rsidP="00227CD3">
            <w:pPr>
              <w:pStyle w:val="BB2023Body"/>
              <w:spacing w:after="0" w:line="240" w:lineRule="auto"/>
              <w:ind w:left="0"/>
              <w:jc w:val="center"/>
            </w:pPr>
            <w:del w:id="2796" w:author="WTORKY" w:date="2025-10-01T23:37:00Z" w16du:dateUtc="2025-10-01T20:37:00Z">
              <w:r w:rsidDel="001C5D6B">
                <w:rPr>
                  <w:noProof/>
                </w:rPr>
                <w:drawing>
                  <wp:anchor distT="0" distB="0" distL="114300" distR="114300" simplePos="0" relativeHeight="252043416" behindDoc="0" locked="0" layoutInCell="1" allowOverlap="1" wp14:anchorId="42639425" wp14:editId="6D3CA9E1">
                    <wp:simplePos x="0" y="0"/>
                    <wp:positionH relativeFrom="column">
                      <wp:posOffset>-91440</wp:posOffset>
                    </wp:positionH>
                    <wp:positionV relativeFrom="paragraph">
                      <wp:posOffset>-43180</wp:posOffset>
                    </wp:positionV>
                    <wp:extent cx="1644650" cy="1993900"/>
                    <wp:effectExtent l="0" t="0" r="0" b="0"/>
                    <wp:wrapNone/>
                    <wp:docPr id="1411347972" name="Chart 1">
                      <a:extLst xmlns:a="http://schemas.openxmlformats.org/drawingml/2006/main">
                        <a:ext uri="{FF2B5EF4-FFF2-40B4-BE49-F238E27FC236}">
                          <a16:creationId xmlns:a16="http://schemas.microsoft.com/office/drawing/2014/main" id="{78C2768E-51FF-4DA4-88F7-4BB4F5D43F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4"/>
                      </a:graphicData>
                    </a:graphic>
                    <wp14:sizeRelH relativeFrom="margin">
                      <wp14:pctWidth>0</wp14:pctWidth>
                    </wp14:sizeRelH>
                    <wp14:sizeRelV relativeFrom="margin">
                      <wp14:pctHeight>0</wp14:pctHeight>
                    </wp14:sizeRelV>
                  </wp:anchor>
                </w:drawing>
              </w:r>
            </w:del>
          </w:p>
        </w:tc>
        <w:tc>
          <w:tcPr>
            <w:tcW w:w="1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039BE555" w14:textId="23A3F0ED"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139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hideMark/>
          </w:tcPr>
          <w:p w14:paraId="0EB9A8B3" w14:textId="6C495DAA" w:rsidR="00227CD3" w:rsidRPr="00BC303F" w:rsidRDefault="00227CD3" w:rsidP="00227CD3">
            <w:pPr>
              <w:pStyle w:val="BB2023Body"/>
              <w:spacing w:after="0" w:line="240" w:lineRule="auto"/>
              <w:ind w:left="0"/>
              <w:jc w:val="center"/>
              <w:rPr>
                <w:rFonts w:asciiTheme="majorHAnsi" w:hAnsiTheme="majorHAnsi"/>
                <w:sz w:val="14"/>
                <w:szCs w:val="18"/>
              </w:rPr>
            </w:pPr>
            <w:r w:rsidRPr="00460863">
              <w:rPr>
                <w:rFonts w:ascii="Calibri" w:eastAsia="Sinkin Sans 400 Regular" w:hAnsi="Calibri" w:cs="Calibri"/>
                <w:noProof/>
                <w:sz w:val="18"/>
                <w:szCs w:val="18"/>
              </w:rPr>
              <w:drawing>
                <wp:anchor distT="0" distB="0" distL="114300" distR="114300" simplePos="0" relativeHeight="252026008" behindDoc="0" locked="0" layoutInCell="1" allowOverlap="1" wp14:anchorId="5C53FC45" wp14:editId="4B4DFFA5">
                  <wp:simplePos x="0" y="0"/>
                  <wp:positionH relativeFrom="page">
                    <wp:posOffset>232543</wp:posOffset>
                  </wp:positionH>
                  <wp:positionV relativeFrom="page">
                    <wp:posOffset>272536</wp:posOffset>
                  </wp:positionV>
                  <wp:extent cx="481462" cy="318748"/>
                  <wp:effectExtent l="0" t="0" r="0" b="5715"/>
                  <wp:wrapNone/>
                  <wp:docPr id="759217153" name="Picture 759217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4"/>
                          <pic:cNvPicPr>
                            <a:picLocks noChangeAspect="1" noChangeArrowheads="1"/>
                          </pic:cNvPicPr>
                        </pic:nvPicPr>
                        <pic:blipFill>
                          <a:blip r:embed="rId159">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bwMode="auto">
                          <a:xfrm>
                            <a:off x="0" y="0"/>
                            <a:ext cx="481462" cy="318748"/>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HAnsi" w:hAnsiTheme="majorHAnsi"/>
                <w:b/>
                <w:bCs/>
                <w:sz w:val="14"/>
                <w:szCs w:val="18"/>
              </w:rPr>
              <w:t>Final Product Prices</w:t>
            </w:r>
          </w:p>
        </w:tc>
        <w:tc>
          <w:tcPr>
            <w:tcW w:w="15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0389A50F" w14:textId="42D766F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268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528DF59B" w14:textId="60DBDA47" w:rsidR="00227CD3" w:rsidRPr="00BC303F" w:rsidRDefault="005D0F79" w:rsidP="00227CD3">
            <w:pPr>
              <w:pStyle w:val="BB2023Body"/>
              <w:spacing w:after="0" w:line="240" w:lineRule="auto"/>
              <w:ind w:left="0"/>
              <w:jc w:val="center"/>
            </w:pPr>
            <w:del w:id="2797" w:author="WTORKY" w:date="2025-10-01T23:37:00Z" w16du:dateUtc="2025-10-01T20:37:00Z">
              <w:r w:rsidDel="001C5D6B">
                <w:rPr>
                  <w:noProof/>
                </w:rPr>
                <w:drawing>
                  <wp:anchor distT="0" distB="0" distL="114300" distR="114300" simplePos="0" relativeHeight="252044440" behindDoc="0" locked="0" layoutInCell="1" allowOverlap="1" wp14:anchorId="4CDE1DB4" wp14:editId="0A552DCB">
                    <wp:simplePos x="0" y="0"/>
                    <wp:positionH relativeFrom="column">
                      <wp:posOffset>-112395</wp:posOffset>
                    </wp:positionH>
                    <wp:positionV relativeFrom="paragraph">
                      <wp:posOffset>-60960</wp:posOffset>
                    </wp:positionV>
                    <wp:extent cx="1734820" cy="2012315"/>
                    <wp:effectExtent l="0" t="0" r="0" b="0"/>
                    <wp:wrapNone/>
                    <wp:docPr id="1371640603" name="Chart 1">
                      <a:extLst xmlns:a="http://schemas.openxmlformats.org/drawingml/2006/main">
                        <a:ext uri="{FF2B5EF4-FFF2-40B4-BE49-F238E27FC236}">
                          <a16:creationId xmlns:a16="http://schemas.microsoft.com/office/drawing/2014/main" id="{A9CEBEF0-6215-4A97-84F3-59E16A9E5B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5"/>
                      </a:graphicData>
                    </a:graphic>
                    <wp14:sizeRelH relativeFrom="margin">
                      <wp14:pctWidth>0</wp14:pctWidth>
                    </wp14:sizeRelH>
                    <wp14:sizeRelV relativeFrom="margin">
                      <wp14:pctHeight>0</wp14:pctHeight>
                    </wp14:sizeRelV>
                  </wp:anchor>
                </w:drawing>
              </w:r>
            </w:del>
          </w:p>
        </w:tc>
      </w:tr>
      <w:tr w:rsidR="00227CD3" w:rsidRPr="00BC303F" w14:paraId="06DD6CB4" w14:textId="77777777" w:rsidTr="0061375E">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3F1927" w14:textId="77777777" w:rsidR="00227CD3" w:rsidRPr="00BC303F" w:rsidRDefault="00227CD3" w:rsidP="00227CD3">
            <w:pPr>
              <w:pStyle w:val="BB2023Body"/>
              <w:spacing w:after="0" w:line="240" w:lineRule="auto"/>
              <w:ind w:left="0"/>
              <w:jc w:val="center"/>
            </w:pPr>
          </w:p>
        </w:tc>
        <w:tc>
          <w:tcPr>
            <w:tcW w:w="1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FB4C715" w14:textId="3C640E46"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139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464944"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5475B155" w14:textId="6CF11BB7"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688"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4220FED8" w14:textId="77777777" w:rsidR="00227CD3" w:rsidRPr="00BC303F" w:rsidRDefault="00227CD3" w:rsidP="00227CD3">
            <w:pPr>
              <w:pStyle w:val="BB2023Body"/>
              <w:spacing w:after="0" w:line="240" w:lineRule="auto"/>
              <w:ind w:left="0"/>
              <w:jc w:val="center"/>
            </w:pPr>
          </w:p>
        </w:tc>
      </w:tr>
      <w:tr w:rsidR="00227CD3" w:rsidRPr="00BC303F" w14:paraId="6BABCA11" w14:textId="77777777" w:rsidTr="0061375E">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9FECC2" w14:textId="77777777" w:rsidR="00227CD3" w:rsidRPr="00BC303F" w:rsidRDefault="00227CD3" w:rsidP="00227CD3">
            <w:pPr>
              <w:pStyle w:val="BB2023Body"/>
              <w:spacing w:after="0" w:line="240" w:lineRule="auto"/>
              <w:ind w:left="0"/>
              <w:jc w:val="center"/>
            </w:pPr>
          </w:p>
        </w:tc>
        <w:tc>
          <w:tcPr>
            <w:tcW w:w="1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D4AD798" w14:textId="261B6DD3"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139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3DCBA4"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CBA4239" w14:textId="26D988CF"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2688"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308B50E9" w14:textId="77777777" w:rsidR="00227CD3" w:rsidRPr="00BC303F" w:rsidRDefault="00227CD3" w:rsidP="00227CD3">
            <w:pPr>
              <w:pStyle w:val="BB2023Body"/>
              <w:spacing w:after="0" w:line="240" w:lineRule="auto"/>
              <w:ind w:left="0"/>
              <w:jc w:val="center"/>
            </w:pPr>
          </w:p>
        </w:tc>
      </w:tr>
      <w:tr w:rsidR="00227CD3" w:rsidRPr="00BC303F" w14:paraId="33080A41" w14:textId="77777777" w:rsidTr="0061375E">
        <w:trPr>
          <w:trHeight w:val="20"/>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3873DCB2" w14:textId="7614107F" w:rsidR="00227CD3" w:rsidRPr="00BC303F" w:rsidRDefault="00227CD3" w:rsidP="00227CD3">
            <w:pPr>
              <w:pStyle w:val="BB2023Body"/>
              <w:spacing w:after="0" w:line="240" w:lineRule="auto"/>
              <w:ind w:left="0"/>
              <w:jc w:val="center"/>
            </w:pPr>
          </w:p>
        </w:tc>
        <w:tc>
          <w:tcPr>
            <w:tcW w:w="1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FE66F81" w14:textId="0EE8852D"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139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hideMark/>
          </w:tcPr>
          <w:p w14:paraId="565095B5" w14:textId="529D5B5E" w:rsidR="00227CD3" w:rsidRPr="00BC303F" w:rsidRDefault="00227CD3" w:rsidP="00227CD3">
            <w:pPr>
              <w:pStyle w:val="BB2023Body"/>
              <w:spacing w:after="0" w:line="240" w:lineRule="auto"/>
              <w:ind w:left="0"/>
              <w:jc w:val="center"/>
              <w:rPr>
                <w:rFonts w:asciiTheme="majorHAnsi" w:hAnsiTheme="majorHAnsi"/>
                <w:sz w:val="14"/>
                <w:szCs w:val="18"/>
              </w:rPr>
            </w:pPr>
            <w:r w:rsidRPr="00460863">
              <w:rPr>
                <w:rFonts w:ascii="Calibri" w:eastAsia="Sinkin Sans 400 Regular" w:hAnsi="Calibri" w:cs="Calibri"/>
                <w:b/>
                <w:bCs/>
                <w:noProof/>
                <w:sz w:val="18"/>
                <w:szCs w:val="18"/>
              </w:rPr>
              <w:drawing>
                <wp:anchor distT="0" distB="0" distL="114300" distR="114300" simplePos="0" relativeHeight="252027032" behindDoc="0" locked="0" layoutInCell="1" allowOverlap="1" wp14:anchorId="6679A4CC" wp14:editId="35AC8D6E">
                  <wp:simplePos x="0" y="0"/>
                  <wp:positionH relativeFrom="page">
                    <wp:posOffset>247015</wp:posOffset>
                  </wp:positionH>
                  <wp:positionV relativeFrom="page">
                    <wp:posOffset>178439</wp:posOffset>
                  </wp:positionV>
                  <wp:extent cx="576580" cy="372745"/>
                  <wp:effectExtent l="0" t="0" r="0" b="8255"/>
                  <wp:wrapNone/>
                  <wp:docPr id="1113523472" name="Picture 111352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4"/>
                          <pic:cNvPicPr>
                            <a:picLocks noChangeAspect="1" noChangeArrowheads="1"/>
                          </pic:cNvPicPr>
                        </pic:nvPicPr>
                        <pic:blipFill>
                          <a:blip r:embed="rId161">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bwMode="auto">
                          <a:xfrm>
                            <a:off x="0" y="0"/>
                            <a:ext cx="576580" cy="372745"/>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HAnsi" w:hAnsiTheme="majorHAnsi"/>
                <w:b/>
                <w:bCs/>
                <w:sz w:val="14"/>
                <w:szCs w:val="18"/>
              </w:rPr>
              <w:t>Input Prices*</w:t>
            </w:r>
          </w:p>
        </w:tc>
        <w:tc>
          <w:tcPr>
            <w:tcW w:w="15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6C8C2588" w14:textId="0AB75113"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268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5788B802" w14:textId="4D86ED99" w:rsidR="00227CD3" w:rsidRPr="00BC303F" w:rsidRDefault="00227CD3" w:rsidP="00227CD3">
            <w:pPr>
              <w:pStyle w:val="BB2023Body"/>
              <w:spacing w:after="0" w:line="240" w:lineRule="auto"/>
              <w:ind w:left="0"/>
              <w:jc w:val="center"/>
            </w:pPr>
          </w:p>
        </w:tc>
      </w:tr>
      <w:tr w:rsidR="00227CD3" w:rsidRPr="00BC303F" w14:paraId="746ACC80" w14:textId="77777777" w:rsidTr="0061375E">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7E3E2C" w14:textId="77777777" w:rsidR="00227CD3" w:rsidRPr="00BC303F" w:rsidRDefault="00227CD3" w:rsidP="00227CD3">
            <w:pPr>
              <w:pStyle w:val="BB2023Body"/>
              <w:spacing w:after="0" w:line="240" w:lineRule="auto"/>
              <w:ind w:left="0"/>
              <w:jc w:val="center"/>
            </w:pPr>
          </w:p>
        </w:tc>
        <w:tc>
          <w:tcPr>
            <w:tcW w:w="1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42400AA" w14:textId="709E0979"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139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3A5C11"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3DEAB7A4" w14:textId="6D36B30F"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688"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7093E2A5" w14:textId="77777777" w:rsidR="00227CD3" w:rsidRPr="00BC303F" w:rsidRDefault="00227CD3" w:rsidP="00227CD3">
            <w:pPr>
              <w:pStyle w:val="BB2023Body"/>
              <w:spacing w:after="0" w:line="240" w:lineRule="auto"/>
              <w:ind w:left="0"/>
              <w:jc w:val="center"/>
            </w:pPr>
          </w:p>
        </w:tc>
      </w:tr>
      <w:tr w:rsidR="00227CD3" w:rsidRPr="00BC303F" w14:paraId="4E9B5A61" w14:textId="77777777" w:rsidTr="0061375E">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342E61" w14:textId="77777777" w:rsidR="00227CD3" w:rsidRPr="00BC303F" w:rsidRDefault="00227CD3" w:rsidP="00227CD3">
            <w:pPr>
              <w:pStyle w:val="BB2023Body"/>
              <w:spacing w:after="0" w:line="240" w:lineRule="auto"/>
              <w:ind w:left="0"/>
              <w:jc w:val="center"/>
            </w:pPr>
          </w:p>
        </w:tc>
        <w:tc>
          <w:tcPr>
            <w:tcW w:w="1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CE41E06" w14:textId="32BA7045"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139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609D67"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03834E5D" w14:textId="5EFB8AD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2688"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5F62065F" w14:textId="77777777" w:rsidR="00227CD3" w:rsidRPr="00BC303F" w:rsidRDefault="00227CD3" w:rsidP="00227CD3">
            <w:pPr>
              <w:pStyle w:val="BB2023Body"/>
              <w:spacing w:after="0" w:line="240" w:lineRule="auto"/>
              <w:ind w:left="0"/>
              <w:jc w:val="center"/>
            </w:pPr>
          </w:p>
        </w:tc>
      </w:tr>
      <w:tr w:rsidR="00227CD3" w:rsidRPr="00BC303F" w14:paraId="151C8273" w14:textId="77777777" w:rsidTr="0061375E">
        <w:tblPrEx>
          <w:tblCellMar>
            <w:left w:w="108" w:type="dxa"/>
            <w:right w:w="108" w:type="dxa"/>
          </w:tblCellMar>
        </w:tblPrEx>
        <w:trPr>
          <w:trHeight w:val="332"/>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E71C59" w14:textId="19819731" w:rsidR="00227CD3" w:rsidRPr="00BC303F" w:rsidRDefault="00227CD3" w:rsidP="00227CD3">
            <w:pPr>
              <w:pStyle w:val="BB2023Body"/>
              <w:spacing w:after="0" w:line="240" w:lineRule="auto"/>
              <w:ind w:left="0"/>
              <w:jc w:val="center"/>
            </w:pPr>
          </w:p>
        </w:tc>
        <w:tc>
          <w:tcPr>
            <w:tcW w:w="1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vAlign w:val="center"/>
            <w:hideMark/>
          </w:tcPr>
          <w:p w14:paraId="15374565" w14:textId="6CDB39AE"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139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hideMark/>
          </w:tcPr>
          <w:p w14:paraId="046DFCFA" w14:textId="6B1F8BBC" w:rsidR="00227CD3" w:rsidRPr="00BC303F" w:rsidRDefault="00227CD3" w:rsidP="00227CD3">
            <w:pPr>
              <w:pStyle w:val="BB2023Body"/>
              <w:spacing w:after="0" w:line="240" w:lineRule="auto"/>
              <w:ind w:left="0"/>
              <w:jc w:val="center"/>
              <w:rPr>
                <w:rFonts w:asciiTheme="majorHAnsi" w:hAnsiTheme="majorHAnsi"/>
                <w:sz w:val="14"/>
                <w:szCs w:val="18"/>
              </w:rPr>
            </w:pPr>
            <w:r w:rsidRPr="00460863">
              <w:rPr>
                <w:rFonts w:ascii="Calibri" w:eastAsia="Sinkin Sans 400 Regular" w:hAnsi="Calibri" w:cs="Calibri"/>
                <w:b/>
                <w:bCs/>
                <w:noProof/>
                <w:sz w:val="18"/>
                <w:szCs w:val="18"/>
              </w:rPr>
              <w:drawing>
                <wp:anchor distT="0" distB="0" distL="114300" distR="114300" simplePos="0" relativeHeight="252028056" behindDoc="0" locked="0" layoutInCell="1" allowOverlap="1" wp14:anchorId="0D7447AD" wp14:editId="0163C932">
                  <wp:simplePos x="0" y="0"/>
                  <wp:positionH relativeFrom="page">
                    <wp:posOffset>257566</wp:posOffset>
                  </wp:positionH>
                  <wp:positionV relativeFrom="page">
                    <wp:posOffset>186690</wp:posOffset>
                  </wp:positionV>
                  <wp:extent cx="381000" cy="381000"/>
                  <wp:effectExtent l="0" t="0" r="0" b="0"/>
                  <wp:wrapNone/>
                  <wp:docPr id="2076843098" name="Picture 2076843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4"/>
                          <pic:cNvPicPr>
                            <a:picLocks noChangeAspect="1" noChangeArrowheads="1"/>
                          </pic:cNvPicPr>
                        </pic:nvPicPr>
                        <pic:blipFill>
                          <a:blip r:embed="rId162">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bwMode="auto">
                          <a:xfrm>
                            <a:off x="0" y="0"/>
                            <a:ext cx="381000" cy="381000"/>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HAnsi" w:hAnsiTheme="majorHAnsi"/>
                <w:b/>
                <w:bCs/>
                <w:sz w:val="14"/>
                <w:szCs w:val="18"/>
              </w:rPr>
              <w:t>Wages</w:t>
            </w:r>
          </w:p>
        </w:tc>
        <w:tc>
          <w:tcPr>
            <w:tcW w:w="15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vAlign w:val="center"/>
            <w:hideMark/>
          </w:tcPr>
          <w:p w14:paraId="0A8EA8AA" w14:textId="5B4EDFAA"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268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1DE92AD2" w14:textId="0C2A068D" w:rsidR="00227CD3" w:rsidRPr="00BC303F" w:rsidRDefault="00227CD3" w:rsidP="00227CD3">
            <w:pPr>
              <w:pStyle w:val="BB2023Body"/>
              <w:spacing w:after="0" w:line="240" w:lineRule="auto"/>
              <w:ind w:left="0"/>
              <w:jc w:val="center"/>
            </w:pPr>
          </w:p>
        </w:tc>
      </w:tr>
      <w:tr w:rsidR="00227CD3" w:rsidRPr="00BC303F" w14:paraId="6EA4B63B" w14:textId="77777777" w:rsidTr="0061375E">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C5262F" w14:textId="77777777" w:rsidR="00227CD3" w:rsidRPr="00BC303F" w:rsidRDefault="00227CD3" w:rsidP="00227CD3">
            <w:pPr>
              <w:pStyle w:val="BB2023Body"/>
              <w:spacing w:after="0" w:line="240" w:lineRule="auto"/>
              <w:ind w:left="0"/>
              <w:jc w:val="center"/>
            </w:pPr>
          </w:p>
        </w:tc>
        <w:tc>
          <w:tcPr>
            <w:tcW w:w="1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03569997" w14:textId="6444204C"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139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4EF865"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6C9C108C" w14:textId="77871F81"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688"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3A33C1F5" w14:textId="77777777" w:rsidR="00227CD3" w:rsidRPr="00BC303F" w:rsidRDefault="00227CD3" w:rsidP="00227CD3">
            <w:pPr>
              <w:pStyle w:val="BB2023Body"/>
              <w:spacing w:after="0" w:line="240" w:lineRule="auto"/>
              <w:ind w:left="0"/>
              <w:jc w:val="center"/>
            </w:pPr>
          </w:p>
        </w:tc>
      </w:tr>
      <w:tr w:rsidR="00227CD3" w:rsidRPr="00BC303F" w14:paraId="7B42219E" w14:textId="77777777" w:rsidTr="0061375E">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EFFAA8" w14:textId="77777777" w:rsidR="00227CD3" w:rsidRPr="00BC303F" w:rsidRDefault="00227CD3" w:rsidP="00227CD3">
            <w:pPr>
              <w:pStyle w:val="BB2023Body"/>
              <w:spacing w:after="0" w:line="240" w:lineRule="auto"/>
              <w:ind w:left="0"/>
              <w:jc w:val="center"/>
            </w:pPr>
          </w:p>
        </w:tc>
        <w:tc>
          <w:tcPr>
            <w:tcW w:w="1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46FD75E" w14:textId="635CD7C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139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A63746"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60A3314C" w14:textId="0004834E"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2688"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6FA72BA4" w14:textId="77777777" w:rsidR="00227CD3" w:rsidRPr="00BC303F" w:rsidRDefault="00227CD3" w:rsidP="00227CD3">
            <w:pPr>
              <w:pStyle w:val="BB2023Body"/>
              <w:spacing w:after="0" w:line="240" w:lineRule="auto"/>
              <w:ind w:left="0"/>
              <w:jc w:val="center"/>
            </w:pPr>
          </w:p>
        </w:tc>
      </w:tr>
    </w:tbl>
    <w:p w14:paraId="4C8603EF" w14:textId="691AD54B" w:rsidR="007A540B" w:rsidRPr="002F622A" w:rsidRDefault="007A540B" w:rsidP="007A540B">
      <w:pPr>
        <w:pStyle w:val="BB2023Body"/>
        <w:spacing w:before="120" w:after="0"/>
        <w:ind w:left="0"/>
        <w:rPr>
          <w:sz w:val="14"/>
          <w:szCs w:val="18"/>
        </w:rPr>
      </w:pPr>
      <w:r w:rsidRPr="002F622A">
        <w:rPr>
          <w:i/>
          <w:iCs/>
          <w:sz w:val="14"/>
          <w:szCs w:val="18"/>
        </w:rPr>
        <w:t>Source:</w:t>
      </w:r>
      <w:r w:rsidRPr="002F622A">
        <w:rPr>
          <w:sz w:val="14"/>
          <w:szCs w:val="18"/>
        </w:rPr>
        <w:t xml:space="preserve"> Survey results.</w:t>
      </w:r>
      <w:r w:rsidRPr="001C5ABD">
        <w:rPr>
          <w:noProof/>
        </w:rPr>
        <w:t xml:space="preserve"> </w:t>
      </w:r>
    </w:p>
    <w:p w14:paraId="79FAABD8" w14:textId="37F46A60" w:rsidR="007A540B" w:rsidRPr="002F622A" w:rsidRDefault="007A540B" w:rsidP="002802F4">
      <w:pPr>
        <w:pStyle w:val="BB2023Body"/>
        <w:ind w:left="0"/>
        <w:rPr>
          <w:sz w:val="14"/>
          <w:szCs w:val="18"/>
        </w:rPr>
      </w:pPr>
      <w:r w:rsidRPr="002F622A">
        <w:rPr>
          <w:sz w:val="14"/>
          <w:szCs w:val="18"/>
        </w:rPr>
        <w:t>* The index for inputs is inverted to indicate the negative impact of price increases on the overall index. Hence, a lower index indicates higher prices and vice versa.</w:t>
      </w:r>
      <w:r w:rsidR="005D0F79" w:rsidRPr="005D0F79">
        <w:rPr>
          <w:noProof/>
        </w:rPr>
        <w:t xml:space="preserve"> </w:t>
      </w:r>
    </w:p>
    <w:p w14:paraId="55F61DAD" w14:textId="4FE506B1" w:rsidR="00182150" w:rsidRDefault="00182150" w:rsidP="007D7B52">
      <w:pPr>
        <w:pStyle w:val="BB2023Body"/>
        <w:ind w:left="0"/>
        <w:rPr>
          <w:rFonts w:asciiTheme="majorHAnsi" w:hAnsiTheme="majorHAnsi"/>
        </w:rPr>
      </w:pPr>
    </w:p>
    <w:p w14:paraId="4AA4B41A" w14:textId="28822B1B" w:rsidR="00F4595E" w:rsidDel="00510F4D" w:rsidRDefault="00510F4D" w:rsidP="007A540B">
      <w:pPr>
        <w:pStyle w:val="BB2023Body"/>
        <w:spacing w:before="120" w:after="0"/>
        <w:ind w:left="0"/>
        <w:rPr>
          <w:del w:id="2798" w:author="Mohamed Abdel-Hakam" w:date="2025-09-29T19:50:00Z"/>
          <w:rFonts w:asciiTheme="majorHAnsi" w:hAnsiTheme="majorHAnsi"/>
          <w:b/>
          <w:bCs/>
        </w:rPr>
      </w:pPr>
      <w:ins w:id="2799" w:author="Mohamed Abdel-Hakam" w:date="2025-09-29T19:50:00Z">
        <w:r w:rsidRPr="00510F4D">
          <w:rPr>
            <w:rFonts w:asciiTheme="majorHAnsi" w:hAnsiTheme="majorHAnsi"/>
            <w:b/>
            <w:bCs/>
          </w:rPr>
          <w:t>The investment and employment expectations indices for all firms remained stable at the neutral level.</w:t>
        </w:r>
      </w:ins>
      <w:del w:id="2800" w:author="Mohamed Abdel-Hakam" w:date="2025-09-29T19:50:00Z">
        <w:r w:rsidR="004E4271" w:rsidRPr="004E4271" w:rsidDel="00510F4D">
          <w:rPr>
            <w:rFonts w:asciiTheme="majorHAnsi" w:hAnsiTheme="majorHAnsi"/>
            <w:b/>
            <w:bCs/>
          </w:rPr>
          <w:delText>All firms' expectations for the investment and employment indices were at the neutral level.</w:delText>
        </w:r>
        <w:r w:rsidR="00F4595E" w:rsidRPr="00F4595E" w:rsidDel="00510F4D">
          <w:rPr>
            <w:rFonts w:asciiTheme="majorHAnsi" w:hAnsiTheme="majorHAnsi"/>
            <w:b/>
            <w:bCs/>
          </w:rPr>
          <w:delText xml:space="preserve"> </w:delText>
        </w:r>
      </w:del>
    </w:p>
    <w:p w14:paraId="19BD0F6B" w14:textId="77777777" w:rsidR="00510F4D" w:rsidRPr="00252C79" w:rsidRDefault="00510F4D" w:rsidP="00252C79">
      <w:pPr>
        <w:pStyle w:val="BB2023Body"/>
        <w:ind w:left="0"/>
        <w:rPr>
          <w:ins w:id="2801" w:author="Mohamed Abdel-Hakam" w:date="2025-09-29T19:51:00Z"/>
          <w:rFonts w:asciiTheme="majorHAnsi" w:hAnsiTheme="majorHAnsi"/>
          <w:b/>
          <w:bCs/>
        </w:rPr>
      </w:pPr>
    </w:p>
    <w:p w14:paraId="584904F8" w14:textId="40461AC9" w:rsidR="005C39E2" w:rsidDel="00510F4D" w:rsidRDefault="00510F4D" w:rsidP="007A540B">
      <w:pPr>
        <w:pStyle w:val="BB2023Body"/>
        <w:spacing w:before="120" w:after="0"/>
        <w:ind w:left="0"/>
        <w:rPr>
          <w:del w:id="2802" w:author="Mohamed Abdel-Hakam" w:date="2025-09-29T19:51:00Z"/>
        </w:rPr>
      </w:pPr>
      <w:ins w:id="2803" w:author="Mohamed Abdel-Hakam" w:date="2025-09-29T19:51:00Z">
        <w:r w:rsidRPr="00510F4D">
          <w:rPr>
            <w:b/>
            <w:bCs/>
          </w:rPr>
          <w:t>All firms expect the investment index to exceed the neutral level as well as the previous and corresponding quarters by one point. They also expect the employment index to exceed the previous quarter by one point, similar to the corresponding quarter, and to record higher values than neutral by one point (Figure 3-6).</w:t>
        </w:r>
      </w:ins>
      <w:ins w:id="2804" w:author="WTORKY" w:date="2025-10-01T23:39:00Z" w16du:dateUtc="2025-10-01T20:39:00Z">
        <w:r w:rsidR="001C5D6B" w:rsidRPr="001C5D6B">
          <w:rPr>
            <w:noProof/>
          </w:rPr>
          <w:t xml:space="preserve"> </w:t>
        </w:r>
      </w:ins>
      <w:ins w:id="2805" w:author="Mohamed Abdel-Hakam" w:date="2025-09-29T19:51:00Z">
        <w:r w:rsidRPr="00510F4D">
          <w:rPr>
            <w:b/>
            <w:bCs/>
          </w:rPr>
          <w:t xml:space="preserve"> </w:t>
        </w:r>
      </w:ins>
      <w:del w:id="2806" w:author="Mohamed Abdel-Hakam" w:date="2025-09-29T19:51:00Z">
        <w:r w:rsidR="004E4271" w:rsidRPr="004E4271" w:rsidDel="00510F4D">
          <w:rPr>
            <w:b/>
            <w:bCs/>
          </w:rPr>
          <w:delText>Large firms expect investment and employment indices to decline below</w:delText>
        </w:r>
        <w:r w:rsidR="004E4271" w:rsidRPr="004E4271" w:rsidDel="00510F4D">
          <w:delText xml:space="preserve"> the previous and corresponding quarters—posting values at the </w:delText>
        </w:r>
        <w:r w:rsidR="004E4271" w:rsidRPr="004E4271" w:rsidDel="00510F4D">
          <w:rPr>
            <w:b/>
            <w:bCs/>
          </w:rPr>
          <w:delText>neutral level</w:delText>
        </w:r>
        <w:r w:rsidR="004E4271" w:rsidRPr="004E4271" w:rsidDel="00510F4D">
          <w:delText>.</w:delText>
        </w:r>
      </w:del>
    </w:p>
    <w:p w14:paraId="114110E3" w14:textId="656782E2" w:rsidR="004E4271" w:rsidRPr="005E6390" w:rsidRDefault="004E4271" w:rsidP="00082268">
      <w:pPr>
        <w:pStyle w:val="BB2023Body"/>
        <w:spacing w:before="120" w:after="0"/>
        <w:ind w:left="0"/>
      </w:pPr>
      <w:del w:id="2807" w:author="Mohamed Abdel-Hakam" w:date="2025-09-29T19:51:00Z">
        <w:r w:rsidRPr="005E6390" w:rsidDel="00510F4D">
          <w:rPr>
            <w:b/>
            <w:bCs/>
          </w:rPr>
          <w:delText xml:space="preserve">small </w:delText>
        </w:r>
      </w:del>
      <w:ins w:id="2808" w:author="Andre Michel" w:date="2025-07-10T13:09:00Z">
        <w:del w:id="2809" w:author="Mohamed Abdel-Hakam" w:date="2025-09-29T19:51:00Z">
          <w:r w:rsidR="00CF080B" w:rsidDel="00510F4D">
            <w:rPr>
              <w:b/>
              <w:bCs/>
            </w:rPr>
            <w:delText>S</w:delText>
          </w:r>
          <w:r w:rsidR="00CF080B" w:rsidRPr="005E6390" w:rsidDel="00510F4D">
            <w:rPr>
              <w:b/>
              <w:bCs/>
            </w:rPr>
            <w:delText xml:space="preserve">mall </w:delText>
          </w:r>
        </w:del>
      </w:ins>
      <w:del w:id="2810" w:author="Mohamed Abdel-Hakam" w:date="2025-09-29T19:51:00Z">
        <w:r w:rsidRPr="005E6390" w:rsidDel="00510F4D">
          <w:rPr>
            <w:b/>
            <w:bCs/>
          </w:rPr>
          <w:delText>and medium-sized enterprises</w:delText>
        </w:r>
        <w:r w:rsidRPr="005E6390" w:rsidDel="00510F4D">
          <w:delText xml:space="preserve"> expect the </w:delText>
        </w:r>
        <w:r w:rsidRPr="005E6390" w:rsidDel="00510F4D">
          <w:rPr>
            <w:b/>
            <w:bCs/>
          </w:rPr>
          <w:delText xml:space="preserve">investment </w:delText>
        </w:r>
        <w:r w:rsidRPr="005E6390" w:rsidDel="00510F4D">
          <w:delText xml:space="preserve">index to remain stable at level of the previous two quarters </w:delText>
        </w:r>
        <w:r w:rsidRPr="005E6390" w:rsidDel="00510F4D">
          <w:rPr>
            <w:b/>
            <w:bCs/>
          </w:rPr>
          <w:delText>(neutral level), and anticipate a decline in the employment index below</w:delText>
        </w:r>
        <w:r w:rsidRPr="005E6390" w:rsidDel="00510F4D">
          <w:delText xml:space="preserve"> the previous and corresponding quarters (Figure 3-6). </w:delText>
        </w:r>
      </w:del>
    </w:p>
    <w:p w14:paraId="188CECB9" w14:textId="5C7E7439" w:rsidR="004E4271" w:rsidRDefault="001C5D6B" w:rsidP="007A540B">
      <w:pPr>
        <w:pStyle w:val="BB2023Body"/>
        <w:spacing w:before="120" w:after="0"/>
        <w:ind w:left="0"/>
        <w:rPr>
          <w:spacing w:val="-4"/>
        </w:rPr>
      </w:pPr>
      <w:ins w:id="2811" w:author="WTORKY" w:date="2025-10-01T23:41:00Z" w16du:dateUtc="2025-10-01T20:41:00Z">
        <w:r>
          <w:rPr>
            <w:noProof/>
          </w:rPr>
          <w:drawing>
            <wp:anchor distT="0" distB="0" distL="114300" distR="114300" simplePos="0" relativeHeight="252136600" behindDoc="0" locked="0" layoutInCell="1" allowOverlap="1" wp14:anchorId="535179B7" wp14:editId="3478DFDD">
              <wp:simplePos x="0" y="0"/>
              <wp:positionH relativeFrom="column">
                <wp:posOffset>4400550</wp:posOffset>
              </wp:positionH>
              <wp:positionV relativeFrom="paragraph">
                <wp:posOffset>622935</wp:posOffset>
              </wp:positionV>
              <wp:extent cx="2082800" cy="1644650"/>
              <wp:effectExtent l="0" t="0" r="0" b="0"/>
              <wp:wrapNone/>
              <wp:docPr id="1752710637" name="Chart 1">
                <a:extLst xmlns:a="http://schemas.openxmlformats.org/drawingml/2006/main">
                  <a:ext uri="{FF2B5EF4-FFF2-40B4-BE49-F238E27FC236}">
                    <a16:creationId xmlns:a16="http://schemas.microsoft.com/office/drawing/2014/main" id="{18B184C8-C9A7-4C75-9948-F5D88DD61D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6"/>
                </a:graphicData>
              </a:graphic>
              <wp14:sizeRelH relativeFrom="margin">
                <wp14:pctWidth>0</wp14:pctWidth>
              </wp14:sizeRelH>
              <wp14:sizeRelV relativeFrom="margin">
                <wp14:pctHeight>0</wp14:pctHeight>
              </wp14:sizeRelV>
            </wp:anchor>
          </w:drawing>
        </w:r>
      </w:ins>
      <w:ins w:id="2812" w:author="WTORKY" w:date="2025-10-01T23:39:00Z" w16du:dateUtc="2025-10-01T20:39:00Z">
        <w:r>
          <w:rPr>
            <w:noProof/>
          </w:rPr>
          <w:drawing>
            <wp:anchor distT="0" distB="0" distL="114300" distR="114300" simplePos="0" relativeHeight="252135576" behindDoc="0" locked="0" layoutInCell="1" allowOverlap="1" wp14:anchorId="50EC6CF7" wp14:editId="0CBE43B2">
              <wp:simplePos x="0" y="0"/>
              <wp:positionH relativeFrom="column">
                <wp:posOffset>-177800</wp:posOffset>
              </wp:positionH>
              <wp:positionV relativeFrom="paragraph">
                <wp:posOffset>629285</wp:posOffset>
              </wp:positionV>
              <wp:extent cx="1962150" cy="1644650"/>
              <wp:effectExtent l="0" t="0" r="0" b="0"/>
              <wp:wrapNone/>
              <wp:docPr id="44485022" name="Chart 1">
                <a:extLst xmlns:a="http://schemas.openxmlformats.org/drawingml/2006/main">
                  <a:ext uri="{FF2B5EF4-FFF2-40B4-BE49-F238E27FC236}">
                    <a16:creationId xmlns:a16="http://schemas.microsoft.com/office/drawing/2014/main" id="{B37A2D8E-3584-42FC-88E6-A08C49596B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7"/>
                </a:graphicData>
              </a:graphic>
              <wp14:sizeRelH relativeFrom="margin">
                <wp14:pctWidth>0</wp14:pctWidth>
              </wp14:sizeRelH>
              <wp14:sizeRelV relativeFrom="margin">
                <wp14:pctHeight>0</wp14:pctHeight>
              </wp14:sizeRelV>
            </wp:anchor>
          </w:drawing>
        </w:r>
      </w:ins>
      <w:del w:id="2813" w:author="WTORKY" w:date="2025-10-01T23:39:00Z" w16du:dateUtc="2025-10-01T20:39:00Z">
        <w:r w:rsidR="005D0F79" w:rsidDel="001C5D6B">
          <w:rPr>
            <w:noProof/>
          </w:rPr>
          <w:drawing>
            <wp:anchor distT="0" distB="0" distL="114300" distR="114300" simplePos="0" relativeHeight="252046488" behindDoc="0" locked="0" layoutInCell="1" allowOverlap="1" wp14:anchorId="149C7551" wp14:editId="43929395">
              <wp:simplePos x="0" y="0"/>
              <wp:positionH relativeFrom="margin">
                <wp:posOffset>4530436</wp:posOffset>
              </wp:positionH>
              <wp:positionV relativeFrom="paragraph">
                <wp:posOffset>746785</wp:posOffset>
              </wp:positionV>
              <wp:extent cx="1757045" cy="1364499"/>
              <wp:effectExtent l="0" t="0" r="0" b="0"/>
              <wp:wrapNone/>
              <wp:docPr id="1398255129" name="Chart 1">
                <a:extLst xmlns:a="http://schemas.openxmlformats.org/drawingml/2006/main">
                  <a:ext uri="{FF2B5EF4-FFF2-40B4-BE49-F238E27FC236}">
                    <a16:creationId xmlns:a16="http://schemas.microsoft.com/office/drawing/2014/main" id="{18B184C8-C9A7-4C75-9948-F5D88DD61D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8"/>
                </a:graphicData>
              </a:graphic>
              <wp14:sizeRelH relativeFrom="margin">
                <wp14:pctWidth>0</wp14:pctWidth>
              </wp14:sizeRelH>
              <wp14:sizeRelV relativeFrom="margin">
                <wp14:pctHeight>0</wp14:pctHeight>
              </wp14:sizeRelV>
            </wp:anchor>
          </w:drawing>
        </w:r>
        <w:r w:rsidR="005D0F79" w:rsidDel="001C5D6B">
          <w:rPr>
            <w:noProof/>
          </w:rPr>
          <w:drawing>
            <wp:anchor distT="0" distB="0" distL="114300" distR="114300" simplePos="0" relativeHeight="252045464" behindDoc="0" locked="0" layoutInCell="1" allowOverlap="1" wp14:anchorId="57D17DA1" wp14:editId="69348C0D">
              <wp:simplePos x="0" y="0"/>
              <wp:positionH relativeFrom="margin">
                <wp:align>left</wp:align>
              </wp:positionH>
              <wp:positionV relativeFrom="paragraph">
                <wp:posOffset>746785</wp:posOffset>
              </wp:positionV>
              <wp:extent cx="1644650" cy="1365134"/>
              <wp:effectExtent l="0" t="0" r="0" b="0"/>
              <wp:wrapNone/>
              <wp:docPr id="10764311" name="Chart 1">
                <a:extLst xmlns:a="http://schemas.openxmlformats.org/drawingml/2006/main">
                  <a:ext uri="{FF2B5EF4-FFF2-40B4-BE49-F238E27FC236}">
                    <a16:creationId xmlns:a16="http://schemas.microsoft.com/office/drawing/2014/main" id="{B37A2D8E-3584-42FC-88E6-A08C49596B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9"/>
                </a:graphicData>
              </a:graphic>
              <wp14:sizeRelH relativeFrom="margin">
                <wp14:pctWidth>0</wp14:pctWidth>
              </wp14:sizeRelH>
              <wp14:sizeRelV relativeFrom="margin">
                <wp14:pctHeight>0</wp14:pctHeight>
              </wp14:sizeRelV>
            </wp:anchor>
          </w:drawing>
        </w:r>
      </w:del>
    </w:p>
    <w:tbl>
      <w:tblPr>
        <w:tblW w:w="9900" w:type="dxa"/>
        <w:tblCellMar>
          <w:left w:w="0" w:type="dxa"/>
          <w:right w:w="0" w:type="dxa"/>
        </w:tblCellMar>
        <w:tblLook w:val="0600" w:firstRow="0" w:lastRow="0" w:firstColumn="0" w:lastColumn="0" w:noHBand="1" w:noVBand="1"/>
      </w:tblPr>
      <w:tblGrid>
        <w:gridCol w:w="2592"/>
        <w:gridCol w:w="1517"/>
        <w:gridCol w:w="1519"/>
        <w:gridCol w:w="1517"/>
        <w:gridCol w:w="2755"/>
      </w:tblGrid>
      <w:tr w:rsidR="001B0CC4" w:rsidRPr="00BC303F" w14:paraId="24CBCE1D" w14:textId="77777777" w:rsidTr="0061375E">
        <w:trPr>
          <w:trHeight w:val="20"/>
        </w:trPr>
        <w:tc>
          <w:tcPr>
            <w:tcW w:w="2592" w:type="dxa"/>
            <w:tcBorders>
              <w:left w:val="nil"/>
            </w:tcBorders>
            <w:tcMar>
              <w:top w:w="72" w:type="dxa"/>
              <w:left w:w="144" w:type="dxa"/>
              <w:bottom w:w="72" w:type="dxa"/>
              <w:right w:w="144" w:type="dxa"/>
            </w:tcMar>
            <w:vAlign w:val="center"/>
          </w:tcPr>
          <w:p w14:paraId="64C3E3A0" w14:textId="77777777" w:rsidR="001B0CC4" w:rsidRPr="00BC303F" w:rsidRDefault="001B0CC4" w:rsidP="00AE7406">
            <w:pPr>
              <w:pStyle w:val="BB2023Body"/>
              <w:spacing w:after="0" w:line="240" w:lineRule="auto"/>
              <w:ind w:left="0"/>
              <w:jc w:val="center"/>
            </w:pPr>
          </w:p>
        </w:tc>
        <w:tc>
          <w:tcPr>
            <w:tcW w:w="4553" w:type="dxa"/>
            <w:gridSpan w:val="3"/>
            <w:vMerge w:val="restart"/>
            <w:shd w:val="clear" w:color="auto" w:fill="8C8EF0"/>
            <w:tcMar>
              <w:top w:w="15" w:type="dxa"/>
              <w:left w:w="15" w:type="dxa"/>
              <w:bottom w:w="0" w:type="dxa"/>
              <w:right w:w="15" w:type="dxa"/>
            </w:tcMar>
            <w:vAlign w:val="center"/>
          </w:tcPr>
          <w:p w14:paraId="4A005827" w14:textId="42EF08CB" w:rsidR="001B0CC4" w:rsidRDefault="001B0CC4" w:rsidP="00AE7406">
            <w:pPr>
              <w:pStyle w:val="BB2023Body"/>
              <w:spacing w:after="0" w:line="240" w:lineRule="auto"/>
              <w:ind w:left="-86"/>
              <w:jc w:val="center"/>
              <w:rPr>
                <w:rFonts w:asciiTheme="majorHAnsi" w:hAnsiTheme="majorHAnsi"/>
                <w:b/>
                <w:bCs/>
                <w:color w:val="FFFFFF" w:themeColor="background1"/>
                <w:sz w:val="14"/>
                <w:szCs w:val="18"/>
              </w:rPr>
            </w:pPr>
            <w:r w:rsidRPr="00E0471E">
              <w:rPr>
                <w:rFonts w:asciiTheme="majorHAnsi" w:hAnsiTheme="majorHAnsi"/>
                <w:b/>
                <w:bCs/>
                <w:color w:val="FFFFFF" w:themeColor="background1"/>
                <w:sz w:val="14"/>
                <w:szCs w:val="18"/>
              </w:rPr>
              <w:t>Figure 3.</w:t>
            </w:r>
            <w:r w:rsidR="00AD7B5E">
              <w:rPr>
                <w:rFonts w:asciiTheme="majorHAnsi" w:hAnsiTheme="majorHAnsi"/>
                <w:b/>
                <w:bCs/>
                <w:color w:val="FFFFFF" w:themeColor="background1"/>
                <w:sz w:val="14"/>
                <w:szCs w:val="18"/>
              </w:rPr>
              <w:t>6</w:t>
            </w:r>
            <w:r w:rsidRPr="00E0471E">
              <w:rPr>
                <w:rFonts w:asciiTheme="majorHAnsi" w:hAnsiTheme="majorHAnsi"/>
                <w:b/>
                <w:bCs/>
                <w:color w:val="FFFFFF" w:themeColor="background1"/>
                <w:sz w:val="14"/>
                <w:szCs w:val="18"/>
              </w:rPr>
              <w:t xml:space="preserve">. </w:t>
            </w:r>
            <w:r w:rsidR="00AD7B5E">
              <w:rPr>
                <w:rFonts w:asciiTheme="majorHAnsi" w:hAnsiTheme="majorHAnsi"/>
                <w:b/>
                <w:bCs/>
                <w:color w:val="FFFFFF" w:themeColor="background1"/>
                <w:sz w:val="14"/>
                <w:szCs w:val="18"/>
              </w:rPr>
              <w:t>Investment and Employment</w:t>
            </w:r>
          </w:p>
          <w:p w14:paraId="0A42A0A5" w14:textId="50E89E63" w:rsidR="001B0CC4" w:rsidRPr="00BC303F" w:rsidRDefault="00DC1A6B" w:rsidP="00AE7406">
            <w:pPr>
              <w:pStyle w:val="BB2023Body"/>
              <w:spacing w:after="0" w:line="240" w:lineRule="auto"/>
              <w:ind w:left="-86"/>
              <w:jc w:val="center"/>
              <w:rPr>
                <w:rFonts w:asciiTheme="majorHAnsi" w:hAnsiTheme="majorHAnsi"/>
                <w:b/>
                <w:bCs/>
                <w:sz w:val="14"/>
                <w:szCs w:val="18"/>
              </w:rPr>
            </w:pPr>
            <w:r>
              <w:rPr>
                <w:rFonts w:asciiTheme="majorHAnsi" w:hAnsiTheme="majorHAnsi"/>
                <w:b/>
                <w:bCs/>
                <w:color w:val="FFFFFF" w:themeColor="background1"/>
                <w:sz w:val="14"/>
                <w:szCs w:val="18"/>
              </w:rPr>
              <w:t>Indices</w:t>
            </w:r>
            <w:r w:rsidR="001B0CC4" w:rsidRPr="00E0471E">
              <w:rPr>
                <w:rFonts w:asciiTheme="majorHAnsi" w:hAnsiTheme="majorHAnsi"/>
                <w:b/>
                <w:bCs/>
                <w:color w:val="FFFFFF" w:themeColor="background1"/>
                <w:sz w:val="14"/>
                <w:szCs w:val="18"/>
              </w:rPr>
              <w:t xml:space="preserve"> by Firm Size - Outlook</w:t>
            </w:r>
          </w:p>
        </w:tc>
        <w:tc>
          <w:tcPr>
            <w:tcW w:w="2755" w:type="dxa"/>
            <w:tcBorders>
              <w:left w:val="nil"/>
              <w:right w:val="nil"/>
            </w:tcBorders>
            <w:tcMar>
              <w:top w:w="72" w:type="dxa"/>
              <w:left w:w="144" w:type="dxa"/>
              <w:bottom w:w="72" w:type="dxa"/>
              <w:right w:w="144" w:type="dxa"/>
            </w:tcMar>
            <w:vAlign w:val="center"/>
          </w:tcPr>
          <w:p w14:paraId="39199091" w14:textId="77777777" w:rsidR="001B0CC4" w:rsidRPr="00BC303F" w:rsidRDefault="001B0CC4" w:rsidP="00AE7406">
            <w:pPr>
              <w:pStyle w:val="BB2023Body"/>
              <w:spacing w:after="0" w:line="240" w:lineRule="auto"/>
              <w:ind w:left="0"/>
              <w:jc w:val="center"/>
            </w:pPr>
          </w:p>
        </w:tc>
      </w:tr>
      <w:tr w:rsidR="001B0CC4" w:rsidRPr="00BC303F" w14:paraId="285F6F23" w14:textId="77777777" w:rsidTr="0061375E">
        <w:trPr>
          <w:trHeight w:val="117"/>
        </w:trPr>
        <w:tc>
          <w:tcPr>
            <w:tcW w:w="2592" w:type="dxa"/>
            <w:tcBorders>
              <w:left w:val="nil"/>
              <w:bottom w:val="single" w:sz="4" w:space="0" w:color="BFBFBF" w:themeColor="background1" w:themeShade="BF"/>
            </w:tcBorders>
            <w:shd w:val="clear" w:color="auto" w:fill="8C8EF0"/>
            <w:tcMar>
              <w:top w:w="72" w:type="dxa"/>
              <w:left w:w="144" w:type="dxa"/>
              <w:bottom w:w="72" w:type="dxa"/>
              <w:right w:w="144" w:type="dxa"/>
            </w:tcMar>
            <w:vAlign w:val="center"/>
          </w:tcPr>
          <w:p w14:paraId="39AEF44B" w14:textId="105FC096" w:rsidR="001B0CC4" w:rsidRPr="00B85429" w:rsidRDefault="001B0CC4" w:rsidP="00AE7406">
            <w:pPr>
              <w:pStyle w:val="BB2023Body"/>
              <w:spacing w:after="0" w:line="240" w:lineRule="auto"/>
              <w:ind w:left="-86"/>
              <w:jc w:val="center"/>
              <w:rPr>
                <w:rFonts w:asciiTheme="majorHAnsi" w:hAnsiTheme="majorHAnsi"/>
                <w:b/>
                <w:bCs/>
                <w:color w:val="FFFFFF" w:themeColor="background1"/>
                <w:sz w:val="14"/>
                <w:szCs w:val="18"/>
              </w:rPr>
            </w:pPr>
            <w:r w:rsidRPr="00B85429">
              <w:rPr>
                <w:rFonts w:asciiTheme="majorHAnsi" w:hAnsiTheme="majorHAnsi"/>
                <w:b/>
                <w:bCs/>
                <w:color w:val="FFFFFF" w:themeColor="background1"/>
                <w:sz w:val="14"/>
                <w:szCs w:val="18"/>
              </w:rPr>
              <w:t xml:space="preserve"> Large Firms</w:t>
            </w:r>
          </w:p>
        </w:tc>
        <w:tc>
          <w:tcPr>
            <w:tcW w:w="4553" w:type="dxa"/>
            <w:gridSpan w:val="3"/>
            <w:vMerge/>
            <w:tcBorders>
              <w:bottom w:val="single" w:sz="4" w:space="0" w:color="BFBFBF" w:themeColor="background1" w:themeShade="BF"/>
            </w:tcBorders>
            <w:shd w:val="clear" w:color="auto" w:fill="8C8EF0"/>
            <w:tcMar>
              <w:top w:w="15" w:type="dxa"/>
              <w:left w:w="15" w:type="dxa"/>
              <w:bottom w:w="0" w:type="dxa"/>
              <w:right w:w="15" w:type="dxa"/>
            </w:tcMar>
            <w:vAlign w:val="center"/>
          </w:tcPr>
          <w:p w14:paraId="07DEBF36" w14:textId="77777777" w:rsidR="001B0CC4" w:rsidRPr="00BC303F" w:rsidRDefault="001B0CC4" w:rsidP="00AE7406">
            <w:pPr>
              <w:pStyle w:val="BB2023Body"/>
              <w:spacing w:after="0" w:line="240" w:lineRule="auto"/>
              <w:ind w:left="0"/>
              <w:jc w:val="center"/>
              <w:rPr>
                <w:rFonts w:asciiTheme="majorHAnsi" w:hAnsiTheme="majorHAnsi"/>
                <w:b/>
                <w:bCs/>
                <w:sz w:val="14"/>
                <w:szCs w:val="18"/>
              </w:rPr>
            </w:pPr>
          </w:p>
        </w:tc>
        <w:tc>
          <w:tcPr>
            <w:tcW w:w="2755" w:type="dxa"/>
            <w:tcBorders>
              <w:left w:val="nil"/>
              <w:bottom w:val="single" w:sz="4" w:space="0" w:color="BFBFBF" w:themeColor="background1" w:themeShade="BF"/>
              <w:right w:val="nil"/>
            </w:tcBorders>
            <w:shd w:val="clear" w:color="auto" w:fill="8C8EF0"/>
            <w:tcMar>
              <w:top w:w="72" w:type="dxa"/>
              <w:left w:w="144" w:type="dxa"/>
              <w:bottom w:w="72" w:type="dxa"/>
              <w:right w:w="144" w:type="dxa"/>
            </w:tcMar>
            <w:vAlign w:val="center"/>
          </w:tcPr>
          <w:p w14:paraId="075A258E" w14:textId="7286D480" w:rsidR="001B0CC4" w:rsidRPr="00B85429" w:rsidRDefault="001B0CC4" w:rsidP="00AE7406">
            <w:pPr>
              <w:pStyle w:val="BB2023Body"/>
              <w:spacing w:after="0" w:line="240" w:lineRule="auto"/>
              <w:ind w:left="-86"/>
              <w:jc w:val="center"/>
              <w:rPr>
                <w:rFonts w:asciiTheme="majorHAnsi" w:hAnsiTheme="majorHAnsi"/>
                <w:b/>
                <w:bCs/>
                <w:color w:val="FFFFFF" w:themeColor="background1"/>
                <w:sz w:val="14"/>
                <w:szCs w:val="18"/>
              </w:rPr>
            </w:pPr>
            <w:r w:rsidRPr="00B85429">
              <w:rPr>
                <w:rFonts w:asciiTheme="majorHAnsi" w:hAnsiTheme="majorHAnsi"/>
                <w:b/>
                <w:bCs/>
                <w:color w:val="FFFFFF" w:themeColor="background1"/>
                <w:sz w:val="14"/>
                <w:szCs w:val="18"/>
              </w:rPr>
              <w:t>SMEs</w:t>
            </w:r>
          </w:p>
        </w:tc>
      </w:tr>
      <w:tr w:rsidR="00227CD3" w:rsidRPr="00BC303F" w14:paraId="462CFC8C" w14:textId="77777777" w:rsidTr="0061375E">
        <w:trPr>
          <w:trHeight w:val="20"/>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70374E2E" w14:textId="22604AC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4BF2AF5" w14:textId="5D783A08"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151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hideMark/>
          </w:tcPr>
          <w:p w14:paraId="04DFB061" w14:textId="5A76A4DB" w:rsidR="00227CD3" w:rsidRPr="00BC303F" w:rsidRDefault="00227CD3" w:rsidP="00227CD3">
            <w:pPr>
              <w:pStyle w:val="BB2023Body"/>
              <w:spacing w:after="0" w:line="240" w:lineRule="auto"/>
              <w:ind w:left="0"/>
              <w:jc w:val="center"/>
              <w:rPr>
                <w:rFonts w:asciiTheme="majorHAnsi" w:hAnsiTheme="majorHAnsi"/>
                <w:sz w:val="14"/>
                <w:szCs w:val="18"/>
              </w:rPr>
            </w:pPr>
            <w:r w:rsidRPr="004A649E">
              <w:rPr>
                <w:rFonts w:ascii="Calibri" w:eastAsia="Ebrima" w:hAnsi="Calibri" w:cs="Calibri"/>
                <w:noProof/>
                <w:sz w:val="18"/>
                <w:szCs w:val="18"/>
                <w:rtl/>
              </w:rPr>
              <w:drawing>
                <wp:anchor distT="0" distB="0" distL="114300" distR="114300" simplePos="0" relativeHeight="252033176" behindDoc="0" locked="0" layoutInCell="1" allowOverlap="1" wp14:anchorId="062750F7" wp14:editId="7232EFBC">
                  <wp:simplePos x="0" y="0"/>
                  <wp:positionH relativeFrom="page">
                    <wp:posOffset>271145</wp:posOffset>
                  </wp:positionH>
                  <wp:positionV relativeFrom="page">
                    <wp:posOffset>255270</wp:posOffset>
                  </wp:positionV>
                  <wp:extent cx="373384" cy="373382"/>
                  <wp:effectExtent l="0" t="0" r="7620" b="7620"/>
                  <wp:wrapNone/>
                  <wp:docPr id="1927978620" name="Picture 1927978620" descr="Image result for investment ic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2" descr="Image result for investment icon png"/>
                          <pic:cNvPicPr>
                            <a:picLocks noChangeAspect="1" noChangeArrowheads="1"/>
                          </pic:cNvPicPr>
                        </pic:nvPicPr>
                        <pic:blipFill>
                          <a:blip r:embed="rId180" cstate="print">
                            <a:clrChange>
                              <a:clrFrom>
                                <a:srgbClr val="FFFFFF"/>
                              </a:clrFrom>
                              <a:clrTo>
                                <a:srgbClr val="FFFFFF">
                                  <a:alpha val="0"/>
                                </a:srgbClr>
                              </a:clrTo>
                            </a:clrChange>
                            <a:duotone>
                              <a:schemeClr val="accent5">
                                <a:shade val="45000"/>
                                <a:satMod val="135000"/>
                              </a:schemeClr>
                              <a:prstClr val="white"/>
                            </a:duotone>
                            <a:extLst>
                              <a:ext uri="{BEBA8EAE-BF5A-486C-A8C5-ECC9F3942E4B}">
                                <a14:imgProps xmlns:a14="http://schemas.microsoft.com/office/drawing/2010/main">
                                  <a14:imgLayer r:embed="rId181">
                                    <a14:imgEffect>
                                      <a14:saturation sat="400000"/>
                                    </a14:imgEffect>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373384" cy="373382"/>
                          </a:xfrm>
                          <a:prstGeom prst="rect">
                            <a:avLst/>
                          </a:prstGeom>
                          <a:noFill/>
                        </pic:spPr>
                      </pic:pic>
                    </a:graphicData>
                  </a:graphic>
                  <wp14:sizeRelH relativeFrom="margin">
                    <wp14:pctWidth>0</wp14:pctWidth>
                  </wp14:sizeRelH>
                  <wp14:sizeRelV relativeFrom="margin">
                    <wp14:pctHeight>0</wp14:pctHeight>
                  </wp14:sizeRelV>
                </wp:anchor>
              </w:drawing>
            </w:r>
            <w:r w:rsidRPr="00EA25AD">
              <w:rPr>
                <w:rFonts w:ascii="Calibri" w:hAnsi="Calibri" w:cs="Calibri"/>
                <w:noProof/>
                <w:sz w:val="18"/>
                <w:szCs w:val="18"/>
              </w:rPr>
              <w:drawing>
                <wp:anchor distT="0" distB="0" distL="114300" distR="114300" simplePos="0" relativeHeight="252034200" behindDoc="0" locked="0" layoutInCell="1" allowOverlap="1" wp14:anchorId="657BCD9C" wp14:editId="2723FADB">
                  <wp:simplePos x="0" y="0"/>
                  <wp:positionH relativeFrom="page">
                    <wp:posOffset>241935</wp:posOffset>
                  </wp:positionH>
                  <wp:positionV relativeFrom="page">
                    <wp:posOffset>796925</wp:posOffset>
                  </wp:positionV>
                  <wp:extent cx="435610" cy="418465"/>
                  <wp:effectExtent l="0" t="0" r="2540" b="635"/>
                  <wp:wrapNone/>
                  <wp:docPr id="1802438538" name="Picture 180243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2"/>
                          <pic:cNvPicPr>
                            <a:picLocks noChangeAspect="1" noChangeArrowheads="1"/>
                          </pic:cNvPicPr>
                        </pic:nvPicPr>
                        <pic:blipFill>
                          <a:blip r:embed="rId182">
                            <a:duotone>
                              <a:prstClr val="black"/>
                              <a:schemeClr val="accent5">
                                <a:tint val="45000"/>
                                <a:satMod val="400000"/>
                              </a:schemeClr>
                            </a:duotone>
                            <a:extLst>
                              <a:ext uri="{28A0092B-C50C-407E-A947-70E740481C1C}">
                                <a14:useLocalDpi xmlns:a14="http://schemas.microsoft.com/office/drawing/2010/main" val="0"/>
                              </a:ext>
                            </a:extLst>
                          </a:blip>
                          <a:stretch>
                            <a:fillRect/>
                          </a:stretch>
                        </pic:blipFill>
                        <pic:spPr bwMode="auto">
                          <a:xfrm>
                            <a:off x="0" y="0"/>
                            <a:ext cx="435610" cy="418465"/>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HAnsi" w:hAnsiTheme="majorHAnsi"/>
                <w:b/>
                <w:bCs/>
                <w:sz w:val="14"/>
                <w:szCs w:val="18"/>
              </w:rPr>
              <w:t>Investment</w:t>
            </w: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47E35A2" w14:textId="72A0FCFA"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48DC4AC3" w14:textId="466383CB" w:rsidR="00227CD3" w:rsidRPr="00BC303F" w:rsidRDefault="00227CD3" w:rsidP="00227CD3">
            <w:pPr>
              <w:pStyle w:val="BB2023Body"/>
              <w:spacing w:after="0" w:line="240" w:lineRule="auto"/>
              <w:ind w:left="0"/>
              <w:jc w:val="center"/>
            </w:pPr>
          </w:p>
        </w:tc>
      </w:tr>
      <w:tr w:rsidR="00227CD3" w:rsidRPr="00BC303F" w14:paraId="4EED3475" w14:textId="77777777" w:rsidTr="0061375E">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E15B4E"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4E788E03" w14:textId="721DCD3A"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ECD84B"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632687E" w14:textId="545A1EB9"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06DFB346" w14:textId="77777777" w:rsidR="00227CD3" w:rsidRPr="00BC303F" w:rsidRDefault="00227CD3" w:rsidP="00227CD3">
            <w:pPr>
              <w:pStyle w:val="BB2023Body"/>
              <w:spacing w:after="0" w:line="240" w:lineRule="auto"/>
              <w:ind w:left="0"/>
              <w:jc w:val="center"/>
            </w:pPr>
          </w:p>
        </w:tc>
      </w:tr>
      <w:tr w:rsidR="00227CD3" w:rsidRPr="00BC303F" w14:paraId="6F83C700" w14:textId="77777777" w:rsidTr="0061375E">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0256E6"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5DCCB30F" w14:textId="35FADCD1"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FE29E2"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01997801" w14:textId="237733AE"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779D7AFA" w14:textId="77777777" w:rsidR="00227CD3" w:rsidRPr="00BC303F" w:rsidRDefault="00227CD3" w:rsidP="00227CD3">
            <w:pPr>
              <w:pStyle w:val="BB2023Body"/>
              <w:spacing w:after="0" w:line="240" w:lineRule="auto"/>
              <w:ind w:left="0"/>
              <w:jc w:val="center"/>
            </w:pPr>
          </w:p>
        </w:tc>
      </w:tr>
      <w:tr w:rsidR="00227CD3" w:rsidRPr="00BC303F" w14:paraId="741C3C7D" w14:textId="77777777" w:rsidTr="0061375E">
        <w:trPr>
          <w:trHeight w:val="20"/>
        </w:trPr>
        <w:tc>
          <w:tcPr>
            <w:tcW w:w="2592"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tcMar>
              <w:top w:w="72" w:type="dxa"/>
              <w:left w:w="144" w:type="dxa"/>
              <w:bottom w:w="72" w:type="dxa"/>
              <w:right w:w="144" w:type="dxa"/>
            </w:tcMar>
            <w:vAlign w:val="center"/>
            <w:hideMark/>
          </w:tcPr>
          <w:p w14:paraId="2D762BE2" w14:textId="2DB3450D"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97E51B3" w14:textId="420ED67B"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151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72" w:type="dxa"/>
              <w:left w:w="15" w:type="dxa"/>
              <w:bottom w:w="0" w:type="dxa"/>
              <w:right w:w="15" w:type="dxa"/>
            </w:tcMar>
            <w:hideMark/>
          </w:tcPr>
          <w:p w14:paraId="6E10F646" w14:textId="2CB30B07"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Employment</w:t>
            </w: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BC4C8C1" w14:textId="22E467D3"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tcBorders>
            <w:tcMar>
              <w:top w:w="72" w:type="dxa"/>
              <w:left w:w="144" w:type="dxa"/>
              <w:bottom w:w="72" w:type="dxa"/>
              <w:right w:w="144" w:type="dxa"/>
            </w:tcMar>
            <w:vAlign w:val="center"/>
            <w:hideMark/>
          </w:tcPr>
          <w:p w14:paraId="67564830" w14:textId="6BBAD7BE" w:rsidR="00227CD3" w:rsidRPr="00BC303F" w:rsidRDefault="00227CD3" w:rsidP="00227CD3">
            <w:pPr>
              <w:pStyle w:val="BB2023Body"/>
              <w:spacing w:after="0" w:line="240" w:lineRule="auto"/>
              <w:ind w:left="0"/>
              <w:jc w:val="center"/>
            </w:pPr>
          </w:p>
        </w:tc>
      </w:tr>
      <w:tr w:rsidR="00227CD3" w:rsidRPr="00BC303F" w14:paraId="3F4C9EA4" w14:textId="77777777" w:rsidTr="0061375E">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498C8E"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72A21B3E" w14:textId="14A721CE"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FC1CDF"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15EC80E3" w14:textId="6D3E8694"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Jan – Mar </w:t>
            </w:r>
            <w:r w:rsidRPr="00BC303F">
              <w:rPr>
                <w:rFonts w:asciiTheme="majorHAnsi" w:hAnsiTheme="majorHAnsi"/>
                <w:b/>
                <w:bCs/>
                <w:sz w:val="14"/>
                <w:szCs w:val="18"/>
              </w:rPr>
              <w:t>202</w:t>
            </w:r>
            <w:r>
              <w:rPr>
                <w:rFonts w:asciiTheme="majorHAnsi" w:hAnsiTheme="majorHAnsi"/>
                <w:b/>
                <w:bCs/>
                <w:sz w:val="14"/>
                <w:szCs w:val="18"/>
              </w:rPr>
              <w:t>5</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2D195131" w14:textId="77777777" w:rsidR="00227CD3" w:rsidRPr="00BC303F" w:rsidRDefault="00227CD3" w:rsidP="00227CD3">
            <w:pPr>
              <w:pStyle w:val="BB2023Body"/>
              <w:spacing w:after="0" w:line="240" w:lineRule="auto"/>
              <w:ind w:left="0"/>
              <w:jc w:val="center"/>
            </w:pPr>
          </w:p>
        </w:tc>
      </w:tr>
      <w:tr w:rsidR="00227CD3" w:rsidRPr="00BC303F" w14:paraId="39B41677" w14:textId="77777777" w:rsidTr="0061375E">
        <w:trPr>
          <w:trHeight w:val="317"/>
        </w:trPr>
        <w:tc>
          <w:tcPr>
            <w:tcW w:w="2592" w:type="dxa"/>
            <w:vMerge/>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6ECB3F" w14:textId="77777777" w:rsidR="00227CD3" w:rsidRPr="00BC303F" w:rsidRDefault="00227CD3" w:rsidP="00227CD3">
            <w:pPr>
              <w:pStyle w:val="BB2023Body"/>
              <w:spacing w:after="0" w:line="240" w:lineRule="auto"/>
              <w:ind w:left="0"/>
              <w:jc w:val="cente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A782FA4" w14:textId="2C1A7722"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C874E0" w14:textId="77777777" w:rsidR="00227CD3" w:rsidRPr="00BC303F" w:rsidRDefault="00227CD3" w:rsidP="00227CD3">
            <w:pPr>
              <w:pStyle w:val="BB2023Body"/>
              <w:spacing w:after="0" w:line="240" w:lineRule="auto"/>
              <w:ind w:left="0"/>
              <w:jc w:val="center"/>
              <w:rPr>
                <w:rFonts w:asciiTheme="majorHAnsi" w:hAnsiTheme="majorHAnsi"/>
                <w:sz w:val="14"/>
                <w:szCs w:val="18"/>
              </w:rPr>
            </w:pPr>
          </w:p>
        </w:tc>
        <w:tc>
          <w:tcPr>
            <w:tcW w:w="15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cMar>
              <w:top w:w="15" w:type="dxa"/>
              <w:left w:w="15" w:type="dxa"/>
              <w:bottom w:w="0" w:type="dxa"/>
              <w:right w:w="15" w:type="dxa"/>
            </w:tcMar>
            <w:vAlign w:val="center"/>
            <w:hideMark/>
          </w:tcPr>
          <w:p w14:paraId="2838AE76" w14:textId="18536EC7" w:rsidR="00227CD3" w:rsidRPr="00BC303F" w:rsidRDefault="00227CD3" w:rsidP="00227CD3">
            <w:pPr>
              <w:pStyle w:val="BB2023Body"/>
              <w:spacing w:after="0" w:line="240" w:lineRule="auto"/>
              <w:ind w:left="0"/>
              <w:jc w:val="center"/>
              <w:rPr>
                <w:rFonts w:asciiTheme="majorHAnsi" w:hAnsiTheme="majorHAnsi"/>
                <w:sz w:val="14"/>
                <w:szCs w:val="18"/>
              </w:rPr>
            </w:pPr>
            <w:r>
              <w:rPr>
                <w:rFonts w:asciiTheme="majorHAnsi" w:hAnsiTheme="majorHAnsi"/>
                <w:b/>
                <w:bCs/>
                <w:sz w:val="14"/>
                <w:szCs w:val="18"/>
              </w:rPr>
              <w:t xml:space="preserve">Apr – Jun </w:t>
            </w:r>
            <w:r w:rsidRPr="00BC303F">
              <w:rPr>
                <w:rFonts w:asciiTheme="majorHAnsi" w:hAnsiTheme="majorHAnsi"/>
                <w:b/>
                <w:bCs/>
                <w:sz w:val="14"/>
                <w:szCs w:val="18"/>
              </w:rPr>
              <w:t>202</w:t>
            </w:r>
            <w:r>
              <w:rPr>
                <w:rFonts w:asciiTheme="majorHAnsi" w:hAnsiTheme="majorHAnsi"/>
                <w:b/>
                <w:bCs/>
                <w:sz w:val="14"/>
                <w:szCs w:val="18"/>
              </w:rPr>
              <w:t>4</w:t>
            </w:r>
          </w:p>
        </w:tc>
        <w:tc>
          <w:tcPr>
            <w:tcW w:w="2755" w:type="dxa"/>
            <w:vMerge/>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hideMark/>
          </w:tcPr>
          <w:p w14:paraId="2189ACBA" w14:textId="77777777" w:rsidR="00227CD3" w:rsidRPr="00BC303F" w:rsidRDefault="00227CD3" w:rsidP="00227CD3">
            <w:pPr>
              <w:pStyle w:val="BB2023Body"/>
              <w:spacing w:after="0" w:line="240" w:lineRule="auto"/>
              <w:ind w:left="0"/>
              <w:jc w:val="center"/>
            </w:pPr>
          </w:p>
        </w:tc>
      </w:tr>
    </w:tbl>
    <w:p w14:paraId="34559C99" w14:textId="5746F447" w:rsidR="00812EB9" w:rsidRPr="008E1A4E" w:rsidRDefault="007A540B" w:rsidP="008E1A4E">
      <w:pPr>
        <w:pStyle w:val="BB2023Body"/>
        <w:spacing w:before="120" w:after="0"/>
        <w:ind w:left="0"/>
      </w:pPr>
      <w:r w:rsidRPr="002F622A">
        <w:rPr>
          <w:i/>
          <w:iCs/>
          <w:sz w:val="14"/>
          <w:szCs w:val="18"/>
        </w:rPr>
        <w:t>Source:</w:t>
      </w:r>
      <w:r w:rsidRPr="002F622A">
        <w:rPr>
          <w:sz w:val="14"/>
          <w:szCs w:val="18"/>
        </w:rPr>
        <w:t xml:space="preserve"> Survey results.</w:t>
      </w:r>
      <w:r w:rsidRPr="001C5ABD">
        <w:rPr>
          <w:noProof/>
        </w:rPr>
        <w:t xml:space="preserve"> </w:t>
      </w:r>
      <w:r w:rsidR="00812EB9">
        <w:br w:type="page"/>
      </w:r>
    </w:p>
    <w:p w14:paraId="487E7996" w14:textId="46CE9037" w:rsidR="00AA1637" w:rsidRDefault="00C43EBB" w:rsidP="00AA1637">
      <w:pPr>
        <w:pStyle w:val="BB2023Title1"/>
        <w:ind w:left="0"/>
      </w:pPr>
      <w:bookmarkStart w:id="2814" w:name="_Toc202719028"/>
      <w:r w:rsidRPr="00E442FC">
        <w:lastRenderedPageBreak/>
        <w:drawing>
          <wp:anchor distT="0" distB="0" distL="114300" distR="114300" simplePos="0" relativeHeight="251656210" behindDoc="1" locked="0" layoutInCell="1" allowOverlap="1" wp14:anchorId="40286B21" wp14:editId="16E7F093">
            <wp:simplePos x="0" y="0"/>
            <wp:positionH relativeFrom="page">
              <wp:align>left</wp:align>
            </wp:positionH>
            <wp:positionV relativeFrom="paragraph">
              <wp:posOffset>-522503</wp:posOffset>
            </wp:positionV>
            <wp:extent cx="7193915" cy="10010775"/>
            <wp:effectExtent l="0" t="0" r="6985" b="9525"/>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915" cy="10010775"/>
                    </a:xfrm>
                    <a:prstGeom prst="rect">
                      <a:avLst/>
                    </a:prstGeom>
                    <a:noFill/>
                  </pic:spPr>
                </pic:pic>
              </a:graphicData>
            </a:graphic>
            <wp14:sizeRelH relativeFrom="margin">
              <wp14:pctWidth>0</wp14:pctWidth>
            </wp14:sizeRelH>
            <wp14:sizeRelV relativeFrom="margin">
              <wp14:pctHeight>0</wp14:pctHeight>
            </wp14:sizeRelV>
          </wp:anchor>
        </w:drawing>
      </w:r>
      <w:r w:rsidR="00AA1637">
        <w:t>Tables</w:t>
      </w:r>
      <w:r w:rsidR="000D46F1" w:rsidRPr="000D46F1">
        <w:t xml:space="preserve"> </w:t>
      </w:r>
      <w:r w:rsidR="000D46F1">
        <w:t>Index</w:t>
      </w:r>
      <w:bookmarkEnd w:id="2814"/>
      <w:r w:rsidR="00AA1637">
        <w:t xml:space="preserve"> </w:t>
      </w:r>
    </w:p>
    <w:p w14:paraId="370B5206" w14:textId="4B7CFD47" w:rsidR="00AB2DCF" w:rsidRDefault="00AB2DCF" w:rsidP="00AB2DCF">
      <w:pPr>
        <w:pStyle w:val="BB2023Body"/>
        <w:ind w:left="0"/>
      </w:pPr>
    </w:p>
    <w:p w14:paraId="4856848C" w14:textId="578EC4A9" w:rsidR="00CA2025" w:rsidRDefault="00CA2025" w:rsidP="00AB2DCF">
      <w:pPr>
        <w:pStyle w:val="BB2023Body"/>
        <w:ind w:left="0"/>
      </w:pPr>
    </w:p>
    <w:p w14:paraId="3A27DCEE" w14:textId="6D478E13" w:rsidR="00CA2025" w:rsidRDefault="00CA2025" w:rsidP="00AB2DCF">
      <w:pPr>
        <w:pStyle w:val="BB2023Body"/>
        <w:ind w:left="0"/>
      </w:pPr>
    </w:p>
    <w:p w14:paraId="265369C8" w14:textId="34E6F4F8" w:rsidR="00CA2025" w:rsidRDefault="00D72754" w:rsidP="00AB2DCF">
      <w:pPr>
        <w:pStyle w:val="BB2023Body"/>
        <w:ind w:left="0"/>
      </w:pPr>
      <w:r>
        <w:rPr>
          <w:noProof/>
        </w:rPr>
        <mc:AlternateContent>
          <mc:Choice Requires="wps">
            <w:drawing>
              <wp:anchor distT="45720" distB="45720" distL="114300" distR="114300" simplePos="0" relativeHeight="251656224" behindDoc="0" locked="0" layoutInCell="1" allowOverlap="1" wp14:anchorId="21AB4B3D" wp14:editId="27D2CFBF">
                <wp:simplePos x="0" y="0"/>
                <wp:positionH relativeFrom="margin">
                  <wp:posOffset>-1188720</wp:posOffset>
                </wp:positionH>
                <wp:positionV relativeFrom="paragraph">
                  <wp:posOffset>401955</wp:posOffset>
                </wp:positionV>
                <wp:extent cx="8649335" cy="6087745"/>
                <wp:effectExtent l="0" t="0" r="3810" b="0"/>
                <wp:wrapNone/>
                <wp:docPr id="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649335" cy="6087745"/>
                        </a:xfrm>
                        <a:prstGeom prst="rect">
                          <a:avLst/>
                        </a:prstGeom>
                        <a:noFill/>
                        <a:ln w="9525">
                          <a:noFill/>
                          <a:miter lim="800000"/>
                          <a:headEnd/>
                          <a:tailEnd/>
                        </a:ln>
                      </wps:spPr>
                      <wps:txbx>
                        <w:txbxContent>
                          <w:p w14:paraId="07EAE8EB" w14:textId="0AA617CD" w:rsidR="00574037" w:rsidRPr="00CA2025" w:rsidRDefault="00574037" w:rsidP="005265DB">
                            <w:pPr>
                              <w:rPr>
                                <w:rFonts w:asciiTheme="majorHAnsi" w:hAnsiTheme="majorHAnsi"/>
                                <w:b/>
                                <w:bCs/>
                                <w:color w:val="1FBACF" w:themeColor="accent1"/>
                                <w:sz w:val="16"/>
                                <w:szCs w:val="16"/>
                                <w:vertAlign w:val="superscript"/>
                              </w:rPr>
                            </w:pPr>
                            <w:r w:rsidRPr="00CA2025">
                              <w:rPr>
                                <w:rFonts w:asciiTheme="majorHAnsi" w:hAnsiTheme="majorHAnsi"/>
                                <w:b/>
                                <w:bCs/>
                                <w:color w:val="1FBACF" w:themeColor="accent1"/>
                                <w:sz w:val="16"/>
                                <w:szCs w:val="16"/>
                              </w:rPr>
                              <w:t>Table A1: Survey Results: Summary of all firms</w:t>
                            </w:r>
                            <w:r>
                              <w:rPr>
                                <w:rFonts w:asciiTheme="majorHAnsi" w:hAnsiTheme="majorHAnsi"/>
                                <w:b/>
                                <w:bCs/>
                                <w:color w:val="1FBACF" w:themeColor="accent1"/>
                                <w:sz w:val="16"/>
                                <w:szCs w:val="16"/>
                              </w:rPr>
                              <w:t>’</w:t>
                            </w:r>
                            <w:r w:rsidRPr="00CA2025">
                              <w:rPr>
                                <w:rFonts w:asciiTheme="majorHAnsi" w:hAnsiTheme="majorHAnsi"/>
                                <w:b/>
                                <w:bCs/>
                                <w:color w:val="1FBACF" w:themeColor="accent1"/>
                                <w:sz w:val="16"/>
                                <w:szCs w:val="16"/>
                              </w:rPr>
                              <w:t xml:space="preserve"> </w:t>
                            </w:r>
                            <w:r>
                              <w:rPr>
                                <w:rFonts w:asciiTheme="majorHAnsi" w:hAnsiTheme="majorHAnsi"/>
                                <w:b/>
                                <w:bCs/>
                                <w:color w:val="1FBACF" w:themeColor="accent1"/>
                                <w:sz w:val="16"/>
                                <w:szCs w:val="16"/>
                              </w:rPr>
                              <w:t xml:space="preserve">performance </w:t>
                            </w:r>
                            <w:r w:rsidRPr="00CA2025">
                              <w:rPr>
                                <w:rFonts w:asciiTheme="majorHAnsi" w:hAnsiTheme="majorHAnsi"/>
                                <w:b/>
                                <w:bCs/>
                                <w:color w:val="1FBACF" w:themeColor="accent1"/>
                                <w:sz w:val="16"/>
                                <w:szCs w:val="16"/>
                              </w:rPr>
                              <w:t>evaluation at the sectoral level (</w:t>
                            </w:r>
                            <w:r w:rsidR="00B26420">
                              <w:rPr>
                                <w:rFonts w:asciiTheme="majorHAnsi" w:hAnsiTheme="majorHAnsi"/>
                                <w:b/>
                                <w:bCs/>
                                <w:color w:val="1FBACF" w:themeColor="accent1"/>
                                <w:sz w:val="16"/>
                                <w:szCs w:val="16"/>
                              </w:rPr>
                              <w:t>January</w:t>
                            </w:r>
                            <w:r w:rsidR="005526DD">
                              <w:rPr>
                                <w:rFonts w:asciiTheme="majorHAnsi" w:hAnsiTheme="majorHAnsi"/>
                                <w:b/>
                                <w:bCs/>
                                <w:color w:val="1FBACF" w:themeColor="accent1"/>
                                <w:sz w:val="16"/>
                                <w:szCs w:val="16"/>
                              </w:rPr>
                              <w:t xml:space="preserve"> - </w:t>
                            </w:r>
                            <w:r w:rsidR="00B26420">
                              <w:rPr>
                                <w:rFonts w:asciiTheme="majorHAnsi" w:hAnsiTheme="majorHAnsi"/>
                                <w:b/>
                                <w:bCs/>
                                <w:color w:val="1FBACF" w:themeColor="accent1"/>
                                <w:sz w:val="16"/>
                                <w:szCs w:val="16"/>
                              </w:rPr>
                              <w:t xml:space="preserve">February </w:t>
                            </w:r>
                            <w:r w:rsidR="005526DD">
                              <w:rPr>
                                <w:rFonts w:asciiTheme="majorHAnsi" w:hAnsiTheme="majorHAnsi"/>
                                <w:b/>
                                <w:bCs/>
                                <w:color w:val="1FBACF" w:themeColor="accent1"/>
                                <w:sz w:val="16"/>
                                <w:szCs w:val="16"/>
                              </w:rPr>
                              <w:t xml:space="preserve">- </w:t>
                            </w:r>
                            <w:r w:rsidR="00B26420">
                              <w:rPr>
                                <w:rFonts w:asciiTheme="majorHAnsi" w:hAnsiTheme="majorHAnsi"/>
                                <w:b/>
                                <w:bCs/>
                                <w:color w:val="1FBACF" w:themeColor="accent1"/>
                                <w:sz w:val="16"/>
                                <w:szCs w:val="16"/>
                              </w:rPr>
                              <w:t>March</w:t>
                            </w:r>
                            <w:r w:rsidR="005526DD">
                              <w:rPr>
                                <w:rFonts w:asciiTheme="majorHAnsi" w:hAnsiTheme="majorHAnsi"/>
                                <w:b/>
                                <w:bCs/>
                                <w:color w:val="1FBACF" w:themeColor="accent1"/>
                                <w:sz w:val="16"/>
                                <w:szCs w:val="16"/>
                              </w:rPr>
                              <w:t xml:space="preserve"> </w:t>
                            </w:r>
                            <w:r w:rsidR="00B26420">
                              <w:rPr>
                                <w:rFonts w:asciiTheme="majorHAnsi" w:hAnsiTheme="majorHAnsi"/>
                                <w:b/>
                                <w:bCs/>
                                <w:color w:val="1FBACF" w:themeColor="accent1"/>
                                <w:sz w:val="16"/>
                                <w:szCs w:val="16"/>
                              </w:rPr>
                              <w:t>2025)</w:t>
                            </w:r>
                            <w:r w:rsidRPr="00CA2025">
                              <w:rPr>
                                <w:rFonts w:asciiTheme="majorHAnsi" w:hAnsiTheme="majorHAnsi"/>
                                <w:b/>
                                <w:bCs/>
                                <w:color w:val="1FBACF" w:themeColor="accent1"/>
                                <w:sz w:val="16"/>
                                <w:szCs w:val="16"/>
                                <w:vertAlign w:val="superscript"/>
                              </w:rPr>
                              <w:t>1</w:t>
                            </w:r>
                          </w:p>
                          <w:p w14:paraId="28487EE6" w14:textId="77777777" w:rsidR="00574037" w:rsidRDefault="00574037" w:rsidP="00CA2025">
                            <w:pPr>
                              <w:rPr>
                                <w:rFonts w:asciiTheme="majorHAnsi" w:hAnsiTheme="majorHAnsi"/>
                                <w:b/>
                                <w:bCs/>
                                <w:sz w:val="16"/>
                                <w:szCs w:val="16"/>
                                <w:vertAlign w:val="superscript"/>
                              </w:rPr>
                            </w:pPr>
                          </w:p>
                          <w:p w14:paraId="0038F9A7" w14:textId="77777777" w:rsidR="00574037" w:rsidRDefault="00574037" w:rsidP="00CA2025">
                            <w:pPr>
                              <w:rPr>
                                <w:rFonts w:asciiTheme="majorHAnsi" w:hAnsiTheme="majorHAnsi"/>
                                <w:b/>
                                <w:bCs/>
                                <w:sz w:val="16"/>
                                <w:szCs w:val="16"/>
                                <w:vertAlign w:val="superscript"/>
                              </w:rPr>
                            </w:pPr>
                          </w:p>
                          <w:p w14:paraId="24CE22B5" w14:textId="77777777" w:rsidR="00574037" w:rsidRDefault="00574037" w:rsidP="00CA2025">
                            <w:pPr>
                              <w:rPr>
                                <w:rFonts w:asciiTheme="majorHAnsi" w:hAnsiTheme="majorHAnsi"/>
                                <w:b/>
                                <w:bCs/>
                                <w:sz w:val="16"/>
                                <w:szCs w:val="16"/>
                                <w:vertAlign w:val="superscript"/>
                              </w:rPr>
                            </w:pPr>
                          </w:p>
                          <w:p w14:paraId="13164596" w14:textId="77777777" w:rsidR="00574037" w:rsidRDefault="00574037" w:rsidP="00CA2025">
                            <w:pPr>
                              <w:rPr>
                                <w:rFonts w:asciiTheme="majorHAnsi" w:hAnsiTheme="majorHAnsi"/>
                                <w:b/>
                                <w:bCs/>
                                <w:sz w:val="16"/>
                                <w:szCs w:val="16"/>
                                <w:vertAlign w:val="superscript"/>
                              </w:rPr>
                            </w:pPr>
                          </w:p>
                          <w:p w14:paraId="58784676" w14:textId="77777777" w:rsidR="00574037" w:rsidRDefault="00574037" w:rsidP="00CA2025">
                            <w:pPr>
                              <w:rPr>
                                <w:rFonts w:asciiTheme="majorHAnsi" w:hAnsiTheme="majorHAnsi"/>
                                <w:b/>
                                <w:bCs/>
                                <w:sz w:val="16"/>
                                <w:szCs w:val="16"/>
                                <w:vertAlign w:val="superscript"/>
                              </w:rPr>
                            </w:pPr>
                          </w:p>
                          <w:p w14:paraId="1933F4D6" w14:textId="77777777" w:rsidR="00574037" w:rsidRDefault="00574037" w:rsidP="00CA2025">
                            <w:pPr>
                              <w:rPr>
                                <w:rFonts w:asciiTheme="majorHAnsi" w:hAnsiTheme="majorHAnsi"/>
                                <w:b/>
                                <w:bCs/>
                                <w:sz w:val="16"/>
                                <w:szCs w:val="16"/>
                                <w:vertAlign w:val="superscript"/>
                              </w:rPr>
                            </w:pPr>
                          </w:p>
                          <w:p w14:paraId="794472A8" w14:textId="77777777" w:rsidR="00574037" w:rsidRDefault="00574037" w:rsidP="00CA2025">
                            <w:pPr>
                              <w:rPr>
                                <w:rFonts w:asciiTheme="majorHAnsi" w:hAnsiTheme="majorHAnsi"/>
                                <w:b/>
                                <w:bCs/>
                                <w:sz w:val="16"/>
                                <w:szCs w:val="16"/>
                                <w:vertAlign w:val="superscript"/>
                              </w:rPr>
                            </w:pPr>
                          </w:p>
                          <w:p w14:paraId="51EF8AB8" w14:textId="77777777" w:rsidR="00574037" w:rsidRDefault="00574037" w:rsidP="00CA2025">
                            <w:pPr>
                              <w:rPr>
                                <w:rFonts w:asciiTheme="majorHAnsi" w:hAnsiTheme="majorHAnsi"/>
                                <w:b/>
                                <w:bCs/>
                                <w:sz w:val="16"/>
                                <w:szCs w:val="16"/>
                                <w:vertAlign w:val="superscript"/>
                              </w:rPr>
                            </w:pPr>
                          </w:p>
                          <w:p w14:paraId="073B9384" w14:textId="77777777" w:rsidR="00574037" w:rsidRPr="00CA2025" w:rsidRDefault="00574037" w:rsidP="00CA2025">
                            <w:pPr>
                              <w:rPr>
                                <w:rFonts w:asciiTheme="majorHAnsi" w:hAnsiTheme="majorHAnsi"/>
                                <w:b/>
                                <w:bCs/>
                                <w:sz w:val="16"/>
                                <w:szCs w:val="16"/>
                                <w:vertAlign w:val="superscript"/>
                              </w:rPr>
                            </w:pPr>
                          </w:p>
                          <w:p w14:paraId="2C40CE3F" w14:textId="77777777" w:rsidR="00574037" w:rsidRDefault="00574037" w:rsidP="00CA2025">
                            <w:pPr>
                              <w:rPr>
                                <w:rFonts w:asciiTheme="majorHAnsi" w:hAnsiTheme="majorHAnsi"/>
                                <w:b/>
                                <w:bCs/>
                                <w:color w:val="1FBACF" w:themeColor="accent1"/>
                                <w:sz w:val="16"/>
                                <w:szCs w:val="16"/>
                              </w:rPr>
                            </w:pPr>
                          </w:p>
                          <w:p w14:paraId="6DA9A010" w14:textId="02EFD1CC" w:rsidR="00574037" w:rsidRPr="00CA2025" w:rsidRDefault="00574037" w:rsidP="00CA2025">
                            <w:pPr>
                              <w:rPr>
                                <w:rFonts w:asciiTheme="majorHAnsi" w:hAnsiTheme="majorHAnsi"/>
                                <w:color w:val="1FBACF" w:themeColor="accent1"/>
                                <w:sz w:val="16"/>
                                <w:szCs w:val="16"/>
                              </w:rPr>
                            </w:pPr>
                            <w:r w:rsidRPr="00CA2025">
                              <w:rPr>
                                <w:rFonts w:asciiTheme="majorHAnsi" w:hAnsiTheme="majorHAnsi"/>
                                <w:b/>
                                <w:bCs/>
                                <w:color w:val="1FBACF" w:themeColor="accent1"/>
                                <w:sz w:val="16"/>
                                <w:szCs w:val="16"/>
                              </w:rPr>
                              <w:t>Table A2: Survey Results: Summary of all firms</w:t>
                            </w:r>
                            <w:r>
                              <w:rPr>
                                <w:rFonts w:asciiTheme="majorHAnsi" w:hAnsiTheme="majorHAnsi"/>
                                <w:b/>
                                <w:bCs/>
                                <w:color w:val="1FBACF" w:themeColor="accent1"/>
                                <w:sz w:val="16"/>
                                <w:szCs w:val="16"/>
                              </w:rPr>
                              <w:t>’</w:t>
                            </w:r>
                            <w:r w:rsidRPr="00CA2025">
                              <w:rPr>
                                <w:rFonts w:asciiTheme="majorHAnsi" w:hAnsiTheme="majorHAnsi"/>
                                <w:b/>
                                <w:bCs/>
                                <w:color w:val="1FBACF" w:themeColor="accent1"/>
                                <w:sz w:val="16"/>
                                <w:szCs w:val="16"/>
                              </w:rPr>
                              <w:t xml:space="preserve"> </w:t>
                            </w:r>
                            <w:r>
                              <w:rPr>
                                <w:rFonts w:asciiTheme="majorHAnsi" w:hAnsiTheme="majorHAnsi"/>
                                <w:b/>
                                <w:bCs/>
                                <w:color w:val="1FBACF" w:themeColor="accent1"/>
                                <w:sz w:val="16"/>
                                <w:szCs w:val="16"/>
                              </w:rPr>
                              <w:t>outlook</w:t>
                            </w:r>
                            <w:r w:rsidRPr="00CA2025">
                              <w:rPr>
                                <w:rFonts w:asciiTheme="majorHAnsi" w:hAnsiTheme="majorHAnsi"/>
                                <w:b/>
                                <w:bCs/>
                                <w:color w:val="1FBACF" w:themeColor="accent1"/>
                                <w:sz w:val="16"/>
                                <w:szCs w:val="16"/>
                              </w:rPr>
                              <w:t xml:space="preserve"> at the sectoral level (</w:t>
                            </w:r>
                            <w:r w:rsidR="00B26420">
                              <w:rPr>
                                <w:rFonts w:asciiTheme="majorHAnsi" w:hAnsiTheme="majorHAnsi"/>
                                <w:b/>
                                <w:bCs/>
                                <w:color w:val="1FBACF" w:themeColor="accent1"/>
                                <w:sz w:val="16"/>
                                <w:szCs w:val="16"/>
                              </w:rPr>
                              <w:t>April</w:t>
                            </w:r>
                            <w:r>
                              <w:rPr>
                                <w:rFonts w:asciiTheme="majorHAnsi" w:hAnsiTheme="majorHAnsi"/>
                                <w:b/>
                                <w:bCs/>
                                <w:color w:val="1FBACF" w:themeColor="accent1"/>
                                <w:sz w:val="16"/>
                                <w:szCs w:val="16"/>
                              </w:rPr>
                              <w:t xml:space="preserve"> - </w:t>
                            </w:r>
                            <w:r w:rsidR="00B26420">
                              <w:rPr>
                                <w:rFonts w:asciiTheme="majorHAnsi" w:hAnsiTheme="majorHAnsi"/>
                                <w:b/>
                                <w:bCs/>
                                <w:color w:val="1FBACF" w:themeColor="accent1"/>
                                <w:sz w:val="16"/>
                                <w:szCs w:val="16"/>
                              </w:rPr>
                              <w:t>May</w:t>
                            </w:r>
                            <w:r>
                              <w:rPr>
                                <w:rFonts w:asciiTheme="majorHAnsi" w:hAnsiTheme="majorHAnsi"/>
                                <w:b/>
                                <w:bCs/>
                                <w:color w:val="1FBACF" w:themeColor="accent1"/>
                                <w:sz w:val="16"/>
                                <w:szCs w:val="16"/>
                              </w:rPr>
                              <w:t xml:space="preserve"> - </w:t>
                            </w:r>
                            <w:r w:rsidR="00B26420">
                              <w:rPr>
                                <w:rFonts w:asciiTheme="majorHAnsi" w:hAnsiTheme="majorHAnsi"/>
                                <w:b/>
                                <w:bCs/>
                                <w:color w:val="1FBACF" w:themeColor="accent1"/>
                                <w:sz w:val="16"/>
                                <w:szCs w:val="16"/>
                              </w:rPr>
                              <w:t>June</w:t>
                            </w:r>
                            <w:r>
                              <w:rPr>
                                <w:rFonts w:asciiTheme="majorHAnsi" w:hAnsiTheme="majorHAnsi"/>
                                <w:b/>
                                <w:bCs/>
                                <w:color w:val="1FBACF" w:themeColor="accent1"/>
                                <w:sz w:val="16"/>
                                <w:szCs w:val="16"/>
                              </w:rPr>
                              <w:t xml:space="preserve"> </w:t>
                            </w:r>
                            <w:r w:rsidRPr="007B090C">
                              <w:rPr>
                                <w:rFonts w:asciiTheme="majorHAnsi" w:hAnsiTheme="majorHAnsi"/>
                                <w:b/>
                                <w:bCs/>
                                <w:color w:val="1FBACF" w:themeColor="accent1"/>
                                <w:sz w:val="16"/>
                                <w:szCs w:val="16"/>
                              </w:rPr>
                              <w:t>202</w:t>
                            </w:r>
                            <w:r w:rsidR="00B26420">
                              <w:rPr>
                                <w:rFonts w:asciiTheme="majorHAnsi" w:hAnsiTheme="majorHAnsi"/>
                                <w:b/>
                                <w:bCs/>
                                <w:color w:val="1FBACF" w:themeColor="accent1"/>
                                <w:sz w:val="16"/>
                                <w:szCs w:val="16"/>
                              </w:rPr>
                              <w:t>5</w:t>
                            </w:r>
                            <w:r w:rsidRPr="00CA2025">
                              <w:rPr>
                                <w:rFonts w:asciiTheme="majorHAnsi" w:hAnsiTheme="majorHAnsi"/>
                                <w:b/>
                                <w:bCs/>
                                <w:color w:val="1FBACF" w:themeColor="accent1"/>
                                <w:sz w:val="16"/>
                                <w:szCs w:val="16"/>
                              </w:rPr>
                              <w:t>)</w:t>
                            </w:r>
                            <w:r>
                              <w:rPr>
                                <w:rFonts w:asciiTheme="majorHAnsi" w:hAnsiTheme="majorHAnsi"/>
                                <w:b/>
                                <w:bCs/>
                                <w:color w:val="1FBACF" w:themeColor="accent1"/>
                                <w:sz w:val="16"/>
                                <w:szCs w:val="16"/>
                                <w:vertAlign w:val="superscript"/>
                              </w:rPr>
                              <w:t>1</w:t>
                            </w:r>
                          </w:p>
                          <w:p w14:paraId="1F6E833F" w14:textId="77777777" w:rsidR="00574037" w:rsidRDefault="00574037" w:rsidP="00CA2025">
                            <w:pPr>
                              <w:rPr>
                                <w:sz w:val="18"/>
                                <w:szCs w:val="18"/>
                              </w:rPr>
                            </w:pPr>
                          </w:p>
                          <w:p w14:paraId="6DADBE0F" w14:textId="77777777" w:rsidR="00574037" w:rsidRDefault="00574037" w:rsidP="00CA2025">
                            <w:pPr>
                              <w:rPr>
                                <w:sz w:val="18"/>
                                <w:szCs w:val="18"/>
                              </w:rPr>
                            </w:pPr>
                          </w:p>
                          <w:p w14:paraId="755A9374" w14:textId="77777777" w:rsidR="00574037" w:rsidRDefault="00574037" w:rsidP="00CA2025">
                            <w:pPr>
                              <w:rPr>
                                <w:sz w:val="18"/>
                                <w:szCs w:val="18"/>
                              </w:rPr>
                            </w:pPr>
                          </w:p>
                          <w:p w14:paraId="2ED7CDB1" w14:textId="77777777" w:rsidR="00574037" w:rsidRDefault="00574037" w:rsidP="00CA2025">
                            <w:pPr>
                              <w:rPr>
                                <w:sz w:val="18"/>
                                <w:szCs w:val="18"/>
                              </w:rPr>
                            </w:pPr>
                          </w:p>
                          <w:p w14:paraId="27FABF37" w14:textId="77777777" w:rsidR="00574037" w:rsidRDefault="00574037" w:rsidP="00CA2025">
                            <w:pPr>
                              <w:rPr>
                                <w:sz w:val="18"/>
                                <w:szCs w:val="18"/>
                              </w:rPr>
                            </w:pPr>
                          </w:p>
                          <w:p w14:paraId="5986787F" w14:textId="77777777" w:rsidR="00574037" w:rsidRDefault="00574037" w:rsidP="00CA2025">
                            <w:pPr>
                              <w:rPr>
                                <w:sz w:val="18"/>
                                <w:szCs w:val="18"/>
                              </w:rPr>
                            </w:pPr>
                          </w:p>
                          <w:p w14:paraId="16C97FF9" w14:textId="77777777" w:rsidR="00574037" w:rsidRDefault="00574037" w:rsidP="00CA2025">
                            <w:pPr>
                              <w:rPr>
                                <w:sz w:val="18"/>
                                <w:szCs w:val="18"/>
                              </w:rPr>
                            </w:pPr>
                          </w:p>
                          <w:p w14:paraId="4B3F3325" w14:textId="77777777" w:rsidR="00574037" w:rsidRDefault="00574037" w:rsidP="00CA2025">
                            <w:pPr>
                              <w:rPr>
                                <w:sz w:val="18"/>
                                <w:szCs w:val="18"/>
                              </w:rPr>
                            </w:pPr>
                          </w:p>
                          <w:p w14:paraId="5299FB6A" w14:textId="77777777" w:rsidR="00574037" w:rsidRPr="00CA2025" w:rsidRDefault="00574037" w:rsidP="00CA2025">
                            <w:pPr>
                              <w:rPr>
                                <w:sz w:val="18"/>
                                <w:szCs w:val="18"/>
                              </w:rPr>
                            </w:pPr>
                          </w:p>
                          <w:p w14:paraId="784EFDB3" w14:textId="06D85892" w:rsidR="00574037" w:rsidRPr="00384D74" w:rsidRDefault="00574037" w:rsidP="00CA2025">
                            <w:pPr>
                              <w:spacing w:after="0" w:line="240" w:lineRule="auto"/>
                              <w:rPr>
                                <w:sz w:val="12"/>
                                <w:szCs w:val="12"/>
                              </w:rPr>
                            </w:pPr>
                            <w:r w:rsidRPr="00384D74">
                              <w:rPr>
                                <w:sz w:val="12"/>
                                <w:szCs w:val="12"/>
                              </w:rPr>
                              <w:t>1 Numbers represent percent of total responses. Higher, same, and lower may not add up to 100 due to rounding.</w:t>
                            </w:r>
                          </w:p>
                          <w:p w14:paraId="0967C753" w14:textId="77777777" w:rsidR="00574037" w:rsidRPr="00384D74" w:rsidRDefault="00574037" w:rsidP="00CA2025">
                            <w:pPr>
                              <w:spacing w:after="0" w:line="240" w:lineRule="auto"/>
                              <w:rPr>
                                <w:sz w:val="12"/>
                                <w:szCs w:val="12"/>
                              </w:rPr>
                            </w:pPr>
                            <w:r w:rsidRPr="00384D74">
                              <w:rPr>
                                <w:sz w:val="12"/>
                                <w:szCs w:val="12"/>
                              </w:rPr>
                              <w:t>2 Equal to the simple average of the variables' indices. The index's method of calculation is provided in the appendix.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B4B3D" id="_x0000_s1120" type="#_x0000_t202" style="position:absolute;left:0;text-align:left;margin-left:-93.6pt;margin-top:31.65pt;width:681.05pt;height:479.35pt;rotation:-90;z-index:25165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" filled="f" stroked="f">
                <v:textbox>
                  <w:txbxContent>
                    <w:p w14:paraId="07EAE8EB" w14:textId="0AA617CD" w:rsidR="00574037" w:rsidRPr="00CA2025" w:rsidRDefault="00574037" w:rsidP="005265DB">
                      <w:pPr>
                        <w:rPr>
                          <w:rFonts w:asciiTheme="majorHAnsi" w:hAnsiTheme="majorHAnsi"/>
                          <w:b/>
                          <w:bCs/>
                          <w:color w:val="1FBACF" w:themeColor="accent1"/>
                          <w:sz w:val="16"/>
                          <w:szCs w:val="16"/>
                          <w:vertAlign w:val="superscript"/>
                        </w:rPr>
                      </w:pPr>
                      <w:r w:rsidRPr="00CA2025">
                        <w:rPr>
                          <w:rFonts w:asciiTheme="majorHAnsi" w:hAnsiTheme="majorHAnsi"/>
                          <w:b/>
                          <w:bCs/>
                          <w:color w:val="1FBACF" w:themeColor="accent1"/>
                          <w:sz w:val="16"/>
                          <w:szCs w:val="16"/>
                        </w:rPr>
                        <w:t>Table A1: Survey Results: Summary of all firms</w:t>
                      </w:r>
                      <w:r>
                        <w:rPr>
                          <w:rFonts w:asciiTheme="majorHAnsi" w:hAnsiTheme="majorHAnsi"/>
                          <w:b/>
                          <w:bCs/>
                          <w:color w:val="1FBACF" w:themeColor="accent1"/>
                          <w:sz w:val="16"/>
                          <w:szCs w:val="16"/>
                        </w:rPr>
                        <w:t>’</w:t>
                      </w:r>
                      <w:r w:rsidRPr="00CA2025">
                        <w:rPr>
                          <w:rFonts w:asciiTheme="majorHAnsi" w:hAnsiTheme="majorHAnsi"/>
                          <w:b/>
                          <w:bCs/>
                          <w:color w:val="1FBACF" w:themeColor="accent1"/>
                          <w:sz w:val="16"/>
                          <w:szCs w:val="16"/>
                        </w:rPr>
                        <w:t xml:space="preserve"> </w:t>
                      </w:r>
                      <w:r>
                        <w:rPr>
                          <w:rFonts w:asciiTheme="majorHAnsi" w:hAnsiTheme="majorHAnsi"/>
                          <w:b/>
                          <w:bCs/>
                          <w:color w:val="1FBACF" w:themeColor="accent1"/>
                          <w:sz w:val="16"/>
                          <w:szCs w:val="16"/>
                        </w:rPr>
                        <w:t xml:space="preserve">performance </w:t>
                      </w:r>
                      <w:r w:rsidRPr="00CA2025">
                        <w:rPr>
                          <w:rFonts w:asciiTheme="majorHAnsi" w:hAnsiTheme="majorHAnsi"/>
                          <w:b/>
                          <w:bCs/>
                          <w:color w:val="1FBACF" w:themeColor="accent1"/>
                          <w:sz w:val="16"/>
                          <w:szCs w:val="16"/>
                        </w:rPr>
                        <w:t>evaluation at the sectoral level (</w:t>
                      </w:r>
                      <w:r w:rsidR="00B26420">
                        <w:rPr>
                          <w:rFonts w:asciiTheme="majorHAnsi" w:hAnsiTheme="majorHAnsi"/>
                          <w:b/>
                          <w:bCs/>
                          <w:color w:val="1FBACF" w:themeColor="accent1"/>
                          <w:sz w:val="16"/>
                          <w:szCs w:val="16"/>
                        </w:rPr>
                        <w:t>January</w:t>
                      </w:r>
                      <w:r w:rsidR="005526DD">
                        <w:rPr>
                          <w:rFonts w:asciiTheme="majorHAnsi" w:hAnsiTheme="majorHAnsi"/>
                          <w:b/>
                          <w:bCs/>
                          <w:color w:val="1FBACF" w:themeColor="accent1"/>
                          <w:sz w:val="16"/>
                          <w:szCs w:val="16"/>
                        </w:rPr>
                        <w:t xml:space="preserve"> - </w:t>
                      </w:r>
                      <w:r w:rsidR="00B26420">
                        <w:rPr>
                          <w:rFonts w:asciiTheme="majorHAnsi" w:hAnsiTheme="majorHAnsi"/>
                          <w:b/>
                          <w:bCs/>
                          <w:color w:val="1FBACF" w:themeColor="accent1"/>
                          <w:sz w:val="16"/>
                          <w:szCs w:val="16"/>
                        </w:rPr>
                        <w:t xml:space="preserve">February </w:t>
                      </w:r>
                      <w:r w:rsidR="005526DD">
                        <w:rPr>
                          <w:rFonts w:asciiTheme="majorHAnsi" w:hAnsiTheme="majorHAnsi"/>
                          <w:b/>
                          <w:bCs/>
                          <w:color w:val="1FBACF" w:themeColor="accent1"/>
                          <w:sz w:val="16"/>
                          <w:szCs w:val="16"/>
                        </w:rPr>
                        <w:t xml:space="preserve">- </w:t>
                      </w:r>
                      <w:r w:rsidR="00B26420">
                        <w:rPr>
                          <w:rFonts w:asciiTheme="majorHAnsi" w:hAnsiTheme="majorHAnsi"/>
                          <w:b/>
                          <w:bCs/>
                          <w:color w:val="1FBACF" w:themeColor="accent1"/>
                          <w:sz w:val="16"/>
                          <w:szCs w:val="16"/>
                        </w:rPr>
                        <w:t>March</w:t>
                      </w:r>
                      <w:r w:rsidR="005526DD">
                        <w:rPr>
                          <w:rFonts w:asciiTheme="majorHAnsi" w:hAnsiTheme="majorHAnsi"/>
                          <w:b/>
                          <w:bCs/>
                          <w:color w:val="1FBACF" w:themeColor="accent1"/>
                          <w:sz w:val="16"/>
                          <w:szCs w:val="16"/>
                        </w:rPr>
                        <w:t xml:space="preserve"> </w:t>
                      </w:r>
                      <w:r w:rsidR="00B26420">
                        <w:rPr>
                          <w:rFonts w:asciiTheme="majorHAnsi" w:hAnsiTheme="majorHAnsi"/>
                          <w:b/>
                          <w:bCs/>
                          <w:color w:val="1FBACF" w:themeColor="accent1"/>
                          <w:sz w:val="16"/>
                          <w:szCs w:val="16"/>
                        </w:rPr>
                        <w:t>2025)</w:t>
                      </w:r>
                      <w:r w:rsidRPr="00CA2025">
                        <w:rPr>
                          <w:rFonts w:asciiTheme="majorHAnsi" w:hAnsiTheme="majorHAnsi"/>
                          <w:b/>
                          <w:bCs/>
                          <w:color w:val="1FBACF" w:themeColor="accent1"/>
                          <w:sz w:val="16"/>
                          <w:szCs w:val="16"/>
                          <w:vertAlign w:val="superscript"/>
                        </w:rPr>
                        <w:t>1</w:t>
                      </w:r>
                    </w:p>
                    <w:p w14:paraId="28487EE6" w14:textId="77777777" w:rsidR="00574037" w:rsidRDefault="00574037" w:rsidP="00CA2025">
                      <w:pPr>
                        <w:rPr>
                          <w:rFonts w:asciiTheme="majorHAnsi" w:hAnsiTheme="majorHAnsi"/>
                          <w:b/>
                          <w:bCs/>
                          <w:sz w:val="16"/>
                          <w:szCs w:val="16"/>
                          <w:vertAlign w:val="superscript"/>
                        </w:rPr>
                      </w:pPr>
                    </w:p>
                    <w:p w14:paraId="0038F9A7" w14:textId="77777777" w:rsidR="00574037" w:rsidRDefault="00574037" w:rsidP="00CA2025">
                      <w:pPr>
                        <w:rPr>
                          <w:rFonts w:asciiTheme="majorHAnsi" w:hAnsiTheme="majorHAnsi"/>
                          <w:b/>
                          <w:bCs/>
                          <w:sz w:val="16"/>
                          <w:szCs w:val="16"/>
                          <w:vertAlign w:val="superscript"/>
                        </w:rPr>
                      </w:pPr>
                    </w:p>
                    <w:p w14:paraId="24CE22B5" w14:textId="77777777" w:rsidR="00574037" w:rsidRDefault="00574037" w:rsidP="00CA2025">
                      <w:pPr>
                        <w:rPr>
                          <w:rFonts w:asciiTheme="majorHAnsi" w:hAnsiTheme="majorHAnsi"/>
                          <w:b/>
                          <w:bCs/>
                          <w:sz w:val="16"/>
                          <w:szCs w:val="16"/>
                          <w:vertAlign w:val="superscript"/>
                        </w:rPr>
                      </w:pPr>
                    </w:p>
                    <w:p w14:paraId="13164596" w14:textId="77777777" w:rsidR="00574037" w:rsidRDefault="00574037" w:rsidP="00CA2025">
                      <w:pPr>
                        <w:rPr>
                          <w:rFonts w:asciiTheme="majorHAnsi" w:hAnsiTheme="majorHAnsi"/>
                          <w:b/>
                          <w:bCs/>
                          <w:sz w:val="16"/>
                          <w:szCs w:val="16"/>
                          <w:vertAlign w:val="superscript"/>
                        </w:rPr>
                      </w:pPr>
                    </w:p>
                    <w:p w14:paraId="58784676" w14:textId="77777777" w:rsidR="00574037" w:rsidRDefault="00574037" w:rsidP="00CA2025">
                      <w:pPr>
                        <w:rPr>
                          <w:rFonts w:asciiTheme="majorHAnsi" w:hAnsiTheme="majorHAnsi"/>
                          <w:b/>
                          <w:bCs/>
                          <w:sz w:val="16"/>
                          <w:szCs w:val="16"/>
                          <w:vertAlign w:val="superscript"/>
                        </w:rPr>
                      </w:pPr>
                    </w:p>
                    <w:p w14:paraId="1933F4D6" w14:textId="77777777" w:rsidR="00574037" w:rsidRDefault="00574037" w:rsidP="00CA2025">
                      <w:pPr>
                        <w:rPr>
                          <w:rFonts w:asciiTheme="majorHAnsi" w:hAnsiTheme="majorHAnsi"/>
                          <w:b/>
                          <w:bCs/>
                          <w:sz w:val="16"/>
                          <w:szCs w:val="16"/>
                          <w:vertAlign w:val="superscript"/>
                        </w:rPr>
                      </w:pPr>
                    </w:p>
                    <w:p w14:paraId="794472A8" w14:textId="77777777" w:rsidR="00574037" w:rsidRDefault="00574037" w:rsidP="00CA2025">
                      <w:pPr>
                        <w:rPr>
                          <w:rFonts w:asciiTheme="majorHAnsi" w:hAnsiTheme="majorHAnsi"/>
                          <w:b/>
                          <w:bCs/>
                          <w:sz w:val="16"/>
                          <w:szCs w:val="16"/>
                          <w:vertAlign w:val="superscript"/>
                        </w:rPr>
                      </w:pPr>
                    </w:p>
                    <w:p w14:paraId="51EF8AB8" w14:textId="77777777" w:rsidR="00574037" w:rsidRDefault="00574037" w:rsidP="00CA2025">
                      <w:pPr>
                        <w:rPr>
                          <w:rFonts w:asciiTheme="majorHAnsi" w:hAnsiTheme="majorHAnsi"/>
                          <w:b/>
                          <w:bCs/>
                          <w:sz w:val="16"/>
                          <w:szCs w:val="16"/>
                          <w:vertAlign w:val="superscript"/>
                        </w:rPr>
                      </w:pPr>
                    </w:p>
                    <w:p w14:paraId="073B9384" w14:textId="77777777" w:rsidR="00574037" w:rsidRPr="00CA2025" w:rsidRDefault="00574037" w:rsidP="00CA2025">
                      <w:pPr>
                        <w:rPr>
                          <w:rFonts w:asciiTheme="majorHAnsi" w:hAnsiTheme="majorHAnsi"/>
                          <w:b/>
                          <w:bCs/>
                          <w:sz w:val="16"/>
                          <w:szCs w:val="16"/>
                          <w:vertAlign w:val="superscript"/>
                        </w:rPr>
                      </w:pPr>
                    </w:p>
                    <w:p w14:paraId="2C40CE3F" w14:textId="77777777" w:rsidR="00574037" w:rsidRDefault="00574037" w:rsidP="00CA2025">
                      <w:pPr>
                        <w:rPr>
                          <w:rFonts w:asciiTheme="majorHAnsi" w:hAnsiTheme="majorHAnsi"/>
                          <w:b/>
                          <w:bCs/>
                          <w:color w:val="1FBACF" w:themeColor="accent1"/>
                          <w:sz w:val="16"/>
                          <w:szCs w:val="16"/>
                        </w:rPr>
                      </w:pPr>
                    </w:p>
                    <w:p w14:paraId="6DA9A010" w14:textId="02EFD1CC" w:rsidR="00574037" w:rsidRPr="00CA2025" w:rsidRDefault="00574037" w:rsidP="00CA2025">
                      <w:pPr>
                        <w:rPr>
                          <w:rFonts w:asciiTheme="majorHAnsi" w:hAnsiTheme="majorHAnsi"/>
                          <w:color w:val="1FBACF" w:themeColor="accent1"/>
                          <w:sz w:val="16"/>
                          <w:szCs w:val="16"/>
                        </w:rPr>
                      </w:pPr>
                      <w:r w:rsidRPr="00CA2025">
                        <w:rPr>
                          <w:rFonts w:asciiTheme="majorHAnsi" w:hAnsiTheme="majorHAnsi"/>
                          <w:b/>
                          <w:bCs/>
                          <w:color w:val="1FBACF" w:themeColor="accent1"/>
                          <w:sz w:val="16"/>
                          <w:szCs w:val="16"/>
                        </w:rPr>
                        <w:t>Table A2: Survey Results: Summary of all firms</w:t>
                      </w:r>
                      <w:r>
                        <w:rPr>
                          <w:rFonts w:asciiTheme="majorHAnsi" w:hAnsiTheme="majorHAnsi"/>
                          <w:b/>
                          <w:bCs/>
                          <w:color w:val="1FBACF" w:themeColor="accent1"/>
                          <w:sz w:val="16"/>
                          <w:szCs w:val="16"/>
                        </w:rPr>
                        <w:t>’</w:t>
                      </w:r>
                      <w:r w:rsidRPr="00CA2025">
                        <w:rPr>
                          <w:rFonts w:asciiTheme="majorHAnsi" w:hAnsiTheme="majorHAnsi"/>
                          <w:b/>
                          <w:bCs/>
                          <w:color w:val="1FBACF" w:themeColor="accent1"/>
                          <w:sz w:val="16"/>
                          <w:szCs w:val="16"/>
                        </w:rPr>
                        <w:t xml:space="preserve"> </w:t>
                      </w:r>
                      <w:r>
                        <w:rPr>
                          <w:rFonts w:asciiTheme="majorHAnsi" w:hAnsiTheme="majorHAnsi"/>
                          <w:b/>
                          <w:bCs/>
                          <w:color w:val="1FBACF" w:themeColor="accent1"/>
                          <w:sz w:val="16"/>
                          <w:szCs w:val="16"/>
                        </w:rPr>
                        <w:t>outlook</w:t>
                      </w:r>
                      <w:r w:rsidRPr="00CA2025">
                        <w:rPr>
                          <w:rFonts w:asciiTheme="majorHAnsi" w:hAnsiTheme="majorHAnsi"/>
                          <w:b/>
                          <w:bCs/>
                          <w:color w:val="1FBACF" w:themeColor="accent1"/>
                          <w:sz w:val="16"/>
                          <w:szCs w:val="16"/>
                        </w:rPr>
                        <w:t xml:space="preserve"> at the sectoral level (</w:t>
                      </w:r>
                      <w:r w:rsidR="00B26420">
                        <w:rPr>
                          <w:rFonts w:asciiTheme="majorHAnsi" w:hAnsiTheme="majorHAnsi"/>
                          <w:b/>
                          <w:bCs/>
                          <w:color w:val="1FBACF" w:themeColor="accent1"/>
                          <w:sz w:val="16"/>
                          <w:szCs w:val="16"/>
                        </w:rPr>
                        <w:t>April</w:t>
                      </w:r>
                      <w:r>
                        <w:rPr>
                          <w:rFonts w:asciiTheme="majorHAnsi" w:hAnsiTheme="majorHAnsi"/>
                          <w:b/>
                          <w:bCs/>
                          <w:color w:val="1FBACF" w:themeColor="accent1"/>
                          <w:sz w:val="16"/>
                          <w:szCs w:val="16"/>
                        </w:rPr>
                        <w:t xml:space="preserve"> - </w:t>
                      </w:r>
                      <w:r w:rsidR="00B26420">
                        <w:rPr>
                          <w:rFonts w:asciiTheme="majorHAnsi" w:hAnsiTheme="majorHAnsi"/>
                          <w:b/>
                          <w:bCs/>
                          <w:color w:val="1FBACF" w:themeColor="accent1"/>
                          <w:sz w:val="16"/>
                          <w:szCs w:val="16"/>
                        </w:rPr>
                        <w:t>May</w:t>
                      </w:r>
                      <w:r>
                        <w:rPr>
                          <w:rFonts w:asciiTheme="majorHAnsi" w:hAnsiTheme="majorHAnsi"/>
                          <w:b/>
                          <w:bCs/>
                          <w:color w:val="1FBACF" w:themeColor="accent1"/>
                          <w:sz w:val="16"/>
                          <w:szCs w:val="16"/>
                        </w:rPr>
                        <w:t xml:space="preserve"> - </w:t>
                      </w:r>
                      <w:r w:rsidR="00B26420">
                        <w:rPr>
                          <w:rFonts w:asciiTheme="majorHAnsi" w:hAnsiTheme="majorHAnsi"/>
                          <w:b/>
                          <w:bCs/>
                          <w:color w:val="1FBACF" w:themeColor="accent1"/>
                          <w:sz w:val="16"/>
                          <w:szCs w:val="16"/>
                        </w:rPr>
                        <w:t>June</w:t>
                      </w:r>
                      <w:r>
                        <w:rPr>
                          <w:rFonts w:asciiTheme="majorHAnsi" w:hAnsiTheme="majorHAnsi"/>
                          <w:b/>
                          <w:bCs/>
                          <w:color w:val="1FBACF" w:themeColor="accent1"/>
                          <w:sz w:val="16"/>
                          <w:szCs w:val="16"/>
                        </w:rPr>
                        <w:t xml:space="preserve"> </w:t>
                      </w:r>
                      <w:r w:rsidRPr="007B090C">
                        <w:rPr>
                          <w:rFonts w:asciiTheme="majorHAnsi" w:hAnsiTheme="majorHAnsi"/>
                          <w:b/>
                          <w:bCs/>
                          <w:color w:val="1FBACF" w:themeColor="accent1"/>
                          <w:sz w:val="16"/>
                          <w:szCs w:val="16"/>
                        </w:rPr>
                        <w:t>202</w:t>
                      </w:r>
                      <w:r w:rsidR="00B26420">
                        <w:rPr>
                          <w:rFonts w:asciiTheme="majorHAnsi" w:hAnsiTheme="majorHAnsi"/>
                          <w:b/>
                          <w:bCs/>
                          <w:color w:val="1FBACF" w:themeColor="accent1"/>
                          <w:sz w:val="16"/>
                          <w:szCs w:val="16"/>
                        </w:rPr>
                        <w:t>5</w:t>
                      </w:r>
                      <w:r w:rsidRPr="00CA2025">
                        <w:rPr>
                          <w:rFonts w:asciiTheme="majorHAnsi" w:hAnsiTheme="majorHAnsi"/>
                          <w:b/>
                          <w:bCs/>
                          <w:color w:val="1FBACF" w:themeColor="accent1"/>
                          <w:sz w:val="16"/>
                          <w:szCs w:val="16"/>
                        </w:rPr>
                        <w:t>)</w:t>
                      </w:r>
                      <w:r>
                        <w:rPr>
                          <w:rFonts w:asciiTheme="majorHAnsi" w:hAnsiTheme="majorHAnsi"/>
                          <w:b/>
                          <w:bCs/>
                          <w:color w:val="1FBACF" w:themeColor="accent1"/>
                          <w:sz w:val="16"/>
                          <w:szCs w:val="16"/>
                          <w:vertAlign w:val="superscript"/>
                        </w:rPr>
                        <w:t>1</w:t>
                      </w:r>
                    </w:p>
                    <w:p w14:paraId="1F6E833F" w14:textId="77777777" w:rsidR="00574037" w:rsidRDefault="00574037" w:rsidP="00CA2025">
                      <w:pPr>
                        <w:rPr>
                          <w:sz w:val="18"/>
                          <w:szCs w:val="18"/>
                        </w:rPr>
                      </w:pPr>
                    </w:p>
                    <w:p w14:paraId="6DADBE0F" w14:textId="77777777" w:rsidR="00574037" w:rsidRDefault="00574037" w:rsidP="00CA2025">
                      <w:pPr>
                        <w:rPr>
                          <w:sz w:val="18"/>
                          <w:szCs w:val="18"/>
                        </w:rPr>
                      </w:pPr>
                    </w:p>
                    <w:p w14:paraId="755A9374" w14:textId="77777777" w:rsidR="00574037" w:rsidRDefault="00574037" w:rsidP="00CA2025">
                      <w:pPr>
                        <w:rPr>
                          <w:sz w:val="18"/>
                          <w:szCs w:val="18"/>
                        </w:rPr>
                      </w:pPr>
                    </w:p>
                    <w:p w14:paraId="2ED7CDB1" w14:textId="77777777" w:rsidR="00574037" w:rsidRDefault="00574037" w:rsidP="00CA2025">
                      <w:pPr>
                        <w:rPr>
                          <w:sz w:val="18"/>
                          <w:szCs w:val="18"/>
                        </w:rPr>
                      </w:pPr>
                    </w:p>
                    <w:p w14:paraId="27FABF37" w14:textId="77777777" w:rsidR="00574037" w:rsidRDefault="00574037" w:rsidP="00CA2025">
                      <w:pPr>
                        <w:rPr>
                          <w:sz w:val="18"/>
                          <w:szCs w:val="18"/>
                        </w:rPr>
                      </w:pPr>
                    </w:p>
                    <w:p w14:paraId="5986787F" w14:textId="77777777" w:rsidR="00574037" w:rsidRDefault="00574037" w:rsidP="00CA2025">
                      <w:pPr>
                        <w:rPr>
                          <w:sz w:val="18"/>
                          <w:szCs w:val="18"/>
                        </w:rPr>
                      </w:pPr>
                    </w:p>
                    <w:p w14:paraId="16C97FF9" w14:textId="77777777" w:rsidR="00574037" w:rsidRDefault="00574037" w:rsidP="00CA2025">
                      <w:pPr>
                        <w:rPr>
                          <w:sz w:val="18"/>
                          <w:szCs w:val="18"/>
                        </w:rPr>
                      </w:pPr>
                    </w:p>
                    <w:p w14:paraId="4B3F3325" w14:textId="77777777" w:rsidR="00574037" w:rsidRDefault="00574037" w:rsidP="00CA2025">
                      <w:pPr>
                        <w:rPr>
                          <w:sz w:val="18"/>
                          <w:szCs w:val="18"/>
                        </w:rPr>
                      </w:pPr>
                    </w:p>
                    <w:p w14:paraId="5299FB6A" w14:textId="77777777" w:rsidR="00574037" w:rsidRPr="00CA2025" w:rsidRDefault="00574037" w:rsidP="00CA2025">
                      <w:pPr>
                        <w:rPr>
                          <w:sz w:val="18"/>
                          <w:szCs w:val="18"/>
                        </w:rPr>
                      </w:pPr>
                    </w:p>
                    <w:p w14:paraId="784EFDB3" w14:textId="06D85892" w:rsidR="00574037" w:rsidRPr="00384D74" w:rsidRDefault="00574037" w:rsidP="00CA2025">
                      <w:pPr>
                        <w:spacing w:after="0" w:line="240" w:lineRule="auto"/>
                        <w:rPr>
                          <w:sz w:val="12"/>
                          <w:szCs w:val="12"/>
                        </w:rPr>
                      </w:pPr>
                      <w:r w:rsidRPr="00384D74">
                        <w:rPr>
                          <w:sz w:val="12"/>
                          <w:szCs w:val="12"/>
                        </w:rPr>
                        <w:t>1 Numbers represent percent of total responses. Higher, same, and lower may not add up to 100 due to rounding.</w:t>
                      </w:r>
                    </w:p>
                    <w:p w14:paraId="0967C753" w14:textId="77777777" w:rsidR="00574037" w:rsidRPr="00384D74" w:rsidRDefault="00574037" w:rsidP="00CA2025">
                      <w:pPr>
                        <w:spacing w:after="0" w:line="240" w:lineRule="auto"/>
                        <w:rPr>
                          <w:sz w:val="12"/>
                          <w:szCs w:val="12"/>
                        </w:rPr>
                      </w:pPr>
                      <w:r w:rsidRPr="00384D74">
                        <w:rPr>
                          <w:sz w:val="12"/>
                          <w:szCs w:val="12"/>
                        </w:rPr>
                        <w:t>2 Equal to the simple average of the variables' indices. The index's method of calculation is provided in the appendix.</w:t>
                      </w:r>
                    </w:p>
                  </w:txbxContent>
                </v:textbox>
                <w10:wrap anchorx="margin"/>
              </v:shape>
            </w:pict>
          </mc:Fallback>
        </mc:AlternateContent>
      </w:r>
    </w:p>
    <w:p w14:paraId="690DF6E5" w14:textId="2E8C1C16" w:rsidR="00CA2025" w:rsidRDefault="00CA2025" w:rsidP="00AB2DCF">
      <w:pPr>
        <w:pStyle w:val="BB2023Body"/>
        <w:ind w:left="0"/>
      </w:pPr>
    </w:p>
    <w:p w14:paraId="57C595D8" w14:textId="4F22B4B7" w:rsidR="00CA2025" w:rsidRDefault="00CA2025" w:rsidP="00AB2DCF">
      <w:pPr>
        <w:pStyle w:val="BB2023Body"/>
        <w:ind w:left="0"/>
      </w:pPr>
    </w:p>
    <w:p w14:paraId="52125376" w14:textId="43A1010A" w:rsidR="00CA2025" w:rsidRDefault="00CA2025" w:rsidP="00AB2DCF">
      <w:pPr>
        <w:pStyle w:val="BB2023Body"/>
        <w:ind w:left="0"/>
      </w:pPr>
    </w:p>
    <w:p w14:paraId="2418C776" w14:textId="0FE66C7E" w:rsidR="00CA2025" w:rsidRDefault="00CA2025" w:rsidP="00AB2DCF">
      <w:pPr>
        <w:pStyle w:val="BB2023Body"/>
        <w:ind w:left="0"/>
      </w:pPr>
    </w:p>
    <w:p w14:paraId="65A8BB6D" w14:textId="6DCD086B" w:rsidR="00CA2025" w:rsidRDefault="00CA2025" w:rsidP="00AB2DCF">
      <w:pPr>
        <w:pStyle w:val="BB2023Body"/>
        <w:ind w:left="0"/>
      </w:pPr>
    </w:p>
    <w:p w14:paraId="152B4255" w14:textId="486BCB1E" w:rsidR="00CA2025" w:rsidRDefault="00CA2025" w:rsidP="00AB2DCF">
      <w:pPr>
        <w:pStyle w:val="BB2023Body"/>
        <w:ind w:left="0"/>
      </w:pPr>
    </w:p>
    <w:p w14:paraId="379C626A" w14:textId="1FA3E7DA" w:rsidR="00CA2025" w:rsidRDefault="00CA2025" w:rsidP="00AB2DCF">
      <w:pPr>
        <w:pStyle w:val="BB2023Body"/>
        <w:ind w:left="0"/>
      </w:pPr>
    </w:p>
    <w:p w14:paraId="05784471" w14:textId="1728AABF" w:rsidR="00CA2025" w:rsidRDefault="00B26420" w:rsidP="00AB2DCF">
      <w:pPr>
        <w:pStyle w:val="BB2023Body"/>
        <w:ind w:left="0"/>
      </w:pPr>
      <w:del w:id="2815" w:author="WTORKY" w:date="2025-10-01T23:43:00Z" w16du:dateUtc="2025-10-01T20:43:00Z">
        <w:r w:rsidRPr="00B26420" w:rsidDel="001C5D6B">
          <w:rPr>
            <w:noProof/>
          </w:rPr>
          <w:drawing>
            <wp:anchor distT="0" distB="0" distL="114300" distR="114300" simplePos="0" relativeHeight="252047512" behindDoc="0" locked="0" layoutInCell="1" allowOverlap="1" wp14:anchorId="48EAF28E" wp14:editId="5D788A82">
              <wp:simplePos x="0" y="0"/>
              <wp:positionH relativeFrom="column">
                <wp:posOffset>-2856453</wp:posOffset>
              </wp:positionH>
              <wp:positionV relativeFrom="paragraph">
                <wp:posOffset>315595</wp:posOffset>
              </wp:positionV>
              <wp:extent cx="8422005" cy="1962785"/>
              <wp:effectExtent l="0" t="8890" r="8255" b="8255"/>
              <wp:wrapNone/>
              <wp:docPr id="2048003055"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rot="16200000">
                        <a:off x="0" y="0"/>
                        <a:ext cx="8422005" cy="1962785"/>
                      </a:xfrm>
                      <a:prstGeom prst="rect">
                        <a:avLst/>
                      </a:prstGeom>
                      <a:noFill/>
                      <a:ln>
                        <a:noFill/>
                      </a:ln>
                    </pic:spPr>
                  </pic:pic>
                </a:graphicData>
              </a:graphic>
              <wp14:sizeRelH relativeFrom="margin">
                <wp14:pctWidth>0</wp14:pctWidth>
              </wp14:sizeRelH>
              <wp14:sizeRelV relativeFrom="margin">
                <wp14:pctHeight>0</wp14:pctHeight>
              </wp14:sizeRelV>
            </wp:anchor>
          </w:drawing>
        </w:r>
      </w:del>
    </w:p>
    <w:p w14:paraId="71E664E9" w14:textId="79A00103" w:rsidR="00CA2025" w:rsidRDefault="00B26420" w:rsidP="00AB2DCF">
      <w:pPr>
        <w:pStyle w:val="BB2023Body"/>
        <w:ind w:left="0"/>
      </w:pPr>
      <w:del w:id="2816" w:author="WTORKY" w:date="2025-10-01T23:43:00Z" w16du:dateUtc="2025-10-01T20:43:00Z">
        <w:r w:rsidRPr="00B26420" w:rsidDel="001C5D6B">
          <w:rPr>
            <w:noProof/>
          </w:rPr>
          <w:drawing>
            <wp:anchor distT="0" distB="0" distL="114300" distR="114300" simplePos="0" relativeHeight="252048536" behindDoc="0" locked="0" layoutInCell="1" allowOverlap="1" wp14:anchorId="78D104D6" wp14:editId="746678F0">
              <wp:simplePos x="0" y="0"/>
              <wp:positionH relativeFrom="column">
                <wp:posOffset>-54198</wp:posOffset>
              </wp:positionH>
              <wp:positionV relativeFrom="paragraph">
                <wp:posOffset>44450</wp:posOffset>
              </wp:positionV>
              <wp:extent cx="8422005" cy="1962785"/>
              <wp:effectExtent l="0" t="8890" r="8255" b="8255"/>
              <wp:wrapNone/>
              <wp:docPr id="156279179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rot="16200000">
                        <a:off x="0" y="0"/>
                        <a:ext cx="8422005" cy="1962785"/>
                      </a:xfrm>
                      <a:prstGeom prst="rect">
                        <a:avLst/>
                      </a:prstGeom>
                      <a:noFill/>
                      <a:ln>
                        <a:noFill/>
                      </a:ln>
                    </pic:spPr>
                  </pic:pic>
                </a:graphicData>
              </a:graphic>
              <wp14:sizeRelH relativeFrom="margin">
                <wp14:pctWidth>0</wp14:pctWidth>
              </wp14:sizeRelH>
              <wp14:sizeRelV relativeFrom="margin">
                <wp14:pctHeight>0</wp14:pctHeight>
              </wp14:sizeRelV>
            </wp:anchor>
          </w:drawing>
        </w:r>
      </w:del>
    </w:p>
    <w:p w14:paraId="2EBA31E3" w14:textId="5EC2691A" w:rsidR="00CA2025" w:rsidRDefault="00CA2025" w:rsidP="00AB2DCF">
      <w:pPr>
        <w:pStyle w:val="BB2023Body"/>
        <w:ind w:left="0"/>
      </w:pPr>
    </w:p>
    <w:p w14:paraId="38189307" w14:textId="521EF0AA" w:rsidR="00CA2025" w:rsidRDefault="00CA2025" w:rsidP="00AB2DCF">
      <w:pPr>
        <w:pStyle w:val="BB2023Body"/>
        <w:ind w:left="0"/>
      </w:pPr>
    </w:p>
    <w:p w14:paraId="21CD4AE9" w14:textId="50476E9A" w:rsidR="00CA2025" w:rsidRDefault="00CA2025" w:rsidP="00AB2DCF">
      <w:pPr>
        <w:pStyle w:val="BB2023Body"/>
        <w:ind w:left="0"/>
      </w:pPr>
    </w:p>
    <w:p w14:paraId="5BBF9E8A" w14:textId="4925E0BF" w:rsidR="00CA2025" w:rsidRDefault="00CA2025" w:rsidP="00AB2DCF">
      <w:pPr>
        <w:pStyle w:val="BB2023Body"/>
        <w:ind w:left="0"/>
      </w:pPr>
    </w:p>
    <w:p w14:paraId="6132026D" w14:textId="7D7F5E60" w:rsidR="00CA2025" w:rsidRDefault="0087431E" w:rsidP="00AB2DCF">
      <w:pPr>
        <w:pStyle w:val="BB2023Body"/>
        <w:ind w:left="0"/>
      </w:pPr>
      <w:ins w:id="2817" w:author="WTORKY" w:date="2025-10-01T23:51:00Z" w16du:dateUtc="2025-10-01T20:51:00Z">
        <w:r w:rsidRPr="0087431E">
          <w:drawing>
            <wp:anchor distT="0" distB="0" distL="114300" distR="114300" simplePos="0" relativeHeight="252138648" behindDoc="0" locked="0" layoutInCell="1" allowOverlap="1" wp14:anchorId="44FEEFC6" wp14:editId="3CE06E96">
              <wp:simplePos x="0" y="0"/>
              <wp:positionH relativeFrom="column">
                <wp:posOffset>-30918</wp:posOffset>
              </wp:positionH>
              <wp:positionV relativeFrom="paragraph">
                <wp:posOffset>-1315839</wp:posOffset>
              </wp:positionV>
              <wp:extent cx="8422561" cy="1964373"/>
              <wp:effectExtent l="9525" t="0" r="7620" b="7620"/>
              <wp:wrapNone/>
              <wp:docPr id="167873469"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rot="16200000">
                        <a:off x="0" y="0"/>
                        <a:ext cx="8464454" cy="1974144"/>
                      </a:xfrm>
                      <a:prstGeom prst="rect">
                        <a:avLst/>
                      </a:prstGeom>
                      <a:noFill/>
                      <a:ln>
                        <a:noFill/>
                      </a:ln>
                    </pic:spPr>
                  </pic:pic>
                </a:graphicData>
              </a:graphic>
              <wp14:sizeRelH relativeFrom="margin">
                <wp14:pctWidth>0</wp14:pctWidth>
              </wp14:sizeRelH>
              <wp14:sizeRelV relativeFrom="margin">
                <wp14:pctHeight>0</wp14:pctHeight>
              </wp14:sizeRelV>
            </wp:anchor>
          </w:drawing>
        </w:r>
      </w:ins>
      <w:ins w:id="2818" w:author="WTORKY" w:date="2025-10-01T23:50:00Z" w16du:dateUtc="2025-10-01T20:50:00Z">
        <w:r w:rsidRPr="0087431E">
          <w:drawing>
            <wp:anchor distT="0" distB="0" distL="114300" distR="114300" simplePos="0" relativeHeight="252137624" behindDoc="0" locked="0" layoutInCell="1" allowOverlap="1" wp14:anchorId="3D11E0C6" wp14:editId="42366C2A">
              <wp:simplePos x="0" y="0"/>
              <wp:positionH relativeFrom="column">
                <wp:posOffset>-2843968</wp:posOffset>
              </wp:positionH>
              <wp:positionV relativeFrom="paragraph">
                <wp:posOffset>-1315839</wp:posOffset>
              </wp:positionV>
              <wp:extent cx="8422561" cy="1964373"/>
              <wp:effectExtent l="9525" t="0" r="7620" b="7620"/>
              <wp:wrapNone/>
              <wp:docPr id="2088303561"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rot="16200000">
                        <a:off x="0" y="0"/>
                        <a:ext cx="8464454" cy="1974144"/>
                      </a:xfrm>
                      <a:prstGeom prst="rect">
                        <a:avLst/>
                      </a:prstGeom>
                      <a:noFill/>
                      <a:ln>
                        <a:noFill/>
                      </a:ln>
                    </pic:spPr>
                  </pic:pic>
                </a:graphicData>
              </a:graphic>
              <wp14:sizeRelH relativeFrom="margin">
                <wp14:pctWidth>0</wp14:pctWidth>
              </wp14:sizeRelH>
              <wp14:sizeRelV relativeFrom="margin">
                <wp14:pctHeight>0</wp14:pctHeight>
              </wp14:sizeRelV>
            </wp:anchor>
          </w:drawing>
        </w:r>
      </w:ins>
    </w:p>
    <w:p w14:paraId="5693F7D2" w14:textId="31579694" w:rsidR="00CA2025" w:rsidRDefault="00CA2025" w:rsidP="00AB2DCF">
      <w:pPr>
        <w:pStyle w:val="BB2023Body"/>
        <w:ind w:left="0"/>
      </w:pPr>
    </w:p>
    <w:p w14:paraId="05972688" w14:textId="77777777" w:rsidR="00CA2025" w:rsidRDefault="00CA2025" w:rsidP="00AB2DCF">
      <w:pPr>
        <w:pStyle w:val="BB2023Body"/>
        <w:ind w:left="0"/>
      </w:pPr>
    </w:p>
    <w:p w14:paraId="12ADF0D2" w14:textId="77777777" w:rsidR="00CA2025" w:rsidRDefault="00CA2025" w:rsidP="00AB2DCF">
      <w:pPr>
        <w:pStyle w:val="BB2023Body"/>
        <w:ind w:left="0"/>
      </w:pPr>
    </w:p>
    <w:p w14:paraId="35FC71B8" w14:textId="77777777" w:rsidR="00CA2025" w:rsidRDefault="00CA2025" w:rsidP="00AB2DCF">
      <w:pPr>
        <w:pStyle w:val="BB2023Body"/>
        <w:ind w:left="0"/>
      </w:pPr>
    </w:p>
    <w:p w14:paraId="30A379FC" w14:textId="77777777" w:rsidR="00CA2025" w:rsidRDefault="00CA2025" w:rsidP="00AB2DCF">
      <w:pPr>
        <w:pStyle w:val="BB2023Body"/>
        <w:ind w:left="0"/>
      </w:pPr>
    </w:p>
    <w:p w14:paraId="0A8B7FBB" w14:textId="77777777" w:rsidR="00CA2025" w:rsidRDefault="00CA2025" w:rsidP="00AB2DCF">
      <w:pPr>
        <w:pStyle w:val="BB2023Body"/>
        <w:ind w:left="0"/>
      </w:pPr>
    </w:p>
    <w:p w14:paraId="24AFF1D7" w14:textId="77777777" w:rsidR="00CA2025" w:rsidRDefault="00CA2025" w:rsidP="00AB2DCF">
      <w:pPr>
        <w:pStyle w:val="BB2023Body"/>
        <w:ind w:left="0"/>
      </w:pPr>
    </w:p>
    <w:p w14:paraId="0CDD94D5" w14:textId="77777777" w:rsidR="00CA2025" w:rsidRDefault="00CA2025" w:rsidP="00AB2DCF">
      <w:pPr>
        <w:pStyle w:val="BB2023Body"/>
        <w:ind w:left="0"/>
      </w:pPr>
    </w:p>
    <w:p w14:paraId="2BA36D0C" w14:textId="77777777" w:rsidR="00CA2025" w:rsidRDefault="00CA2025" w:rsidP="00AB2DCF">
      <w:pPr>
        <w:pStyle w:val="BB2023Body"/>
        <w:ind w:left="0"/>
      </w:pPr>
    </w:p>
    <w:p w14:paraId="379B2BA5" w14:textId="77777777" w:rsidR="00CA2025" w:rsidRDefault="00CA2025" w:rsidP="00AB2DCF">
      <w:pPr>
        <w:pStyle w:val="BB2023Body"/>
        <w:ind w:left="0"/>
      </w:pPr>
    </w:p>
    <w:p w14:paraId="56E61AF4" w14:textId="77777777" w:rsidR="00CA2025" w:rsidRDefault="00CA2025" w:rsidP="00AB2DCF">
      <w:pPr>
        <w:pStyle w:val="BB2023Body"/>
        <w:ind w:left="0"/>
      </w:pPr>
    </w:p>
    <w:p w14:paraId="54A4DD74" w14:textId="77777777" w:rsidR="00CA2025" w:rsidRDefault="00CA2025" w:rsidP="00AB2DCF">
      <w:pPr>
        <w:pStyle w:val="BB2023Body"/>
        <w:ind w:left="0"/>
      </w:pPr>
    </w:p>
    <w:p w14:paraId="0264D908" w14:textId="7C6B4148" w:rsidR="00CA2025" w:rsidRDefault="00CA2025" w:rsidP="00CA2025">
      <w:pPr>
        <w:pStyle w:val="BB2023Title1"/>
        <w:ind w:left="0"/>
      </w:pPr>
      <w:bookmarkStart w:id="2819" w:name="_Toc202719029"/>
      <w:r w:rsidRPr="00E442FC">
        <w:lastRenderedPageBreak/>
        <w:drawing>
          <wp:anchor distT="0" distB="0" distL="114300" distR="114300" simplePos="0" relativeHeight="251656211" behindDoc="1" locked="0" layoutInCell="1" allowOverlap="1" wp14:anchorId="135DDCE1" wp14:editId="5B0507CD">
            <wp:simplePos x="0" y="0"/>
            <wp:positionH relativeFrom="page">
              <wp:align>left</wp:align>
            </wp:positionH>
            <wp:positionV relativeFrom="paragraph">
              <wp:posOffset>-522503</wp:posOffset>
            </wp:positionV>
            <wp:extent cx="7193915" cy="10010775"/>
            <wp:effectExtent l="0" t="0" r="6985" b="9525"/>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H="1">
                      <a:off x="0" y="0"/>
                      <a:ext cx="7193915" cy="10010775"/>
                    </a:xfrm>
                    <a:prstGeom prst="rect">
                      <a:avLst/>
                    </a:prstGeom>
                    <a:noFill/>
                  </pic:spPr>
                </pic:pic>
              </a:graphicData>
            </a:graphic>
            <wp14:sizeRelH relativeFrom="margin">
              <wp14:pctWidth>0</wp14:pctWidth>
            </wp14:sizeRelH>
            <wp14:sizeRelV relativeFrom="margin">
              <wp14:pctHeight>0</wp14:pctHeight>
            </wp14:sizeRelV>
          </wp:anchor>
        </w:drawing>
      </w:r>
      <w:r>
        <w:t xml:space="preserve">Tables </w:t>
      </w:r>
      <w:r w:rsidR="00B666EF">
        <w:t>Appendix</w:t>
      </w:r>
      <w:bookmarkEnd w:id="2819"/>
    </w:p>
    <w:p w14:paraId="71E6B4A3" w14:textId="177DCD1C" w:rsidR="00345347" w:rsidRDefault="00CA2025" w:rsidP="00345347">
      <w:pPr>
        <w:pStyle w:val="BB2023Body"/>
        <w:spacing w:before="240" w:after="0"/>
        <w:ind w:left="0"/>
        <w:rPr>
          <w:rFonts w:asciiTheme="majorHAnsi" w:hAnsiTheme="majorHAnsi"/>
          <w:b/>
          <w:bCs/>
          <w:color w:val="1FBACF" w:themeColor="accent1"/>
        </w:rPr>
      </w:pPr>
      <w:r w:rsidRPr="00CA2025">
        <w:rPr>
          <w:rFonts w:asciiTheme="majorHAnsi" w:hAnsiTheme="majorHAnsi"/>
          <w:b/>
          <w:bCs/>
          <w:color w:val="1FBACF" w:themeColor="accent1"/>
        </w:rPr>
        <w:t xml:space="preserve">Table A3: Survey Results: Summary of all </w:t>
      </w:r>
      <w:proofErr w:type="gramStart"/>
      <w:r w:rsidRPr="00CA2025">
        <w:rPr>
          <w:rFonts w:asciiTheme="majorHAnsi" w:hAnsiTheme="majorHAnsi"/>
          <w:b/>
          <w:bCs/>
          <w:color w:val="1FBACF" w:themeColor="accent1"/>
        </w:rPr>
        <w:t>firms</w:t>
      </w:r>
      <w:r w:rsidR="006218FC">
        <w:rPr>
          <w:rFonts w:asciiTheme="majorHAnsi" w:hAnsiTheme="majorHAnsi"/>
          <w:b/>
          <w:bCs/>
          <w:color w:val="1FBACF" w:themeColor="accent1"/>
        </w:rPr>
        <w:t>’</w:t>
      </w:r>
      <w:proofErr w:type="gramEnd"/>
      <w:r w:rsidRPr="00CA2025">
        <w:rPr>
          <w:rFonts w:asciiTheme="majorHAnsi" w:hAnsiTheme="majorHAnsi"/>
          <w:b/>
          <w:bCs/>
          <w:color w:val="1FBACF" w:themeColor="accent1"/>
        </w:rPr>
        <w:t xml:space="preserve"> past performance (by size)</w:t>
      </w:r>
    </w:p>
    <w:p w14:paraId="3AACBBEA" w14:textId="0EAB090D" w:rsidR="00CA2025" w:rsidRDefault="0087431E" w:rsidP="00CA2025">
      <w:pPr>
        <w:pStyle w:val="BB2023Body"/>
        <w:ind w:left="0"/>
        <w:rPr>
          <w:ins w:id="2820" w:author="WTORKY" w:date="2025-10-01T23:52:00Z" w16du:dateUtc="2025-10-01T20:52:00Z"/>
          <w:rFonts w:asciiTheme="majorHAnsi" w:hAnsiTheme="majorHAnsi"/>
          <w:b/>
          <w:bCs/>
          <w:color w:val="1FBACF" w:themeColor="accent1"/>
          <w:vertAlign w:val="superscript"/>
        </w:rPr>
      </w:pPr>
      <w:ins w:id="2821" w:author="WTORKY" w:date="2025-10-01T23:52:00Z" w16du:dateUtc="2025-10-01T20:52:00Z">
        <w:r w:rsidRPr="0087431E">
          <w:drawing>
            <wp:anchor distT="0" distB="0" distL="114300" distR="114300" simplePos="0" relativeHeight="252139672" behindDoc="0" locked="0" layoutInCell="1" allowOverlap="1" wp14:anchorId="62AD11A6" wp14:editId="5286DDC9">
              <wp:simplePos x="0" y="0"/>
              <wp:positionH relativeFrom="margin">
                <wp:align>right</wp:align>
              </wp:positionH>
              <wp:positionV relativeFrom="paragraph">
                <wp:posOffset>222885</wp:posOffset>
              </wp:positionV>
              <wp:extent cx="6000750" cy="3230880"/>
              <wp:effectExtent l="0" t="0" r="0" b="7620"/>
              <wp:wrapNone/>
              <wp:docPr id="1672139539"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6000750" cy="3230880"/>
                      </a:xfrm>
                      <a:prstGeom prst="rect">
                        <a:avLst/>
                      </a:prstGeom>
                      <a:noFill/>
                      <a:ln>
                        <a:noFill/>
                      </a:ln>
                    </pic:spPr>
                  </pic:pic>
                </a:graphicData>
              </a:graphic>
            </wp:anchor>
          </w:drawing>
        </w:r>
      </w:ins>
      <w:r w:rsidR="008871E7" w:rsidRPr="006218FC">
        <w:rPr>
          <w:rFonts w:asciiTheme="majorHAnsi" w:hAnsiTheme="majorHAnsi"/>
          <w:b/>
          <w:bCs/>
          <w:color w:val="1FBACF" w:themeColor="accent1"/>
        </w:rPr>
        <w:t>(</w:t>
      </w:r>
      <w:r w:rsidR="00B26420">
        <w:rPr>
          <w:rFonts w:asciiTheme="majorHAnsi" w:hAnsiTheme="majorHAnsi"/>
          <w:b/>
          <w:bCs/>
          <w:color w:val="1FBACF" w:themeColor="accent1"/>
          <w:szCs w:val="16"/>
        </w:rPr>
        <w:t xml:space="preserve">January - February - March </w:t>
      </w:r>
      <w:r w:rsidR="00711C4B" w:rsidRPr="00711C4B">
        <w:rPr>
          <w:rFonts w:asciiTheme="majorHAnsi" w:hAnsiTheme="majorHAnsi"/>
          <w:b/>
          <w:bCs/>
          <w:color w:val="1FBACF" w:themeColor="accent1"/>
        </w:rPr>
        <w:t>202</w:t>
      </w:r>
      <w:r w:rsidR="00B26420">
        <w:rPr>
          <w:rFonts w:asciiTheme="majorHAnsi" w:hAnsiTheme="majorHAnsi"/>
          <w:b/>
          <w:bCs/>
          <w:color w:val="1FBACF" w:themeColor="accent1"/>
        </w:rPr>
        <w:t>5</w:t>
      </w:r>
      <w:r w:rsidR="008871E7" w:rsidRPr="006218FC">
        <w:rPr>
          <w:rFonts w:asciiTheme="majorHAnsi" w:hAnsiTheme="majorHAnsi"/>
          <w:b/>
          <w:bCs/>
          <w:color w:val="1FBACF" w:themeColor="accent1"/>
        </w:rPr>
        <w:t>)</w:t>
      </w:r>
      <w:r w:rsidR="00CA2025" w:rsidRPr="00CA2025">
        <w:rPr>
          <w:rFonts w:asciiTheme="majorHAnsi" w:hAnsiTheme="majorHAnsi"/>
          <w:b/>
          <w:bCs/>
          <w:color w:val="1FBACF" w:themeColor="accent1"/>
          <w:vertAlign w:val="superscript"/>
        </w:rPr>
        <w:t>1</w:t>
      </w:r>
      <w:r w:rsidR="00711C4B" w:rsidRPr="00711C4B">
        <w:rPr>
          <w:rFonts w:asciiTheme="majorHAnsi" w:hAnsiTheme="majorHAnsi"/>
          <w:b/>
          <w:bCs/>
          <w:color w:val="1FBACF" w:themeColor="accent1"/>
          <w:vertAlign w:val="superscript"/>
        </w:rPr>
        <w:t xml:space="preserve"> </w:t>
      </w:r>
    </w:p>
    <w:p w14:paraId="1B433B7C" w14:textId="77777777" w:rsidR="0087431E" w:rsidRDefault="0087431E" w:rsidP="00CA2025">
      <w:pPr>
        <w:pStyle w:val="BB2023Body"/>
        <w:ind w:left="0"/>
        <w:rPr>
          <w:ins w:id="2822" w:author="WTORKY" w:date="2025-10-01T23:52:00Z" w16du:dateUtc="2025-10-01T20:52:00Z"/>
          <w:rFonts w:asciiTheme="majorHAnsi" w:hAnsiTheme="majorHAnsi"/>
          <w:b/>
          <w:bCs/>
          <w:color w:val="1FBACF" w:themeColor="accent1"/>
          <w:vertAlign w:val="superscript"/>
        </w:rPr>
      </w:pPr>
    </w:p>
    <w:p w14:paraId="60454FC4" w14:textId="77777777" w:rsidR="0087431E" w:rsidRDefault="0087431E" w:rsidP="00CA2025">
      <w:pPr>
        <w:pStyle w:val="BB2023Body"/>
        <w:ind w:left="0"/>
        <w:rPr>
          <w:ins w:id="2823" w:author="WTORKY" w:date="2025-10-01T23:52:00Z" w16du:dateUtc="2025-10-01T20:52:00Z"/>
          <w:rFonts w:asciiTheme="majorHAnsi" w:hAnsiTheme="majorHAnsi"/>
          <w:b/>
          <w:bCs/>
          <w:color w:val="1FBACF" w:themeColor="accent1"/>
          <w:vertAlign w:val="superscript"/>
        </w:rPr>
      </w:pPr>
    </w:p>
    <w:p w14:paraId="7B0B442F" w14:textId="77777777" w:rsidR="0087431E" w:rsidRDefault="0087431E" w:rsidP="00CA2025">
      <w:pPr>
        <w:pStyle w:val="BB2023Body"/>
        <w:ind w:left="0"/>
        <w:rPr>
          <w:ins w:id="2824" w:author="WTORKY" w:date="2025-10-01T23:52:00Z" w16du:dateUtc="2025-10-01T20:52:00Z"/>
          <w:rFonts w:asciiTheme="majorHAnsi" w:hAnsiTheme="majorHAnsi"/>
          <w:b/>
          <w:bCs/>
          <w:color w:val="1FBACF" w:themeColor="accent1"/>
          <w:vertAlign w:val="superscript"/>
        </w:rPr>
      </w:pPr>
    </w:p>
    <w:p w14:paraId="038B5A8D" w14:textId="77777777" w:rsidR="0087431E" w:rsidRDefault="0087431E" w:rsidP="00CA2025">
      <w:pPr>
        <w:pStyle w:val="BB2023Body"/>
        <w:ind w:left="0"/>
        <w:rPr>
          <w:ins w:id="2825" w:author="WTORKY" w:date="2025-10-01T23:52:00Z" w16du:dateUtc="2025-10-01T20:52:00Z"/>
          <w:rFonts w:asciiTheme="majorHAnsi" w:hAnsiTheme="majorHAnsi"/>
          <w:b/>
          <w:bCs/>
          <w:color w:val="1FBACF" w:themeColor="accent1"/>
          <w:vertAlign w:val="superscript"/>
        </w:rPr>
      </w:pPr>
    </w:p>
    <w:p w14:paraId="5A993E9E" w14:textId="77777777" w:rsidR="0087431E" w:rsidRDefault="0087431E" w:rsidP="00CA2025">
      <w:pPr>
        <w:pStyle w:val="BB2023Body"/>
        <w:ind w:left="0"/>
        <w:rPr>
          <w:ins w:id="2826" w:author="WTORKY" w:date="2025-10-01T23:52:00Z" w16du:dateUtc="2025-10-01T20:52:00Z"/>
          <w:rFonts w:asciiTheme="majorHAnsi" w:hAnsiTheme="majorHAnsi"/>
          <w:b/>
          <w:bCs/>
          <w:color w:val="1FBACF" w:themeColor="accent1"/>
          <w:vertAlign w:val="superscript"/>
        </w:rPr>
      </w:pPr>
    </w:p>
    <w:p w14:paraId="60991B87" w14:textId="77777777" w:rsidR="0087431E" w:rsidRDefault="0087431E" w:rsidP="00CA2025">
      <w:pPr>
        <w:pStyle w:val="BB2023Body"/>
        <w:ind w:left="0"/>
        <w:rPr>
          <w:ins w:id="2827" w:author="WTORKY" w:date="2025-10-01T23:52:00Z" w16du:dateUtc="2025-10-01T20:52:00Z"/>
          <w:rFonts w:asciiTheme="majorHAnsi" w:hAnsiTheme="majorHAnsi"/>
          <w:b/>
          <w:bCs/>
          <w:color w:val="1FBACF" w:themeColor="accent1"/>
          <w:vertAlign w:val="superscript"/>
        </w:rPr>
      </w:pPr>
    </w:p>
    <w:p w14:paraId="7E070726" w14:textId="77777777" w:rsidR="0087431E" w:rsidRDefault="0087431E" w:rsidP="00CA2025">
      <w:pPr>
        <w:pStyle w:val="BB2023Body"/>
        <w:ind w:left="0"/>
        <w:rPr>
          <w:ins w:id="2828" w:author="WTORKY" w:date="2025-10-01T23:52:00Z" w16du:dateUtc="2025-10-01T20:52:00Z"/>
          <w:rFonts w:asciiTheme="majorHAnsi" w:hAnsiTheme="majorHAnsi"/>
          <w:b/>
          <w:bCs/>
          <w:color w:val="1FBACF" w:themeColor="accent1"/>
          <w:vertAlign w:val="superscript"/>
        </w:rPr>
      </w:pPr>
    </w:p>
    <w:p w14:paraId="5D1EE97C" w14:textId="77777777" w:rsidR="0087431E" w:rsidRDefault="0087431E" w:rsidP="00CA2025">
      <w:pPr>
        <w:pStyle w:val="BB2023Body"/>
        <w:ind w:left="0"/>
        <w:rPr>
          <w:ins w:id="2829" w:author="WTORKY" w:date="2025-10-01T23:52:00Z" w16du:dateUtc="2025-10-01T20:52:00Z"/>
          <w:rFonts w:asciiTheme="majorHAnsi" w:hAnsiTheme="majorHAnsi"/>
          <w:b/>
          <w:bCs/>
          <w:color w:val="1FBACF" w:themeColor="accent1"/>
          <w:vertAlign w:val="superscript"/>
        </w:rPr>
      </w:pPr>
    </w:p>
    <w:p w14:paraId="45C123AB" w14:textId="77777777" w:rsidR="0087431E" w:rsidRDefault="0087431E" w:rsidP="00CA2025">
      <w:pPr>
        <w:pStyle w:val="BB2023Body"/>
        <w:ind w:left="0"/>
        <w:rPr>
          <w:ins w:id="2830" w:author="WTORKY" w:date="2025-10-01T23:52:00Z" w16du:dateUtc="2025-10-01T20:52:00Z"/>
          <w:rFonts w:asciiTheme="majorHAnsi" w:hAnsiTheme="majorHAnsi"/>
          <w:b/>
          <w:bCs/>
          <w:color w:val="1FBACF" w:themeColor="accent1"/>
          <w:vertAlign w:val="superscript"/>
        </w:rPr>
      </w:pPr>
    </w:p>
    <w:p w14:paraId="388197C1" w14:textId="77777777" w:rsidR="0087431E" w:rsidRDefault="0087431E" w:rsidP="00CA2025">
      <w:pPr>
        <w:pStyle w:val="BB2023Body"/>
        <w:ind w:left="0"/>
        <w:rPr>
          <w:ins w:id="2831" w:author="WTORKY" w:date="2025-10-01T23:52:00Z" w16du:dateUtc="2025-10-01T20:52:00Z"/>
          <w:rFonts w:asciiTheme="majorHAnsi" w:hAnsiTheme="majorHAnsi"/>
          <w:b/>
          <w:bCs/>
          <w:color w:val="1FBACF" w:themeColor="accent1"/>
          <w:vertAlign w:val="superscript"/>
        </w:rPr>
      </w:pPr>
    </w:p>
    <w:p w14:paraId="3F5D51DF" w14:textId="77777777" w:rsidR="0087431E" w:rsidRDefault="0087431E" w:rsidP="00CA2025">
      <w:pPr>
        <w:pStyle w:val="BB2023Body"/>
        <w:ind w:left="0"/>
        <w:rPr>
          <w:rFonts w:asciiTheme="majorHAnsi" w:hAnsiTheme="majorHAnsi"/>
          <w:b/>
          <w:bCs/>
          <w:color w:val="1FBACF" w:themeColor="accent1"/>
          <w:vertAlign w:val="superscript"/>
        </w:rPr>
      </w:pPr>
    </w:p>
    <w:p w14:paraId="7AE29041" w14:textId="44410D61" w:rsidR="00EE2306" w:rsidRDefault="00B26420" w:rsidP="00CA2025">
      <w:pPr>
        <w:pStyle w:val="BB2023Body"/>
        <w:ind w:left="0"/>
        <w:rPr>
          <w:rFonts w:asciiTheme="majorHAnsi" w:hAnsiTheme="majorHAnsi"/>
          <w:b/>
          <w:bCs/>
          <w:color w:val="1FBACF" w:themeColor="accent1"/>
          <w:vertAlign w:val="superscript"/>
        </w:rPr>
      </w:pPr>
      <w:del w:id="2832" w:author="WTORKY" w:date="2025-10-01T23:52:00Z" w16du:dateUtc="2025-10-01T20:52:00Z">
        <w:r w:rsidRPr="00B26420" w:rsidDel="0087431E">
          <w:rPr>
            <w:noProof/>
          </w:rPr>
          <w:drawing>
            <wp:inline distT="0" distB="0" distL="0" distR="0" wp14:anchorId="4EB2750D" wp14:editId="2BA584B3">
              <wp:extent cx="6000750" cy="3228975"/>
              <wp:effectExtent l="0" t="0" r="0" b="9525"/>
              <wp:docPr id="1949473776"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000750" cy="3228975"/>
                      </a:xfrm>
                      <a:prstGeom prst="rect">
                        <a:avLst/>
                      </a:prstGeom>
                      <a:noFill/>
                      <a:ln>
                        <a:noFill/>
                      </a:ln>
                    </pic:spPr>
                  </pic:pic>
                </a:graphicData>
              </a:graphic>
            </wp:inline>
          </w:drawing>
        </w:r>
      </w:del>
    </w:p>
    <w:p w14:paraId="4E4CB530" w14:textId="5F8E454C" w:rsidR="00E63096" w:rsidRDefault="00E63096" w:rsidP="00345347">
      <w:pPr>
        <w:pStyle w:val="BB2023Body"/>
        <w:spacing w:before="240" w:after="0"/>
        <w:ind w:left="0"/>
        <w:rPr>
          <w:rFonts w:asciiTheme="majorHAnsi" w:hAnsiTheme="majorHAnsi"/>
          <w:b/>
          <w:bCs/>
          <w:color w:val="1FBACF" w:themeColor="accent1"/>
        </w:rPr>
      </w:pPr>
    </w:p>
    <w:p w14:paraId="188366D3" w14:textId="35EFDF0D" w:rsidR="00345347" w:rsidRDefault="006218FC" w:rsidP="00345347">
      <w:pPr>
        <w:pStyle w:val="BB2023Body"/>
        <w:spacing w:before="240" w:after="0"/>
        <w:ind w:left="0"/>
        <w:rPr>
          <w:rFonts w:asciiTheme="majorHAnsi" w:hAnsiTheme="majorHAnsi"/>
          <w:b/>
          <w:bCs/>
          <w:color w:val="1FBACF" w:themeColor="accent1"/>
        </w:rPr>
      </w:pPr>
      <w:r w:rsidRPr="006218FC">
        <w:rPr>
          <w:rFonts w:asciiTheme="majorHAnsi" w:hAnsiTheme="majorHAnsi"/>
          <w:b/>
          <w:bCs/>
          <w:color w:val="1FBACF" w:themeColor="accent1"/>
        </w:rPr>
        <w:t>Table A4: Survey Results: Summary of all firms</w:t>
      </w:r>
      <w:r>
        <w:rPr>
          <w:rFonts w:asciiTheme="majorHAnsi" w:hAnsiTheme="majorHAnsi"/>
          <w:b/>
          <w:bCs/>
          <w:color w:val="1FBACF" w:themeColor="accent1"/>
        </w:rPr>
        <w:t>’</w:t>
      </w:r>
      <w:r w:rsidRPr="006218FC">
        <w:rPr>
          <w:rFonts w:asciiTheme="majorHAnsi" w:hAnsiTheme="majorHAnsi"/>
          <w:b/>
          <w:bCs/>
          <w:color w:val="1FBACF" w:themeColor="accent1"/>
        </w:rPr>
        <w:t xml:space="preserve"> </w:t>
      </w:r>
      <w:r w:rsidR="00812EB9">
        <w:rPr>
          <w:rFonts w:asciiTheme="majorHAnsi" w:hAnsiTheme="majorHAnsi"/>
          <w:b/>
          <w:bCs/>
          <w:color w:val="1FBACF" w:themeColor="accent1"/>
        </w:rPr>
        <w:t>outlook</w:t>
      </w:r>
      <w:r w:rsidRPr="006218FC">
        <w:rPr>
          <w:rFonts w:asciiTheme="majorHAnsi" w:hAnsiTheme="majorHAnsi"/>
          <w:b/>
          <w:bCs/>
          <w:color w:val="1FBACF" w:themeColor="accent1"/>
        </w:rPr>
        <w:t xml:space="preserve"> (by size)</w:t>
      </w:r>
    </w:p>
    <w:p w14:paraId="040C5F9C" w14:textId="1957AC47" w:rsidR="006218FC" w:rsidRDefault="00D72754" w:rsidP="006218FC">
      <w:pPr>
        <w:pStyle w:val="BB2023Body"/>
        <w:ind w:left="0"/>
        <w:rPr>
          <w:rFonts w:asciiTheme="majorHAnsi" w:hAnsiTheme="majorHAnsi"/>
          <w:b/>
          <w:bCs/>
          <w:color w:val="1FBACF" w:themeColor="accent1"/>
          <w:vertAlign w:val="superscript"/>
        </w:rPr>
      </w:pPr>
      <w:r w:rsidRPr="00CA2025">
        <w:rPr>
          <w:rFonts w:asciiTheme="majorHAnsi" w:hAnsiTheme="majorHAnsi"/>
          <w:b/>
          <w:bCs/>
          <w:color w:val="1FBACF" w:themeColor="accent1"/>
          <w:szCs w:val="16"/>
        </w:rPr>
        <w:t>(</w:t>
      </w:r>
      <w:r w:rsidR="00B26420">
        <w:rPr>
          <w:rFonts w:asciiTheme="majorHAnsi" w:hAnsiTheme="majorHAnsi"/>
          <w:b/>
          <w:bCs/>
          <w:color w:val="1FBACF" w:themeColor="accent1"/>
          <w:szCs w:val="16"/>
        </w:rPr>
        <w:t xml:space="preserve">April - May - June </w:t>
      </w:r>
      <w:r w:rsidR="00B26420" w:rsidRPr="007B090C">
        <w:rPr>
          <w:rFonts w:asciiTheme="majorHAnsi" w:hAnsiTheme="majorHAnsi"/>
          <w:b/>
          <w:bCs/>
          <w:color w:val="1FBACF" w:themeColor="accent1"/>
          <w:szCs w:val="16"/>
        </w:rPr>
        <w:t>202</w:t>
      </w:r>
      <w:r w:rsidR="00B26420">
        <w:rPr>
          <w:rFonts w:asciiTheme="majorHAnsi" w:hAnsiTheme="majorHAnsi"/>
          <w:b/>
          <w:bCs/>
          <w:color w:val="1FBACF" w:themeColor="accent1"/>
          <w:szCs w:val="16"/>
        </w:rPr>
        <w:t>5</w:t>
      </w:r>
      <w:r w:rsidRPr="00CA2025">
        <w:rPr>
          <w:rFonts w:asciiTheme="majorHAnsi" w:hAnsiTheme="majorHAnsi"/>
          <w:b/>
          <w:bCs/>
          <w:color w:val="1FBACF" w:themeColor="accent1"/>
          <w:szCs w:val="16"/>
        </w:rPr>
        <w:t>)</w:t>
      </w:r>
      <w:r w:rsidR="008871E7">
        <w:rPr>
          <w:rFonts w:asciiTheme="majorHAnsi" w:hAnsiTheme="majorHAnsi"/>
          <w:b/>
          <w:bCs/>
          <w:color w:val="1FBACF" w:themeColor="accent1"/>
          <w:szCs w:val="16"/>
          <w:vertAlign w:val="superscript"/>
        </w:rPr>
        <w:t>1</w:t>
      </w:r>
    </w:p>
    <w:p w14:paraId="10E3AB22" w14:textId="2D02481A" w:rsidR="00B07D8E" w:rsidRDefault="0087431E" w:rsidP="006218FC">
      <w:pPr>
        <w:pStyle w:val="BB2023Body"/>
        <w:ind w:left="0"/>
        <w:rPr>
          <w:noProof/>
        </w:rPr>
      </w:pPr>
      <w:ins w:id="2833" w:author="WTORKY" w:date="2025-10-01T23:52:00Z" w16du:dateUtc="2025-10-01T20:52:00Z">
        <w:r w:rsidRPr="0087431E">
          <w:drawing>
            <wp:inline distT="0" distB="0" distL="0" distR="0" wp14:anchorId="0D0992BD" wp14:editId="2EA577D3">
              <wp:extent cx="6000750" cy="3223260"/>
              <wp:effectExtent l="0" t="0" r="0" b="0"/>
              <wp:docPr id="204903573"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6000750" cy="3223260"/>
                      </a:xfrm>
                      <a:prstGeom prst="rect">
                        <a:avLst/>
                      </a:prstGeom>
                      <a:noFill/>
                      <a:ln>
                        <a:noFill/>
                      </a:ln>
                    </pic:spPr>
                  </pic:pic>
                </a:graphicData>
              </a:graphic>
            </wp:inline>
          </w:drawing>
        </w:r>
      </w:ins>
      <w:del w:id="2834" w:author="WTORKY" w:date="2025-10-01T23:52:00Z" w16du:dateUtc="2025-10-01T20:52:00Z">
        <w:r w:rsidR="00B26420" w:rsidRPr="00B26420" w:rsidDel="0087431E">
          <w:rPr>
            <w:noProof/>
          </w:rPr>
          <w:drawing>
            <wp:inline distT="0" distB="0" distL="0" distR="0" wp14:anchorId="74D3D66F" wp14:editId="7EA6DC3C">
              <wp:extent cx="6000750" cy="3219450"/>
              <wp:effectExtent l="0" t="0" r="0" b="0"/>
              <wp:docPr id="136308169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6000750" cy="3219450"/>
                      </a:xfrm>
                      <a:prstGeom prst="rect">
                        <a:avLst/>
                      </a:prstGeom>
                      <a:noFill/>
                      <a:ln>
                        <a:noFill/>
                      </a:ln>
                    </pic:spPr>
                  </pic:pic>
                </a:graphicData>
              </a:graphic>
            </wp:inline>
          </w:drawing>
        </w:r>
      </w:del>
    </w:p>
    <w:p w14:paraId="45A1B2D3" w14:textId="362B055D" w:rsidR="006218FC" w:rsidRPr="00384D74" w:rsidRDefault="006218FC" w:rsidP="006218FC">
      <w:pPr>
        <w:pStyle w:val="BB2023Body"/>
        <w:spacing w:after="0" w:line="240" w:lineRule="auto"/>
        <w:ind w:left="0"/>
        <w:rPr>
          <w:sz w:val="12"/>
          <w:szCs w:val="16"/>
        </w:rPr>
      </w:pPr>
      <w:r w:rsidRPr="00384D74">
        <w:rPr>
          <w:sz w:val="12"/>
          <w:szCs w:val="16"/>
        </w:rPr>
        <w:t xml:space="preserve">1 Numbers represent </w:t>
      </w:r>
      <w:r w:rsidR="0097572C" w:rsidRPr="00384D74">
        <w:rPr>
          <w:sz w:val="12"/>
          <w:szCs w:val="16"/>
        </w:rPr>
        <w:t>percentage</w:t>
      </w:r>
      <w:r w:rsidRPr="00384D74">
        <w:rPr>
          <w:sz w:val="12"/>
          <w:szCs w:val="16"/>
        </w:rPr>
        <w:t xml:space="preserve"> of total responses. Higher, </w:t>
      </w:r>
      <w:r w:rsidR="007B096C" w:rsidRPr="00384D74">
        <w:rPr>
          <w:sz w:val="12"/>
          <w:szCs w:val="16"/>
        </w:rPr>
        <w:t>same,</w:t>
      </w:r>
      <w:r w:rsidRPr="00384D74">
        <w:rPr>
          <w:sz w:val="12"/>
          <w:szCs w:val="16"/>
        </w:rPr>
        <w:t xml:space="preserve"> and lower may not add up to 100 due to rounding.</w:t>
      </w:r>
    </w:p>
    <w:p w14:paraId="67562D0E" w14:textId="77777777" w:rsidR="00CA2025" w:rsidRPr="00384D74" w:rsidRDefault="006218FC" w:rsidP="006218FC">
      <w:pPr>
        <w:pStyle w:val="BB2023Body"/>
        <w:spacing w:after="0" w:line="240" w:lineRule="auto"/>
        <w:ind w:left="0"/>
        <w:rPr>
          <w:sz w:val="12"/>
          <w:szCs w:val="16"/>
          <w:rtl/>
        </w:rPr>
      </w:pPr>
      <w:r w:rsidRPr="00384D74">
        <w:rPr>
          <w:sz w:val="12"/>
          <w:szCs w:val="16"/>
        </w:rPr>
        <w:t>2 Equal to the simple average of the variables' indices. The index's method of calculation is provided in the appendix.</w:t>
      </w:r>
    </w:p>
    <w:p w14:paraId="03274EBA" w14:textId="77777777" w:rsidR="007766EE" w:rsidRDefault="007766EE" w:rsidP="006218FC">
      <w:pPr>
        <w:pStyle w:val="BB2023Body"/>
        <w:spacing w:after="0" w:line="240" w:lineRule="auto"/>
        <w:ind w:left="0"/>
        <w:rPr>
          <w:sz w:val="14"/>
          <w:szCs w:val="18"/>
        </w:rPr>
      </w:pPr>
    </w:p>
    <w:p w14:paraId="2C24E4A9" w14:textId="77777777" w:rsidR="007766EE" w:rsidRDefault="007766EE" w:rsidP="006218FC">
      <w:pPr>
        <w:pStyle w:val="BB2023Body"/>
        <w:spacing w:after="0" w:line="240" w:lineRule="auto"/>
        <w:ind w:left="0"/>
        <w:rPr>
          <w:sz w:val="14"/>
          <w:szCs w:val="18"/>
          <w:rtl/>
        </w:rPr>
      </w:pPr>
    </w:p>
    <w:p w14:paraId="00DEE190" w14:textId="77777777" w:rsidR="00517882" w:rsidRDefault="00517882" w:rsidP="00517882">
      <w:pPr>
        <w:bidi/>
        <w:ind w:left="695"/>
        <w:jc w:val="both"/>
        <w:rPr>
          <w:sz w:val="24"/>
          <w:szCs w:val="24"/>
          <w:lang w:bidi="ar-EG"/>
        </w:rPr>
      </w:pPr>
      <w:r>
        <w:rPr>
          <w:noProof/>
          <w:sz w:val="24"/>
          <w:szCs w:val="24"/>
        </w:rPr>
        <w:lastRenderedPageBreak/>
        <mc:AlternateContent>
          <mc:Choice Requires="wpg">
            <w:drawing>
              <wp:anchor distT="0" distB="0" distL="114300" distR="114300" simplePos="0" relativeHeight="251656212" behindDoc="0" locked="0" layoutInCell="1" allowOverlap="1" wp14:anchorId="63272DD3" wp14:editId="6B09197D">
                <wp:simplePos x="0" y="0"/>
                <wp:positionH relativeFrom="column">
                  <wp:posOffset>-350874</wp:posOffset>
                </wp:positionH>
                <wp:positionV relativeFrom="paragraph">
                  <wp:posOffset>-374798</wp:posOffset>
                </wp:positionV>
                <wp:extent cx="6454826" cy="2938688"/>
                <wp:effectExtent l="0" t="0" r="3175" b="0"/>
                <wp:wrapNone/>
                <wp:docPr id="374" name="Group 374"/>
                <wp:cNvGraphicFramePr/>
                <a:graphic xmlns:a="http://schemas.openxmlformats.org/drawingml/2006/main">
                  <a:graphicData uri="http://schemas.microsoft.com/office/word/2010/wordprocessingGroup">
                    <wpg:wgp>
                      <wpg:cNvGrpSpPr/>
                      <wpg:grpSpPr>
                        <a:xfrm flipH="1">
                          <a:off x="0" y="0"/>
                          <a:ext cx="6454826" cy="2938688"/>
                          <a:chOff x="0" y="0"/>
                          <a:chExt cx="6454826" cy="2938688"/>
                        </a:xfrm>
                      </wpg:grpSpPr>
                      <wps:wsp>
                        <wps:cNvPr id="27" name="Snip Single Corner Rectangle 547"/>
                        <wps:cNvSpPr/>
                        <wps:spPr>
                          <a:xfrm rot="10800000">
                            <a:off x="489097" y="2647507"/>
                            <a:ext cx="5965729" cy="291181"/>
                          </a:xfrm>
                          <a:prstGeom prst="snip1Rect">
                            <a:avLst>
                              <a:gd name="adj" fmla="val 50000"/>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 name="Snip Single Corner Rectangle 545"/>
                        <wps:cNvSpPr/>
                        <wps:spPr>
                          <a:xfrm rot="16200000" flipV="1">
                            <a:off x="4803140" y="1283763"/>
                            <a:ext cx="2454050" cy="843852"/>
                          </a:xfrm>
                          <a:prstGeom prst="snip1Rect">
                            <a:avLst>
                              <a:gd name="adj" fmla="val 50000"/>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 name="Snip Diagonal Corner Rectangle 548"/>
                        <wps:cNvSpPr/>
                        <wps:spPr>
                          <a:xfrm>
                            <a:off x="0" y="0"/>
                            <a:ext cx="6083169" cy="2828810"/>
                          </a:xfrm>
                          <a:prstGeom prst="snip2DiagRect">
                            <a:avLst>
                              <a:gd name="adj1" fmla="val 0"/>
                              <a:gd name="adj2" fmla="val 1870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49E03E09" id="Group 374" o:spid="_x0000_s1026" style="position:absolute;margin-left:-27.65pt;margin-top:-29.5pt;width:508.25pt;height:231.4pt;flip:x;z-index:251656212" coordsize="64548,29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">
                <v:shape id="Snip Single Corner Rectangle 547" o:spid="_x0000_s1027" style="position:absolute;left:4890;top:26475;width:59658;height:2911;rotation:180;visibility:visible;mso-wrap-style:square;v-text-anchor:middle" coordsize="5965729,29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" path="m,l5820139,r145590,145591l5965729,291181,,291181,,xe" fillcolor="#1fbacf [3204]" stroked="f" strokeweight=".85pt">
                  <v:path arrowok="t" o:connecttype="custom" o:connectlocs="0,0;5820139,0;5965729,145591;5965729,291181;0,291181;0,0" o:connectangles="0,0,0,0,0,0"/>
                </v:shape>
                <v:shape id="Snip Single Corner Rectangle 545" o:spid="_x0000_s1028" style="position:absolute;left:48030;top:12838;width:24541;height:8438;rotation:90;flip:y;visibility:visible;mso-wrap-style:square;v-text-anchor:middle" coordsize="2454050,843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" path="m,l2032124,r421926,421926l2454050,843852,,843852,,xe" fillcolor="#1fbacf [3204]" stroked="f" strokeweight=".85pt">
                  <v:path arrowok="t" o:connecttype="custom" o:connectlocs="0,0;2032124,0;2454050,421926;2454050,843852;0,843852;0,0" o:connectangles="0,0,0,0,0,0"/>
                </v:shape>
                <v:shape id="Snip Diagonal Corner Rectangle 548" o:spid="_x0000_s1029" style="position:absolute;width:60831;height:28288;visibility:visible;mso-wrap-style:square;v-text-anchor:middle" coordsize="6083169,28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" path="m,l5554040,r529129,529129l6083169,2828810r,l529129,2828810,,2299681,,xe" fillcolor="white [3212]" stroked="f" strokeweight=".85pt">
                  <v:path arrowok="t" o:connecttype="custom" o:connectlocs="0,0;5554040,0;6083169,529129;6083169,2828810;6083169,2828810;529129,2828810;0,2299681;0,0" o:connectangles="0,0,0,0,0,0,0,0"/>
                </v:shape>
              </v:group>
            </w:pict>
          </mc:Fallback>
        </mc:AlternateContent>
      </w:r>
      <w:r w:rsidRPr="00BC0D5A">
        <w:rPr>
          <w:noProof/>
          <w:sz w:val="24"/>
          <w:szCs w:val="24"/>
        </w:rPr>
        <w:drawing>
          <wp:anchor distT="0" distB="0" distL="114300" distR="114300" simplePos="0" relativeHeight="251656218" behindDoc="0" locked="0" layoutInCell="1" allowOverlap="1" wp14:anchorId="71C2BA7D" wp14:editId="0396748E">
            <wp:simplePos x="0" y="0"/>
            <wp:positionH relativeFrom="margin">
              <wp:align>center</wp:align>
            </wp:positionH>
            <wp:positionV relativeFrom="paragraph">
              <wp:posOffset>-279576</wp:posOffset>
            </wp:positionV>
            <wp:extent cx="1016256" cy="1146142"/>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1016256" cy="1146142"/>
                    </a:xfrm>
                    <a:prstGeom prst="rect">
                      <a:avLst/>
                    </a:prstGeom>
                  </pic:spPr>
                </pic:pic>
              </a:graphicData>
            </a:graphic>
            <wp14:sizeRelH relativeFrom="page">
              <wp14:pctWidth>0</wp14:pctWidth>
            </wp14:sizeRelH>
            <wp14:sizeRelV relativeFrom="page">
              <wp14:pctHeight>0</wp14:pctHeight>
            </wp14:sizeRelV>
          </wp:anchor>
        </w:drawing>
      </w:r>
    </w:p>
    <w:p w14:paraId="017FEFD0" w14:textId="77777777" w:rsidR="00517882" w:rsidRDefault="00517882" w:rsidP="00517882">
      <w:pPr>
        <w:bidi/>
        <w:ind w:left="695"/>
        <w:jc w:val="both"/>
        <w:rPr>
          <w:sz w:val="24"/>
          <w:szCs w:val="24"/>
          <w:rtl/>
          <w:lang w:bidi="ar-EG"/>
        </w:rPr>
      </w:pPr>
    </w:p>
    <w:p w14:paraId="241FAF45" w14:textId="77777777" w:rsidR="00517882" w:rsidRPr="00243402" w:rsidRDefault="00517882" w:rsidP="00517882">
      <w:pPr>
        <w:bidi/>
        <w:ind w:left="695"/>
        <w:jc w:val="both"/>
        <w:rPr>
          <w:sz w:val="24"/>
          <w:szCs w:val="24"/>
          <w:rtl/>
          <w:lang w:bidi="ar-EG"/>
        </w:rPr>
      </w:pPr>
    </w:p>
    <w:p w14:paraId="6E93AB96" w14:textId="77777777" w:rsidR="00517882" w:rsidRDefault="00517882" w:rsidP="00517882">
      <w:pPr>
        <w:bidi/>
        <w:ind w:left="1469"/>
        <w:jc w:val="both"/>
        <w:rPr>
          <w:sz w:val="24"/>
          <w:szCs w:val="24"/>
          <w:lang w:bidi="ar-EG"/>
        </w:rPr>
      </w:pPr>
      <w:r>
        <w:rPr>
          <w:noProof/>
          <w:sz w:val="24"/>
          <w:szCs w:val="24"/>
          <w:rtl/>
        </w:rPr>
        <mc:AlternateContent>
          <mc:Choice Requires="wps">
            <w:drawing>
              <wp:anchor distT="0" distB="0" distL="114300" distR="114300" simplePos="0" relativeHeight="251656213" behindDoc="0" locked="0" layoutInCell="1" allowOverlap="1" wp14:anchorId="023C847B" wp14:editId="5723BE54">
                <wp:simplePos x="0" y="0"/>
                <wp:positionH relativeFrom="column">
                  <wp:posOffset>74295</wp:posOffset>
                </wp:positionH>
                <wp:positionV relativeFrom="paragraph">
                  <wp:posOffset>29491</wp:posOffset>
                </wp:positionV>
                <wp:extent cx="6071191" cy="1219252"/>
                <wp:effectExtent l="0" t="0" r="0" b="0"/>
                <wp:wrapNone/>
                <wp:docPr id="135" name="TextBox 81"/>
                <wp:cNvGraphicFramePr/>
                <a:graphic xmlns:a="http://schemas.openxmlformats.org/drawingml/2006/main">
                  <a:graphicData uri="http://schemas.microsoft.com/office/word/2010/wordprocessingShape">
                    <wps:wsp>
                      <wps:cNvSpPr txBox="1"/>
                      <wps:spPr>
                        <a:xfrm>
                          <a:off x="0" y="0"/>
                          <a:ext cx="6071191" cy="1219252"/>
                        </a:xfrm>
                        <a:prstGeom prst="rect">
                          <a:avLst/>
                        </a:prstGeom>
                        <a:noFill/>
                      </wps:spPr>
                      <wps:txbx>
                        <w:txbxContent>
                          <w:p w14:paraId="25FBFDE4" w14:textId="77777777" w:rsidR="00574037" w:rsidRPr="00517882" w:rsidRDefault="00574037" w:rsidP="00517882">
                            <w:pPr>
                              <w:pStyle w:val="NormalWeb"/>
                              <w:bidi/>
                              <w:spacing w:before="0" w:beforeAutospacing="0" w:after="0" w:afterAutospacing="0"/>
                              <w:jc w:val="center"/>
                              <w:rPr>
                                <w:rFonts w:asciiTheme="majorHAnsi" w:hAnsiTheme="majorHAnsi" w:cstheme="majorBidi"/>
                                <w:color w:val="0F5C67" w:themeColor="accent1" w:themeShade="80"/>
                                <w:sz w:val="72"/>
                                <w:szCs w:val="72"/>
                              </w:rPr>
                            </w:pPr>
                            <w:r w:rsidRPr="00517882">
                              <w:rPr>
                                <w:rFonts w:asciiTheme="majorHAnsi" w:hAnsiTheme="majorHAnsi" w:cstheme="majorBidi"/>
                                <w:b/>
                                <w:bCs/>
                                <w:color w:val="0F5C67" w:themeColor="accent1" w:themeShade="80"/>
                                <w:kern w:val="24"/>
                                <w:sz w:val="72"/>
                                <w:szCs w:val="72"/>
                                <w:lang w:bidi="ar-EG"/>
                              </w:rPr>
                              <w:t>Business Barometer</w:t>
                            </w:r>
                          </w:p>
                        </w:txbxContent>
                      </wps:txbx>
                      <wps:bodyPr wrap="square" rtlCol="0">
                        <a:noAutofit/>
                      </wps:bodyPr>
                    </wps:wsp>
                  </a:graphicData>
                </a:graphic>
                <wp14:sizeRelH relativeFrom="margin">
                  <wp14:pctWidth>0</wp14:pctWidth>
                </wp14:sizeRelH>
              </wp:anchor>
            </w:drawing>
          </mc:Choice>
          <mc:Fallback>
            <w:pict>
              <v:shape w14:anchorId="023C847B" id="TextBox 81" o:spid="_x0000_s1121" type="#_x0000_t202" style="position:absolute;left:0;text-align:left;margin-left:5.85pt;margin-top:2.3pt;width:478.05pt;height:96pt;z-index:25165621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" filled="f" stroked="f">
                <v:textbox>
                  <w:txbxContent>
                    <w:p w14:paraId="25FBFDE4" w14:textId="77777777" w:rsidR="00574037" w:rsidRPr="00517882" w:rsidRDefault="00574037" w:rsidP="00517882">
                      <w:pPr>
                        <w:pStyle w:val="NormalWeb"/>
                        <w:bidi/>
                        <w:spacing w:before="0" w:beforeAutospacing="0" w:after="0" w:afterAutospacing="0"/>
                        <w:jc w:val="center"/>
                        <w:rPr>
                          <w:rFonts w:asciiTheme="majorHAnsi" w:hAnsiTheme="majorHAnsi" w:cstheme="majorBidi"/>
                          <w:color w:val="0F5C67" w:themeColor="accent1" w:themeShade="80"/>
                          <w:sz w:val="72"/>
                          <w:szCs w:val="72"/>
                        </w:rPr>
                      </w:pPr>
                      <w:r w:rsidRPr="00517882">
                        <w:rPr>
                          <w:rFonts w:asciiTheme="majorHAnsi" w:hAnsiTheme="majorHAnsi" w:cstheme="majorBidi"/>
                          <w:b/>
                          <w:bCs/>
                          <w:color w:val="0F5C67" w:themeColor="accent1" w:themeShade="80"/>
                          <w:kern w:val="24"/>
                          <w:sz w:val="72"/>
                          <w:szCs w:val="72"/>
                          <w:lang w:bidi="ar-EG"/>
                        </w:rPr>
                        <w:t>Business Barometer</w:t>
                      </w:r>
                    </w:p>
                  </w:txbxContent>
                </v:textbox>
              </v:shape>
            </w:pict>
          </mc:Fallback>
        </mc:AlternateContent>
      </w:r>
    </w:p>
    <w:p w14:paraId="322A8FEB" w14:textId="77777777" w:rsidR="00517882" w:rsidRDefault="00517882" w:rsidP="00517882">
      <w:pPr>
        <w:bidi/>
        <w:ind w:left="1469"/>
        <w:jc w:val="both"/>
        <w:rPr>
          <w:sz w:val="24"/>
          <w:szCs w:val="24"/>
          <w:lang w:bidi="ar-EG"/>
        </w:rPr>
      </w:pPr>
    </w:p>
    <w:p w14:paraId="25DFF454" w14:textId="77777777" w:rsidR="00517882" w:rsidRDefault="00517882" w:rsidP="00517882">
      <w:pPr>
        <w:bidi/>
        <w:ind w:left="1469"/>
        <w:jc w:val="both"/>
        <w:rPr>
          <w:sz w:val="24"/>
          <w:szCs w:val="24"/>
          <w:lang w:bidi="ar-EG"/>
        </w:rPr>
      </w:pPr>
      <w:r>
        <w:rPr>
          <w:noProof/>
          <w:sz w:val="24"/>
          <w:szCs w:val="24"/>
        </w:rPr>
        <mc:AlternateContent>
          <mc:Choice Requires="wps">
            <w:drawing>
              <wp:anchor distT="0" distB="0" distL="114300" distR="114300" simplePos="0" relativeHeight="251656214" behindDoc="0" locked="0" layoutInCell="1" allowOverlap="1" wp14:anchorId="01010214" wp14:editId="11498857">
                <wp:simplePos x="0" y="0"/>
                <wp:positionH relativeFrom="column">
                  <wp:posOffset>62865</wp:posOffset>
                </wp:positionH>
                <wp:positionV relativeFrom="paragraph">
                  <wp:posOffset>133350</wp:posOffset>
                </wp:positionV>
                <wp:extent cx="5877336" cy="454963"/>
                <wp:effectExtent l="0" t="0" r="0" b="0"/>
                <wp:wrapNone/>
                <wp:docPr id="38" name="TextBox 80"/>
                <wp:cNvGraphicFramePr/>
                <a:graphic xmlns:a="http://schemas.openxmlformats.org/drawingml/2006/main">
                  <a:graphicData uri="http://schemas.microsoft.com/office/word/2010/wordprocessingShape">
                    <wps:wsp>
                      <wps:cNvSpPr txBox="1"/>
                      <wps:spPr>
                        <a:xfrm>
                          <a:off x="0" y="0"/>
                          <a:ext cx="5877336" cy="454963"/>
                        </a:xfrm>
                        <a:prstGeom prst="rect">
                          <a:avLst/>
                        </a:prstGeom>
                        <a:noFill/>
                      </wps:spPr>
                      <wps:txbx>
                        <w:txbxContent>
                          <w:p w14:paraId="0FEF4A6D" w14:textId="43E7273B" w:rsidR="00574037" w:rsidRPr="009D5795" w:rsidRDefault="00574037" w:rsidP="00571818">
                            <w:pPr>
                              <w:pStyle w:val="NormalWeb"/>
                              <w:spacing w:before="0" w:beforeAutospacing="0" w:after="0" w:afterAutospacing="0"/>
                              <w:jc w:val="center"/>
                              <w:rPr>
                                <w:rFonts w:asciiTheme="majorHAnsi" w:hAnsiTheme="majorHAnsi" w:cstheme="majorBidi"/>
                                <w:color w:val="0F5C67" w:themeColor="accent1" w:themeShade="80"/>
                                <w:sz w:val="20"/>
                                <w:szCs w:val="20"/>
                              </w:rPr>
                            </w:pPr>
                            <w:bookmarkStart w:id="2835" w:name="_Hlk160463756"/>
                            <w:bookmarkStart w:id="2836" w:name="_Hlk160463757"/>
                            <w:bookmarkStart w:id="2837" w:name="_Hlk160463764"/>
                            <w:bookmarkStart w:id="2838" w:name="_Hlk160463765"/>
                            <w:r w:rsidRPr="009D5795">
                              <w:rPr>
                                <w:rFonts w:asciiTheme="majorHAnsi" w:hAnsiTheme="majorHAnsi" w:cstheme="majorBidi"/>
                                <w:b/>
                                <w:bCs/>
                                <w:color w:val="0F5C67" w:themeColor="accent1" w:themeShade="80"/>
                                <w:kern w:val="24"/>
                                <w:sz w:val="32"/>
                                <w:szCs w:val="32"/>
                                <w:lang w:bidi="ar-EG"/>
                              </w:rPr>
                              <w:t xml:space="preserve">Issue </w:t>
                            </w:r>
                            <w:del w:id="2839" w:author="Mohamed Abdel-Hakam" w:date="2025-09-25T09:13:00Z">
                              <w:r w:rsidR="00A91A76" w:rsidDel="007D10A1">
                                <w:rPr>
                                  <w:rFonts w:asciiTheme="majorHAnsi" w:hAnsiTheme="majorHAnsi" w:cstheme="majorBidi"/>
                                  <w:b/>
                                  <w:bCs/>
                                  <w:color w:val="0F5C67" w:themeColor="accent1" w:themeShade="80"/>
                                  <w:kern w:val="24"/>
                                  <w:sz w:val="32"/>
                                  <w:szCs w:val="32"/>
                                  <w:lang w:bidi="ar-EG"/>
                                </w:rPr>
                                <w:delText>7</w:delText>
                              </w:r>
                              <w:r w:rsidR="009F6FA4" w:rsidDel="007D10A1">
                                <w:rPr>
                                  <w:rFonts w:asciiTheme="majorHAnsi" w:hAnsiTheme="majorHAnsi" w:cstheme="majorBidi"/>
                                  <w:b/>
                                  <w:bCs/>
                                  <w:color w:val="0F5C67" w:themeColor="accent1" w:themeShade="80"/>
                                  <w:kern w:val="24"/>
                                  <w:sz w:val="32"/>
                                  <w:szCs w:val="32"/>
                                  <w:lang w:bidi="ar-EG"/>
                                </w:rPr>
                                <w:delText>4</w:delText>
                              </w:r>
                              <w:r w:rsidR="00A91A76" w:rsidDel="007D10A1">
                                <w:rPr>
                                  <w:rFonts w:asciiTheme="majorHAnsi" w:hAnsiTheme="majorHAnsi" w:cstheme="majorBidi"/>
                                  <w:b/>
                                  <w:bCs/>
                                  <w:color w:val="0F5C67" w:themeColor="accent1" w:themeShade="80"/>
                                  <w:kern w:val="24"/>
                                  <w:sz w:val="32"/>
                                  <w:szCs w:val="32"/>
                                  <w:lang w:bidi="ar-EG"/>
                                </w:rPr>
                                <w:delText xml:space="preserve"> </w:delText>
                              </w:r>
                            </w:del>
                            <w:ins w:id="2840" w:author="Mohamed Abdel-Hakam" w:date="2025-09-25T09:13:00Z">
                              <w:r w:rsidR="007D10A1">
                                <w:rPr>
                                  <w:rFonts w:asciiTheme="majorHAnsi" w:hAnsiTheme="majorHAnsi" w:cstheme="majorBidi"/>
                                  <w:b/>
                                  <w:bCs/>
                                  <w:color w:val="0F5C67" w:themeColor="accent1" w:themeShade="80"/>
                                  <w:kern w:val="24"/>
                                  <w:sz w:val="32"/>
                                  <w:szCs w:val="32"/>
                                  <w:lang w:bidi="ar-EG"/>
                                </w:rPr>
                                <w:t xml:space="preserve">75 </w:t>
                              </w:r>
                            </w:ins>
                            <w:r>
                              <w:rPr>
                                <w:rFonts w:asciiTheme="majorHAnsi" w:hAnsiTheme="majorHAnsi" w:cstheme="majorBidi"/>
                                <w:b/>
                                <w:bCs/>
                                <w:color w:val="0F5C67" w:themeColor="accent1" w:themeShade="80"/>
                                <w:kern w:val="24"/>
                                <w:sz w:val="32"/>
                                <w:szCs w:val="32"/>
                                <w:lang w:bidi="ar-EG"/>
                              </w:rPr>
                              <w:tab/>
                            </w:r>
                            <w:r>
                              <w:rPr>
                                <w:rFonts w:asciiTheme="majorHAnsi" w:hAnsiTheme="majorHAnsi" w:cstheme="majorBidi"/>
                                <w:b/>
                                <w:bCs/>
                                <w:color w:val="0F5C67" w:themeColor="accent1" w:themeShade="80"/>
                                <w:kern w:val="24"/>
                                <w:sz w:val="32"/>
                                <w:szCs w:val="32"/>
                                <w:lang w:bidi="ar-EG"/>
                              </w:rPr>
                              <w:tab/>
                            </w:r>
                            <w:r>
                              <w:rPr>
                                <w:rFonts w:asciiTheme="majorHAnsi" w:hAnsiTheme="majorHAnsi" w:cstheme="majorBidi"/>
                                <w:b/>
                                <w:bCs/>
                                <w:color w:val="0F5C67" w:themeColor="accent1" w:themeShade="80"/>
                                <w:kern w:val="24"/>
                                <w:sz w:val="32"/>
                                <w:szCs w:val="32"/>
                                <w:lang w:bidi="ar-EG"/>
                              </w:rPr>
                              <w:tab/>
                            </w:r>
                            <w:bookmarkEnd w:id="2835"/>
                            <w:bookmarkEnd w:id="2836"/>
                            <w:bookmarkEnd w:id="2837"/>
                            <w:bookmarkEnd w:id="2838"/>
                            <w:del w:id="2841" w:author="Mohamed Abdel-Hakam" w:date="2025-09-25T09:13:00Z">
                              <w:r w:rsidR="009F6FA4" w:rsidRPr="009F6FA4" w:rsidDel="007D10A1">
                                <w:rPr>
                                  <w:rFonts w:asciiTheme="majorHAnsi" w:hAnsiTheme="majorHAnsi" w:cstheme="majorBidi"/>
                                  <w:b/>
                                  <w:bCs/>
                                  <w:color w:val="0F5C67" w:themeColor="accent1" w:themeShade="80"/>
                                  <w:kern w:val="24"/>
                                  <w:sz w:val="32"/>
                                  <w:szCs w:val="32"/>
                                  <w:lang w:bidi="ar-EG"/>
                                </w:rPr>
                                <w:delText xml:space="preserve">January </w:delText>
                              </w:r>
                            </w:del>
                            <w:ins w:id="2842" w:author="Mohamed Abdel-Hakam" w:date="2025-09-25T09:13:00Z">
                              <w:r w:rsidR="007D10A1">
                                <w:rPr>
                                  <w:rFonts w:asciiTheme="majorHAnsi" w:hAnsiTheme="majorHAnsi" w:cstheme="majorBidi"/>
                                  <w:b/>
                                  <w:bCs/>
                                  <w:color w:val="0F5C67" w:themeColor="accent1" w:themeShade="80"/>
                                  <w:kern w:val="24"/>
                                  <w:sz w:val="32"/>
                                  <w:szCs w:val="32"/>
                                  <w:lang w:bidi="ar-EG"/>
                                </w:rPr>
                                <w:t>April</w:t>
                              </w:r>
                              <w:r w:rsidR="007D10A1" w:rsidRPr="009F6FA4">
                                <w:rPr>
                                  <w:rFonts w:asciiTheme="majorHAnsi" w:hAnsiTheme="majorHAnsi" w:cstheme="majorBidi"/>
                                  <w:b/>
                                  <w:bCs/>
                                  <w:color w:val="0F5C67" w:themeColor="accent1" w:themeShade="80"/>
                                  <w:kern w:val="24"/>
                                  <w:sz w:val="32"/>
                                  <w:szCs w:val="32"/>
                                  <w:lang w:bidi="ar-EG"/>
                                </w:rPr>
                                <w:t xml:space="preserve"> </w:t>
                              </w:r>
                            </w:ins>
                            <w:r w:rsidR="009F6FA4" w:rsidRPr="009F6FA4">
                              <w:rPr>
                                <w:rFonts w:asciiTheme="majorHAnsi" w:hAnsiTheme="majorHAnsi" w:cstheme="majorBidi"/>
                                <w:b/>
                                <w:bCs/>
                                <w:color w:val="0F5C67" w:themeColor="accent1" w:themeShade="80"/>
                                <w:kern w:val="24"/>
                                <w:sz w:val="32"/>
                                <w:szCs w:val="32"/>
                                <w:lang w:bidi="ar-EG"/>
                              </w:rPr>
                              <w:t xml:space="preserve">– </w:t>
                            </w:r>
                            <w:del w:id="2843" w:author="Mohamed Abdel-Hakam" w:date="2025-09-25T09:13:00Z">
                              <w:r w:rsidR="009F6FA4" w:rsidRPr="009F6FA4" w:rsidDel="007D10A1">
                                <w:rPr>
                                  <w:rFonts w:asciiTheme="majorHAnsi" w:hAnsiTheme="majorHAnsi" w:cstheme="majorBidi"/>
                                  <w:b/>
                                  <w:bCs/>
                                  <w:color w:val="0F5C67" w:themeColor="accent1" w:themeShade="80"/>
                                  <w:kern w:val="24"/>
                                  <w:sz w:val="32"/>
                                  <w:szCs w:val="32"/>
                                  <w:lang w:bidi="ar-EG"/>
                                </w:rPr>
                                <w:delText xml:space="preserve">March </w:delText>
                              </w:r>
                            </w:del>
                            <w:ins w:id="2844" w:author="Mohamed Abdel-Hakam" w:date="2025-09-25T09:13:00Z">
                              <w:r w:rsidR="007D10A1">
                                <w:rPr>
                                  <w:rFonts w:asciiTheme="majorHAnsi" w:hAnsiTheme="majorHAnsi" w:cstheme="majorBidi"/>
                                  <w:b/>
                                  <w:bCs/>
                                  <w:color w:val="0F5C67" w:themeColor="accent1" w:themeShade="80"/>
                                  <w:kern w:val="24"/>
                                  <w:sz w:val="32"/>
                                  <w:szCs w:val="32"/>
                                  <w:lang w:bidi="ar-EG"/>
                                </w:rPr>
                                <w:t>June</w:t>
                              </w:r>
                              <w:r w:rsidR="007D10A1" w:rsidRPr="009F6FA4">
                                <w:rPr>
                                  <w:rFonts w:asciiTheme="majorHAnsi" w:hAnsiTheme="majorHAnsi" w:cstheme="majorBidi"/>
                                  <w:b/>
                                  <w:bCs/>
                                  <w:color w:val="0F5C67" w:themeColor="accent1" w:themeShade="80"/>
                                  <w:kern w:val="24"/>
                                  <w:sz w:val="32"/>
                                  <w:szCs w:val="32"/>
                                  <w:lang w:bidi="ar-EG"/>
                                </w:rPr>
                                <w:t xml:space="preserve"> </w:t>
                              </w:r>
                            </w:ins>
                            <w:r w:rsidR="009F6FA4" w:rsidRPr="009F6FA4">
                              <w:rPr>
                                <w:rFonts w:asciiTheme="majorHAnsi" w:hAnsiTheme="majorHAnsi" w:cstheme="majorBidi"/>
                                <w:b/>
                                <w:bCs/>
                                <w:color w:val="0F5C67" w:themeColor="accent1" w:themeShade="80"/>
                                <w:kern w:val="24"/>
                                <w:sz w:val="32"/>
                                <w:szCs w:val="32"/>
                                <w:lang w:bidi="ar-EG"/>
                              </w:rPr>
                              <w:t>2025</w:t>
                            </w:r>
                          </w:p>
                        </w:txbxContent>
                      </wps:txbx>
                      <wps:bodyPr wrap="square" rtlCol="0">
                        <a:noAutofit/>
                      </wps:bodyPr>
                    </wps:wsp>
                  </a:graphicData>
                </a:graphic>
              </wp:anchor>
            </w:drawing>
          </mc:Choice>
          <mc:Fallback>
            <w:pict>
              <v:shape w14:anchorId="01010214" id="TextBox 80" o:spid="_x0000_s1122" type="#_x0000_t202" style="position:absolute;left:0;text-align:left;margin-left:4.95pt;margin-top:10.5pt;width:462.8pt;height:35.8pt;z-index:2516562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" filled="f" stroked="f">
                <v:textbox>
                  <w:txbxContent>
                    <w:p w14:paraId="0FEF4A6D" w14:textId="43E7273B" w:rsidR="00574037" w:rsidRPr="009D5795" w:rsidRDefault="00574037" w:rsidP="00571818">
                      <w:pPr>
                        <w:pStyle w:val="NormalWeb"/>
                        <w:spacing w:before="0" w:beforeAutospacing="0" w:after="0" w:afterAutospacing="0"/>
                        <w:jc w:val="center"/>
                        <w:rPr>
                          <w:rFonts w:asciiTheme="majorHAnsi" w:hAnsiTheme="majorHAnsi" w:cstheme="majorBidi"/>
                          <w:color w:val="0F5C67" w:themeColor="accent1" w:themeShade="80"/>
                          <w:sz w:val="20"/>
                          <w:szCs w:val="20"/>
                        </w:rPr>
                      </w:pPr>
                      <w:bookmarkStart w:id="1070" w:name="_Hlk160463756"/>
                      <w:bookmarkStart w:id="1071" w:name="_Hlk160463757"/>
                      <w:bookmarkStart w:id="1072" w:name="_Hlk160463764"/>
                      <w:bookmarkStart w:id="1073" w:name="_Hlk160463765"/>
                      <w:r w:rsidRPr="009D5795">
                        <w:rPr>
                          <w:rFonts w:asciiTheme="majorHAnsi" w:hAnsiTheme="majorHAnsi" w:cstheme="majorBidi"/>
                          <w:b/>
                          <w:bCs/>
                          <w:color w:val="0F5C67" w:themeColor="accent1" w:themeShade="80"/>
                          <w:kern w:val="24"/>
                          <w:sz w:val="32"/>
                          <w:szCs w:val="32"/>
                          <w:lang w:bidi="ar-EG"/>
                        </w:rPr>
                        <w:t xml:space="preserve">Issue </w:t>
                      </w:r>
                      <w:del w:id="1074" w:author="Mohamed Abdel-Hakam" w:date="2025-09-25T09:13:00Z">
                        <w:r w:rsidR="00A91A76" w:rsidDel="007D10A1">
                          <w:rPr>
                            <w:rFonts w:asciiTheme="majorHAnsi" w:hAnsiTheme="majorHAnsi" w:cstheme="majorBidi"/>
                            <w:b/>
                            <w:bCs/>
                            <w:color w:val="0F5C67" w:themeColor="accent1" w:themeShade="80"/>
                            <w:kern w:val="24"/>
                            <w:sz w:val="32"/>
                            <w:szCs w:val="32"/>
                            <w:lang w:bidi="ar-EG"/>
                          </w:rPr>
                          <w:delText>7</w:delText>
                        </w:r>
                        <w:r w:rsidR="009F6FA4" w:rsidDel="007D10A1">
                          <w:rPr>
                            <w:rFonts w:asciiTheme="majorHAnsi" w:hAnsiTheme="majorHAnsi" w:cstheme="majorBidi"/>
                            <w:b/>
                            <w:bCs/>
                            <w:color w:val="0F5C67" w:themeColor="accent1" w:themeShade="80"/>
                            <w:kern w:val="24"/>
                            <w:sz w:val="32"/>
                            <w:szCs w:val="32"/>
                            <w:lang w:bidi="ar-EG"/>
                          </w:rPr>
                          <w:delText>4</w:delText>
                        </w:r>
                        <w:r w:rsidR="00A91A76" w:rsidDel="007D10A1">
                          <w:rPr>
                            <w:rFonts w:asciiTheme="majorHAnsi" w:hAnsiTheme="majorHAnsi" w:cstheme="majorBidi"/>
                            <w:b/>
                            <w:bCs/>
                            <w:color w:val="0F5C67" w:themeColor="accent1" w:themeShade="80"/>
                            <w:kern w:val="24"/>
                            <w:sz w:val="32"/>
                            <w:szCs w:val="32"/>
                            <w:lang w:bidi="ar-EG"/>
                          </w:rPr>
                          <w:delText xml:space="preserve"> </w:delText>
                        </w:r>
                      </w:del>
                      <w:ins w:id="1075" w:author="Mohamed Abdel-Hakam" w:date="2025-09-25T09:13:00Z">
                        <w:r w:rsidR="007D10A1">
                          <w:rPr>
                            <w:rFonts w:asciiTheme="majorHAnsi" w:hAnsiTheme="majorHAnsi" w:cstheme="majorBidi"/>
                            <w:b/>
                            <w:bCs/>
                            <w:color w:val="0F5C67" w:themeColor="accent1" w:themeShade="80"/>
                            <w:kern w:val="24"/>
                            <w:sz w:val="32"/>
                            <w:szCs w:val="32"/>
                            <w:lang w:bidi="ar-EG"/>
                          </w:rPr>
                          <w:t xml:space="preserve">75 </w:t>
                        </w:r>
                      </w:ins>
                      <w:r>
                        <w:rPr>
                          <w:rFonts w:asciiTheme="majorHAnsi" w:hAnsiTheme="majorHAnsi" w:cstheme="majorBidi"/>
                          <w:b/>
                          <w:bCs/>
                          <w:color w:val="0F5C67" w:themeColor="accent1" w:themeShade="80"/>
                          <w:kern w:val="24"/>
                          <w:sz w:val="32"/>
                          <w:szCs w:val="32"/>
                          <w:lang w:bidi="ar-EG"/>
                        </w:rPr>
                        <w:tab/>
                      </w:r>
                      <w:r>
                        <w:rPr>
                          <w:rFonts w:asciiTheme="majorHAnsi" w:hAnsiTheme="majorHAnsi" w:cstheme="majorBidi"/>
                          <w:b/>
                          <w:bCs/>
                          <w:color w:val="0F5C67" w:themeColor="accent1" w:themeShade="80"/>
                          <w:kern w:val="24"/>
                          <w:sz w:val="32"/>
                          <w:szCs w:val="32"/>
                          <w:lang w:bidi="ar-EG"/>
                        </w:rPr>
                        <w:tab/>
                      </w:r>
                      <w:r>
                        <w:rPr>
                          <w:rFonts w:asciiTheme="majorHAnsi" w:hAnsiTheme="majorHAnsi" w:cstheme="majorBidi"/>
                          <w:b/>
                          <w:bCs/>
                          <w:color w:val="0F5C67" w:themeColor="accent1" w:themeShade="80"/>
                          <w:kern w:val="24"/>
                          <w:sz w:val="32"/>
                          <w:szCs w:val="32"/>
                          <w:lang w:bidi="ar-EG"/>
                        </w:rPr>
                        <w:tab/>
                      </w:r>
                      <w:bookmarkEnd w:id="1070"/>
                      <w:bookmarkEnd w:id="1071"/>
                      <w:bookmarkEnd w:id="1072"/>
                      <w:bookmarkEnd w:id="1073"/>
                      <w:del w:id="1076" w:author="Mohamed Abdel-Hakam" w:date="2025-09-25T09:13:00Z">
                        <w:r w:rsidR="009F6FA4" w:rsidRPr="009F6FA4" w:rsidDel="007D10A1">
                          <w:rPr>
                            <w:rFonts w:asciiTheme="majorHAnsi" w:hAnsiTheme="majorHAnsi" w:cstheme="majorBidi"/>
                            <w:b/>
                            <w:bCs/>
                            <w:color w:val="0F5C67" w:themeColor="accent1" w:themeShade="80"/>
                            <w:kern w:val="24"/>
                            <w:sz w:val="32"/>
                            <w:szCs w:val="32"/>
                            <w:lang w:bidi="ar-EG"/>
                          </w:rPr>
                          <w:delText xml:space="preserve">January </w:delText>
                        </w:r>
                      </w:del>
                      <w:ins w:id="1077" w:author="Mohamed Abdel-Hakam" w:date="2025-09-25T09:13:00Z">
                        <w:r w:rsidR="007D10A1">
                          <w:rPr>
                            <w:rFonts w:asciiTheme="majorHAnsi" w:hAnsiTheme="majorHAnsi" w:cstheme="majorBidi"/>
                            <w:b/>
                            <w:bCs/>
                            <w:color w:val="0F5C67" w:themeColor="accent1" w:themeShade="80"/>
                            <w:kern w:val="24"/>
                            <w:sz w:val="32"/>
                            <w:szCs w:val="32"/>
                            <w:lang w:bidi="ar-EG"/>
                          </w:rPr>
                          <w:t>April</w:t>
                        </w:r>
                        <w:r w:rsidR="007D10A1" w:rsidRPr="009F6FA4">
                          <w:rPr>
                            <w:rFonts w:asciiTheme="majorHAnsi" w:hAnsiTheme="majorHAnsi" w:cstheme="majorBidi"/>
                            <w:b/>
                            <w:bCs/>
                            <w:color w:val="0F5C67" w:themeColor="accent1" w:themeShade="80"/>
                            <w:kern w:val="24"/>
                            <w:sz w:val="32"/>
                            <w:szCs w:val="32"/>
                            <w:lang w:bidi="ar-EG"/>
                          </w:rPr>
                          <w:t xml:space="preserve"> </w:t>
                        </w:r>
                      </w:ins>
                      <w:r w:rsidR="009F6FA4" w:rsidRPr="009F6FA4">
                        <w:rPr>
                          <w:rFonts w:asciiTheme="majorHAnsi" w:hAnsiTheme="majorHAnsi" w:cstheme="majorBidi"/>
                          <w:b/>
                          <w:bCs/>
                          <w:color w:val="0F5C67" w:themeColor="accent1" w:themeShade="80"/>
                          <w:kern w:val="24"/>
                          <w:sz w:val="32"/>
                          <w:szCs w:val="32"/>
                          <w:lang w:bidi="ar-EG"/>
                        </w:rPr>
                        <w:t xml:space="preserve">– </w:t>
                      </w:r>
                      <w:del w:id="1078" w:author="Mohamed Abdel-Hakam" w:date="2025-09-25T09:13:00Z">
                        <w:r w:rsidR="009F6FA4" w:rsidRPr="009F6FA4" w:rsidDel="007D10A1">
                          <w:rPr>
                            <w:rFonts w:asciiTheme="majorHAnsi" w:hAnsiTheme="majorHAnsi" w:cstheme="majorBidi"/>
                            <w:b/>
                            <w:bCs/>
                            <w:color w:val="0F5C67" w:themeColor="accent1" w:themeShade="80"/>
                            <w:kern w:val="24"/>
                            <w:sz w:val="32"/>
                            <w:szCs w:val="32"/>
                            <w:lang w:bidi="ar-EG"/>
                          </w:rPr>
                          <w:delText xml:space="preserve">March </w:delText>
                        </w:r>
                      </w:del>
                      <w:ins w:id="1079" w:author="Mohamed Abdel-Hakam" w:date="2025-09-25T09:13:00Z">
                        <w:r w:rsidR="007D10A1">
                          <w:rPr>
                            <w:rFonts w:asciiTheme="majorHAnsi" w:hAnsiTheme="majorHAnsi" w:cstheme="majorBidi"/>
                            <w:b/>
                            <w:bCs/>
                            <w:color w:val="0F5C67" w:themeColor="accent1" w:themeShade="80"/>
                            <w:kern w:val="24"/>
                            <w:sz w:val="32"/>
                            <w:szCs w:val="32"/>
                            <w:lang w:bidi="ar-EG"/>
                          </w:rPr>
                          <w:t>June</w:t>
                        </w:r>
                        <w:r w:rsidR="007D10A1" w:rsidRPr="009F6FA4">
                          <w:rPr>
                            <w:rFonts w:asciiTheme="majorHAnsi" w:hAnsiTheme="majorHAnsi" w:cstheme="majorBidi"/>
                            <w:b/>
                            <w:bCs/>
                            <w:color w:val="0F5C67" w:themeColor="accent1" w:themeShade="80"/>
                            <w:kern w:val="24"/>
                            <w:sz w:val="32"/>
                            <w:szCs w:val="32"/>
                            <w:lang w:bidi="ar-EG"/>
                          </w:rPr>
                          <w:t xml:space="preserve"> </w:t>
                        </w:r>
                      </w:ins>
                      <w:r w:rsidR="009F6FA4" w:rsidRPr="009F6FA4">
                        <w:rPr>
                          <w:rFonts w:asciiTheme="majorHAnsi" w:hAnsiTheme="majorHAnsi" w:cstheme="majorBidi"/>
                          <w:b/>
                          <w:bCs/>
                          <w:color w:val="0F5C67" w:themeColor="accent1" w:themeShade="80"/>
                          <w:kern w:val="24"/>
                          <w:sz w:val="32"/>
                          <w:szCs w:val="32"/>
                          <w:lang w:bidi="ar-EG"/>
                        </w:rPr>
                        <w:t>2025</w:t>
                      </w:r>
                    </w:p>
                  </w:txbxContent>
                </v:textbox>
              </v:shape>
            </w:pict>
          </mc:Fallback>
        </mc:AlternateContent>
      </w:r>
    </w:p>
    <w:p w14:paraId="1BACF8B5" w14:textId="77777777" w:rsidR="00517882" w:rsidRDefault="00517882" w:rsidP="00517882">
      <w:pPr>
        <w:bidi/>
        <w:ind w:left="1469"/>
        <w:jc w:val="both"/>
        <w:rPr>
          <w:sz w:val="24"/>
          <w:szCs w:val="24"/>
          <w:lang w:bidi="ar-EG"/>
        </w:rPr>
      </w:pPr>
    </w:p>
    <w:p w14:paraId="55CE0873" w14:textId="77777777" w:rsidR="00517882" w:rsidRDefault="00517882" w:rsidP="00517882">
      <w:pPr>
        <w:bidi/>
        <w:ind w:left="1469"/>
        <w:jc w:val="both"/>
        <w:rPr>
          <w:sz w:val="24"/>
          <w:szCs w:val="24"/>
          <w:lang w:bidi="ar-EG"/>
        </w:rPr>
      </w:pPr>
    </w:p>
    <w:p w14:paraId="5C2715AB" w14:textId="77777777" w:rsidR="00517882" w:rsidRDefault="00517882" w:rsidP="00517882">
      <w:pPr>
        <w:bidi/>
        <w:ind w:left="1469"/>
        <w:jc w:val="both"/>
        <w:rPr>
          <w:sz w:val="24"/>
          <w:szCs w:val="24"/>
          <w:lang w:bidi="ar-EG"/>
        </w:rPr>
      </w:pPr>
      <w:r>
        <w:rPr>
          <w:noProof/>
          <w:sz w:val="24"/>
          <w:szCs w:val="24"/>
        </w:rPr>
        <mc:AlternateContent>
          <mc:Choice Requires="wpg">
            <w:drawing>
              <wp:anchor distT="0" distB="0" distL="114300" distR="114300" simplePos="0" relativeHeight="251656219" behindDoc="0" locked="0" layoutInCell="1" allowOverlap="1" wp14:anchorId="4BDAF7B2" wp14:editId="3E0214DF">
                <wp:simplePos x="0" y="0"/>
                <wp:positionH relativeFrom="column">
                  <wp:posOffset>-914401</wp:posOffset>
                </wp:positionH>
                <wp:positionV relativeFrom="paragraph">
                  <wp:posOffset>250512</wp:posOffset>
                </wp:positionV>
                <wp:extent cx="7561746" cy="4370446"/>
                <wp:effectExtent l="0" t="0" r="1270" b="0"/>
                <wp:wrapNone/>
                <wp:docPr id="375" name="Group 375"/>
                <wp:cNvGraphicFramePr/>
                <a:graphic xmlns:a="http://schemas.openxmlformats.org/drawingml/2006/main">
                  <a:graphicData uri="http://schemas.microsoft.com/office/word/2010/wordprocessingGroup">
                    <wpg:wgp>
                      <wpg:cNvGrpSpPr/>
                      <wpg:grpSpPr>
                        <a:xfrm>
                          <a:off x="0" y="0"/>
                          <a:ext cx="7561746" cy="4370446"/>
                          <a:chOff x="-2" y="0"/>
                          <a:chExt cx="7561746" cy="4370446"/>
                        </a:xfrm>
                      </wpg:grpSpPr>
                      <wps:wsp>
                        <wps:cNvPr id="26" name="Freeform 546"/>
                        <wps:cNvSpPr/>
                        <wps:spPr>
                          <a:xfrm>
                            <a:off x="2233471" y="0"/>
                            <a:ext cx="5328273" cy="4370446"/>
                          </a:xfrm>
                          <a:custGeom>
                            <a:avLst/>
                            <a:gdLst>
                              <a:gd name="connsiteX0" fmla="*/ 0 w 5549900"/>
                              <a:gd name="connsiteY0" fmla="*/ 4552950 h 4552950"/>
                              <a:gd name="connsiteX1" fmla="*/ 0 w 5549900"/>
                              <a:gd name="connsiteY1" fmla="*/ 3886200 h 4552950"/>
                              <a:gd name="connsiteX2" fmla="*/ 82550 w 5549900"/>
                              <a:gd name="connsiteY2" fmla="*/ 3765550 h 4552950"/>
                              <a:gd name="connsiteX3" fmla="*/ 82550 w 5549900"/>
                              <a:gd name="connsiteY3" fmla="*/ 1765300 h 4552950"/>
                              <a:gd name="connsiteX4" fmla="*/ 177800 w 5549900"/>
                              <a:gd name="connsiteY4" fmla="*/ 1670050 h 4552950"/>
                              <a:gd name="connsiteX5" fmla="*/ 177800 w 5549900"/>
                              <a:gd name="connsiteY5" fmla="*/ 1028700 h 4552950"/>
                              <a:gd name="connsiteX6" fmla="*/ 95250 w 5549900"/>
                              <a:gd name="connsiteY6" fmla="*/ 946150 h 4552950"/>
                              <a:gd name="connsiteX7" fmla="*/ 95250 w 5549900"/>
                              <a:gd name="connsiteY7" fmla="*/ 533400 h 4552950"/>
                              <a:gd name="connsiteX8" fmla="*/ 196850 w 5549900"/>
                              <a:gd name="connsiteY8" fmla="*/ 431800 h 4552950"/>
                              <a:gd name="connsiteX9" fmla="*/ 196850 w 5549900"/>
                              <a:gd name="connsiteY9" fmla="*/ 0 h 4552950"/>
                              <a:gd name="connsiteX10" fmla="*/ 958850 w 5549900"/>
                              <a:gd name="connsiteY10" fmla="*/ 0 h 4552950"/>
                              <a:gd name="connsiteX11" fmla="*/ 1047750 w 5549900"/>
                              <a:gd name="connsiteY11" fmla="*/ 88900 h 4552950"/>
                              <a:gd name="connsiteX12" fmla="*/ 1206500 w 5549900"/>
                              <a:gd name="connsiteY12" fmla="*/ 88900 h 4552950"/>
                              <a:gd name="connsiteX13" fmla="*/ 1206500 w 5549900"/>
                              <a:gd name="connsiteY13" fmla="*/ 203200 h 4552950"/>
                              <a:gd name="connsiteX14" fmla="*/ 2235200 w 5549900"/>
                              <a:gd name="connsiteY14" fmla="*/ 203200 h 4552950"/>
                              <a:gd name="connsiteX15" fmla="*/ 2330450 w 5549900"/>
                              <a:gd name="connsiteY15" fmla="*/ 107950 h 4552950"/>
                              <a:gd name="connsiteX16" fmla="*/ 2635250 w 5549900"/>
                              <a:gd name="connsiteY16" fmla="*/ 107950 h 4552950"/>
                              <a:gd name="connsiteX17" fmla="*/ 2730500 w 5549900"/>
                              <a:gd name="connsiteY17" fmla="*/ 12700 h 4552950"/>
                              <a:gd name="connsiteX18" fmla="*/ 3060700 w 5549900"/>
                              <a:gd name="connsiteY18" fmla="*/ 12700 h 4552950"/>
                              <a:gd name="connsiteX19" fmla="*/ 3060700 w 5549900"/>
                              <a:gd name="connsiteY19" fmla="*/ 177800 h 4552950"/>
                              <a:gd name="connsiteX20" fmla="*/ 4044950 w 5549900"/>
                              <a:gd name="connsiteY20" fmla="*/ 177800 h 4552950"/>
                              <a:gd name="connsiteX21" fmla="*/ 4127500 w 5549900"/>
                              <a:gd name="connsiteY21" fmla="*/ 260350 h 4552950"/>
                              <a:gd name="connsiteX22" fmla="*/ 4127500 w 5549900"/>
                              <a:gd name="connsiteY22" fmla="*/ 412750 h 4552950"/>
                              <a:gd name="connsiteX23" fmla="*/ 4216400 w 5549900"/>
                              <a:gd name="connsiteY23" fmla="*/ 501650 h 4552950"/>
                              <a:gd name="connsiteX24" fmla="*/ 4216400 w 5549900"/>
                              <a:gd name="connsiteY24" fmla="*/ 673100 h 4552950"/>
                              <a:gd name="connsiteX25" fmla="*/ 4318000 w 5549900"/>
                              <a:gd name="connsiteY25" fmla="*/ 774700 h 4552950"/>
                              <a:gd name="connsiteX26" fmla="*/ 4318000 w 5549900"/>
                              <a:gd name="connsiteY26" fmla="*/ 1073150 h 4552950"/>
                              <a:gd name="connsiteX27" fmla="*/ 4235450 w 5549900"/>
                              <a:gd name="connsiteY27" fmla="*/ 1155700 h 4552950"/>
                              <a:gd name="connsiteX28" fmla="*/ 4235450 w 5549900"/>
                              <a:gd name="connsiteY28" fmla="*/ 1498600 h 4552950"/>
                              <a:gd name="connsiteX29" fmla="*/ 4165600 w 5549900"/>
                              <a:gd name="connsiteY29" fmla="*/ 1568450 h 4552950"/>
                              <a:gd name="connsiteX30" fmla="*/ 4165600 w 5549900"/>
                              <a:gd name="connsiteY30" fmla="*/ 1631950 h 4552950"/>
                              <a:gd name="connsiteX31" fmla="*/ 4165600 w 5549900"/>
                              <a:gd name="connsiteY31" fmla="*/ 1708150 h 4552950"/>
                              <a:gd name="connsiteX32" fmla="*/ 4089400 w 5549900"/>
                              <a:gd name="connsiteY32" fmla="*/ 1784350 h 4552950"/>
                              <a:gd name="connsiteX33" fmla="*/ 4000500 w 5549900"/>
                              <a:gd name="connsiteY33" fmla="*/ 1784350 h 4552950"/>
                              <a:gd name="connsiteX34" fmla="*/ 3911600 w 5549900"/>
                              <a:gd name="connsiteY34" fmla="*/ 1695450 h 4552950"/>
                              <a:gd name="connsiteX35" fmla="*/ 3689350 w 5549900"/>
                              <a:gd name="connsiteY35" fmla="*/ 1473200 h 4552950"/>
                              <a:gd name="connsiteX36" fmla="*/ 3689350 w 5549900"/>
                              <a:gd name="connsiteY36" fmla="*/ 1282700 h 4552950"/>
                              <a:gd name="connsiteX37" fmla="*/ 3517900 w 5549900"/>
                              <a:gd name="connsiteY37" fmla="*/ 1111250 h 4552950"/>
                              <a:gd name="connsiteX38" fmla="*/ 3517900 w 5549900"/>
                              <a:gd name="connsiteY38" fmla="*/ 977900 h 4552950"/>
                              <a:gd name="connsiteX39" fmla="*/ 3416300 w 5549900"/>
                              <a:gd name="connsiteY39" fmla="*/ 977900 h 4552950"/>
                              <a:gd name="connsiteX40" fmla="*/ 3416300 w 5549900"/>
                              <a:gd name="connsiteY40" fmla="*/ 825500 h 4552950"/>
                              <a:gd name="connsiteX41" fmla="*/ 3263900 w 5549900"/>
                              <a:gd name="connsiteY41" fmla="*/ 825500 h 4552950"/>
                              <a:gd name="connsiteX42" fmla="*/ 3263900 w 5549900"/>
                              <a:gd name="connsiteY42" fmla="*/ 977900 h 4552950"/>
                              <a:gd name="connsiteX43" fmla="*/ 3352800 w 5549900"/>
                              <a:gd name="connsiteY43" fmla="*/ 1066800 h 4552950"/>
                              <a:gd name="connsiteX44" fmla="*/ 3352800 w 5549900"/>
                              <a:gd name="connsiteY44" fmla="*/ 1301750 h 4552950"/>
                              <a:gd name="connsiteX45" fmla="*/ 3498850 w 5549900"/>
                              <a:gd name="connsiteY45" fmla="*/ 1447800 h 4552950"/>
                              <a:gd name="connsiteX46" fmla="*/ 3498850 w 5549900"/>
                              <a:gd name="connsiteY46" fmla="*/ 1562100 h 4552950"/>
                              <a:gd name="connsiteX47" fmla="*/ 3702050 w 5549900"/>
                              <a:gd name="connsiteY47" fmla="*/ 1765300 h 4552950"/>
                              <a:gd name="connsiteX48" fmla="*/ 3810000 w 5549900"/>
                              <a:gd name="connsiteY48" fmla="*/ 1765300 h 4552950"/>
                              <a:gd name="connsiteX49" fmla="*/ 3892550 w 5549900"/>
                              <a:gd name="connsiteY49" fmla="*/ 1847850 h 4552950"/>
                              <a:gd name="connsiteX50" fmla="*/ 3816350 w 5549900"/>
                              <a:gd name="connsiteY50" fmla="*/ 1924050 h 4552950"/>
                              <a:gd name="connsiteX51" fmla="*/ 3816350 w 5549900"/>
                              <a:gd name="connsiteY51" fmla="*/ 2044700 h 4552950"/>
                              <a:gd name="connsiteX52" fmla="*/ 3886200 w 5549900"/>
                              <a:gd name="connsiteY52" fmla="*/ 2114550 h 4552950"/>
                              <a:gd name="connsiteX53" fmla="*/ 3886200 w 5549900"/>
                              <a:gd name="connsiteY53" fmla="*/ 2260600 h 4552950"/>
                              <a:gd name="connsiteX54" fmla="*/ 3981450 w 5549900"/>
                              <a:gd name="connsiteY54" fmla="*/ 2355850 h 4552950"/>
                              <a:gd name="connsiteX55" fmla="*/ 3981450 w 5549900"/>
                              <a:gd name="connsiteY55" fmla="*/ 2527300 h 4552950"/>
                              <a:gd name="connsiteX56" fmla="*/ 4121150 w 5549900"/>
                              <a:gd name="connsiteY56" fmla="*/ 2527300 h 4552950"/>
                              <a:gd name="connsiteX57" fmla="*/ 4121150 w 5549900"/>
                              <a:gd name="connsiteY57" fmla="*/ 2717800 h 4552950"/>
                              <a:gd name="connsiteX58" fmla="*/ 4286250 w 5549900"/>
                              <a:gd name="connsiteY58" fmla="*/ 2882900 h 4552950"/>
                              <a:gd name="connsiteX59" fmla="*/ 4286250 w 5549900"/>
                              <a:gd name="connsiteY59" fmla="*/ 3028950 h 4552950"/>
                              <a:gd name="connsiteX60" fmla="*/ 4445000 w 5549900"/>
                              <a:gd name="connsiteY60" fmla="*/ 3028950 h 4552950"/>
                              <a:gd name="connsiteX61" fmla="*/ 4445000 w 5549900"/>
                              <a:gd name="connsiteY61" fmla="*/ 3251200 h 4552950"/>
                              <a:gd name="connsiteX62" fmla="*/ 4552950 w 5549900"/>
                              <a:gd name="connsiteY62" fmla="*/ 3359150 h 4552950"/>
                              <a:gd name="connsiteX63" fmla="*/ 4743450 w 5549900"/>
                              <a:gd name="connsiteY63" fmla="*/ 3549650 h 4552950"/>
                              <a:gd name="connsiteX64" fmla="*/ 4743450 w 5549900"/>
                              <a:gd name="connsiteY64" fmla="*/ 3733800 h 4552950"/>
                              <a:gd name="connsiteX65" fmla="*/ 5549900 w 5549900"/>
                              <a:gd name="connsiteY65" fmla="*/ 4540250 h 4552950"/>
                              <a:gd name="connsiteX66" fmla="*/ 0 w 5549900"/>
                              <a:gd name="connsiteY66" fmla="*/ 4552950 h 4552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5549900" h="4552950">
                                <a:moveTo>
                                  <a:pt x="0" y="4552950"/>
                                </a:moveTo>
                                <a:lnTo>
                                  <a:pt x="0" y="3886200"/>
                                </a:lnTo>
                                <a:lnTo>
                                  <a:pt x="82550" y="3765550"/>
                                </a:lnTo>
                                <a:lnTo>
                                  <a:pt x="82550" y="1765300"/>
                                </a:lnTo>
                                <a:lnTo>
                                  <a:pt x="177800" y="1670050"/>
                                </a:lnTo>
                                <a:lnTo>
                                  <a:pt x="177800" y="1028700"/>
                                </a:lnTo>
                                <a:lnTo>
                                  <a:pt x="95250" y="946150"/>
                                </a:lnTo>
                                <a:lnTo>
                                  <a:pt x="95250" y="533400"/>
                                </a:lnTo>
                                <a:lnTo>
                                  <a:pt x="196850" y="431800"/>
                                </a:lnTo>
                                <a:lnTo>
                                  <a:pt x="196850" y="0"/>
                                </a:lnTo>
                                <a:lnTo>
                                  <a:pt x="958850" y="0"/>
                                </a:lnTo>
                                <a:lnTo>
                                  <a:pt x="1047750" y="88900"/>
                                </a:lnTo>
                                <a:lnTo>
                                  <a:pt x="1206500" y="88900"/>
                                </a:lnTo>
                                <a:lnTo>
                                  <a:pt x="1206500" y="203200"/>
                                </a:lnTo>
                                <a:lnTo>
                                  <a:pt x="2235200" y="203200"/>
                                </a:lnTo>
                                <a:lnTo>
                                  <a:pt x="2330450" y="107950"/>
                                </a:lnTo>
                                <a:lnTo>
                                  <a:pt x="2635250" y="107950"/>
                                </a:lnTo>
                                <a:lnTo>
                                  <a:pt x="2730500" y="12700"/>
                                </a:lnTo>
                                <a:lnTo>
                                  <a:pt x="3060700" y="12700"/>
                                </a:lnTo>
                                <a:lnTo>
                                  <a:pt x="3060700" y="177800"/>
                                </a:lnTo>
                                <a:lnTo>
                                  <a:pt x="4044950" y="177800"/>
                                </a:lnTo>
                                <a:lnTo>
                                  <a:pt x="4127500" y="260350"/>
                                </a:lnTo>
                                <a:lnTo>
                                  <a:pt x="4127500" y="412750"/>
                                </a:lnTo>
                                <a:lnTo>
                                  <a:pt x="4216400" y="501650"/>
                                </a:lnTo>
                                <a:lnTo>
                                  <a:pt x="4216400" y="673100"/>
                                </a:lnTo>
                                <a:lnTo>
                                  <a:pt x="4318000" y="774700"/>
                                </a:lnTo>
                                <a:lnTo>
                                  <a:pt x="4318000" y="1073150"/>
                                </a:lnTo>
                                <a:lnTo>
                                  <a:pt x="4235450" y="1155700"/>
                                </a:lnTo>
                                <a:lnTo>
                                  <a:pt x="4235450" y="1498600"/>
                                </a:lnTo>
                                <a:lnTo>
                                  <a:pt x="4165600" y="1568450"/>
                                </a:lnTo>
                                <a:lnTo>
                                  <a:pt x="4165600" y="1631950"/>
                                </a:lnTo>
                                <a:lnTo>
                                  <a:pt x="4165600" y="1708150"/>
                                </a:lnTo>
                                <a:lnTo>
                                  <a:pt x="4089400" y="1784350"/>
                                </a:lnTo>
                                <a:lnTo>
                                  <a:pt x="4000500" y="1784350"/>
                                </a:lnTo>
                                <a:lnTo>
                                  <a:pt x="3911600" y="1695450"/>
                                </a:lnTo>
                                <a:lnTo>
                                  <a:pt x="3689350" y="1473200"/>
                                </a:lnTo>
                                <a:lnTo>
                                  <a:pt x="3689350" y="1282700"/>
                                </a:lnTo>
                                <a:lnTo>
                                  <a:pt x="3517900" y="1111250"/>
                                </a:lnTo>
                                <a:lnTo>
                                  <a:pt x="3517900" y="977900"/>
                                </a:lnTo>
                                <a:lnTo>
                                  <a:pt x="3416300" y="977900"/>
                                </a:lnTo>
                                <a:lnTo>
                                  <a:pt x="3416300" y="825500"/>
                                </a:lnTo>
                                <a:lnTo>
                                  <a:pt x="3263900" y="825500"/>
                                </a:lnTo>
                                <a:lnTo>
                                  <a:pt x="3263900" y="977900"/>
                                </a:lnTo>
                                <a:lnTo>
                                  <a:pt x="3352800" y="1066800"/>
                                </a:lnTo>
                                <a:lnTo>
                                  <a:pt x="3352800" y="1301750"/>
                                </a:lnTo>
                                <a:lnTo>
                                  <a:pt x="3498850" y="1447800"/>
                                </a:lnTo>
                                <a:lnTo>
                                  <a:pt x="3498850" y="1562100"/>
                                </a:lnTo>
                                <a:lnTo>
                                  <a:pt x="3702050" y="1765300"/>
                                </a:lnTo>
                                <a:lnTo>
                                  <a:pt x="3810000" y="1765300"/>
                                </a:lnTo>
                                <a:lnTo>
                                  <a:pt x="3892550" y="1847850"/>
                                </a:lnTo>
                                <a:lnTo>
                                  <a:pt x="3816350" y="1924050"/>
                                </a:lnTo>
                                <a:lnTo>
                                  <a:pt x="3816350" y="2044700"/>
                                </a:lnTo>
                                <a:lnTo>
                                  <a:pt x="3886200" y="2114550"/>
                                </a:lnTo>
                                <a:lnTo>
                                  <a:pt x="3886200" y="2260600"/>
                                </a:lnTo>
                                <a:lnTo>
                                  <a:pt x="3981450" y="2355850"/>
                                </a:lnTo>
                                <a:lnTo>
                                  <a:pt x="3981450" y="2527300"/>
                                </a:lnTo>
                                <a:lnTo>
                                  <a:pt x="4121150" y="2527300"/>
                                </a:lnTo>
                                <a:lnTo>
                                  <a:pt x="4121150" y="2717800"/>
                                </a:lnTo>
                                <a:lnTo>
                                  <a:pt x="4286250" y="2882900"/>
                                </a:lnTo>
                                <a:lnTo>
                                  <a:pt x="4286250" y="3028950"/>
                                </a:lnTo>
                                <a:lnTo>
                                  <a:pt x="4445000" y="3028950"/>
                                </a:lnTo>
                                <a:lnTo>
                                  <a:pt x="4445000" y="3251200"/>
                                </a:lnTo>
                                <a:lnTo>
                                  <a:pt x="4552950" y="3359150"/>
                                </a:lnTo>
                                <a:lnTo>
                                  <a:pt x="4743450" y="3549650"/>
                                </a:lnTo>
                                <a:lnTo>
                                  <a:pt x="4743450" y="3733800"/>
                                </a:lnTo>
                                <a:lnTo>
                                  <a:pt x="5549900" y="4540250"/>
                                </a:lnTo>
                                <a:lnTo>
                                  <a:pt x="0" y="4552950"/>
                                </a:lnTo>
                                <a:close/>
                              </a:path>
                            </a:pathLst>
                          </a:cu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6" name="Snip Diagonal Corner Rectangle 551"/>
                        <wps:cNvSpPr/>
                        <wps:spPr>
                          <a:xfrm>
                            <a:off x="-2" y="0"/>
                            <a:ext cx="2449773" cy="4370446"/>
                          </a:xfrm>
                          <a:prstGeom prst="snip2DiagRect">
                            <a:avLst>
                              <a:gd name="adj1" fmla="val 0"/>
                              <a:gd name="adj2" fmla="val 0"/>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37" name="Picture 137"/>
                          <pic:cNvPicPr>
                            <a:picLocks noChangeAspect="1"/>
                          </pic:cNvPicPr>
                        </pic:nvPicPr>
                        <pic:blipFill rotWithShape="1">
                          <a:blip r:embed="rId192" cstate="print">
                            <a:extLst>
                              <a:ext uri="{28A0092B-C50C-407E-A947-70E740481C1C}">
                                <a14:useLocalDpi xmlns:a14="http://schemas.microsoft.com/office/drawing/2010/main" val="0"/>
                              </a:ext>
                            </a:extLst>
                          </a:blip>
                          <a:stretch/>
                        </pic:blipFill>
                        <pic:spPr>
                          <a:xfrm>
                            <a:off x="1989081" y="382773"/>
                            <a:ext cx="3516630" cy="3516630"/>
                          </a:xfrm>
                          <a:prstGeom prst="rect">
                            <a:avLst/>
                          </a:prstGeom>
                        </pic:spPr>
                      </pic:pic>
                    </wpg:wgp>
                  </a:graphicData>
                </a:graphic>
                <wp14:sizeRelH relativeFrom="margin">
                  <wp14:pctWidth>0</wp14:pctWidth>
                </wp14:sizeRelH>
              </wp:anchor>
            </w:drawing>
          </mc:Choice>
          <mc:Fallback>
            <w:pict>
              <v:group w14:anchorId="07C265AC" id="Group 375" o:spid="_x0000_s1026" style="position:absolute;margin-left:-1in;margin-top:19.75pt;width:595.4pt;height:344.15pt;z-index:251656219;mso-width-relative:margin" coordorigin="" coordsize="75617,43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">
                <v:shape id="Freeform 546" o:spid="_x0000_s1027" style="position:absolute;left:22334;width:53283;height:43704;visibility:visible;mso-wrap-style:square;v-text-anchor:middle" coordsize="5549900,455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" path="m,4552950l,3886200,82550,3765550r,-2000250l177800,1670050r,-641350l95250,946150r,-412750l196850,431800,196850,,958850,r88900,88900l1206500,88900r,114300l2235200,203200r95250,-95250l2635250,107950r95250,-95250l3060700,12700r,165100l4044950,177800r82550,82550l4127500,412750r88900,88900l4216400,673100r101600,101600l4318000,1073150r-82550,82550l4235450,1498600r-69850,69850l4165600,1631950r,76200l4089400,1784350r-88900,l3911600,1695450,3689350,1473200r,-190500l3517900,1111250r,-133350l3416300,977900r,-152400l3263900,825500r,152400l3352800,1066800r,234950l3498850,1447800r,114300l3702050,1765300r107950,l3892550,1847850r-76200,76200l3816350,2044700r69850,69850l3886200,2260600r95250,95250l3981450,2527300r139700,l4121150,2717800r165100,165100l4286250,3028950r158750,l4445000,3251200r107950,107950l4743450,3549650r,184150l5549900,4540250,,4552950xe" fillcolor="#cff3f8 [660]" stroked="f" strokeweight=".85pt">
                  <v:path arrowok="t" o:connecttype="custom" o:connectlocs="0,4370446;0,3730423;79253,3614609;79253,1694538;170700,1603106;170700,987465;91446,908224;91446,512019;188989,414491;188989,0;920560,0;1005910,85336;1158320,85336;1158320,195055;2145941,195055;2237387,103623;2530015,103623;2621462,12191;2938475,12191;2938475,170673;3883421,170673;3962674,249914;3962674,396205;4048024,481541;4048024,646119;4145567,743646;4145567,1030133;4066314,1109374;4066314,1438529;3999253,1505579;3999253,1566534;3999253,1639679;3926096,1712825;3840746,1712825;3755396,1627488;3542021,1414147;3542021,1231283;3377418,1066706;3377418,938701;3279875,938701;3279875,792410;3133561,792410;3133561,938701;3218911,1024038;3218911,1249570;3359129,1389765;3359129,1499484;3554214,1694538;3657853,1694538;3737107,1773779;3663950,1846925;3663950,1962739;3731010,2029789;3731010,2169984;3822457,2261416;3822457,2425994;3956578,2425994;3956578,2608858;4115085,2767340;4115085,2907535;4267496,2907535;4267496,3120876;4371135,3224499;4554027,3407363;4554027,3584131;5328273,4358255;0,4370446" o:connectangles="0,0,0,0,0,0,0,0,0,0,0,0,0,0,0,0,0,0,0,0,0,0,0,0,0,0,0,0,0,0,0,0,0,0,0,0,0,0,0,0,0,0,0,0,0,0,0,0,0,0,0,0,0,0,0,0,0,0,0,0,0,0,0,0,0,0,0"/>
                </v:shape>
                <v:shape id="Snip Diagonal Corner Rectangle 551" o:spid="_x0000_s1028" style="position:absolute;width:24497;height:43704;visibility:visible;mso-wrap-style:square;v-text-anchor:middle" coordsize="2449773,4370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" path="m,l2449773,r,l2449773,4370446r,l,4370446r,l,xe" fillcolor="#cff3f8 [660]" stroked="f" strokeweight=".85pt">
                  <v:path arrowok="t" o:connecttype="custom" o:connectlocs="0,0;2449773,0;2449773,0;2449773,4370446;2449773,4370446;0,4370446;0,4370446;0,0" o:connectangles="0,0,0,0,0,0,0,0"/>
                </v:shape>
                <v:shape id="Picture 137" o:spid="_x0000_s1029" type="#_x0000_t75" style="position:absolute;left:19890;top:3827;width:35167;height:35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">
                  <v:imagedata r:id="rId239" o:title=""/>
                </v:shape>
              </v:group>
            </w:pict>
          </mc:Fallback>
        </mc:AlternateContent>
      </w:r>
    </w:p>
    <w:p w14:paraId="62771E8E" w14:textId="77777777" w:rsidR="00517882" w:rsidRDefault="00517882" w:rsidP="00517882">
      <w:pPr>
        <w:bidi/>
        <w:ind w:left="1469"/>
        <w:jc w:val="both"/>
        <w:rPr>
          <w:sz w:val="24"/>
          <w:szCs w:val="24"/>
          <w:lang w:bidi="ar-EG"/>
        </w:rPr>
      </w:pPr>
    </w:p>
    <w:p w14:paraId="0EDC1AD6" w14:textId="77777777" w:rsidR="00517882" w:rsidRDefault="00517882" w:rsidP="00517882">
      <w:pPr>
        <w:bidi/>
        <w:ind w:left="1469"/>
        <w:jc w:val="both"/>
        <w:rPr>
          <w:sz w:val="24"/>
          <w:szCs w:val="24"/>
          <w:lang w:bidi="ar-EG"/>
        </w:rPr>
      </w:pPr>
    </w:p>
    <w:p w14:paraId="2CFE30C7" w14:textId="77777777" w:rsidR="00517882" w:rsidRDefault="00517882" w:rsidP="00517882">
      <w:pPr>
        <w:bidi/>
        <w:ind w:left="1469"/>
        <w:jc w:val="both"/>
        <w:rPr>
          <w:sz w:val="24"/>
          <w:szCs w:val="24"/>
          <w:lang w:bidi="ar-EG"/>
        </w:rPr>
      </w:pPr>
    </w:p>
    <w:p w14:paraId="2EA1FC24" w14:textId="77777777" w:rsidR="00517882" w:rsidRDefault="00517882" w:rsidP="00517882">
      <w:pPr>
        <w:bidi/>
        <w:ind w:left="1469"/>
        <w:jc w:val="both"/>
        <w:rPr>
          <w:sz w:val="24"/>
          <w:szCs w:val="24"/>
          <w:lang w:bidi="ar-EG"/>
        </w:rPr>
      </w:pPr>
    </w:p>
    <w:p w14:paraId="1752AD40" w14:textId="77777777" w:rsidR="00517882" w:rsidRPr="00F41798" w:rsidRDefault="00517882" w:rsidP="00517882">
      <w:pPr>
        <w:bidi/>
        <w:ind w:left="1469"/>
        <w:jc w:val="both"/>
        <w:rPr>
          <w:sz w:val="24"/>
          <w:szCs w:val="24"/>
          <w:lang w:bidi="ar-EG"/>
        </w:rPr>
      </w:pPr>
    </w:p>
    <w:p w14:paraId="59CD1E41" w14:textId="77777777" w:rsidR="00517882" w:rsidRDefault="00517882" w:rsidP="00517882">
      <w:pPr>
        <w:bidi/>
        <w:ind w:left="1469"/>
        <w:jc w:val="both"/>
        <w:rPr>
          <w:sz w:val="24"/>
          <w:szCs w:val="24"/>
          <w:lang w:bidi="ar-EG"/>
        </w:rPr>
      </w:pPr>
    </w:p>
    <w:p w14:paraId="2D0E91AF" w14:textId="77777777" w:rsidR="00517882" w:rsidRDefault="00517882" w:rsidP="00517882">
      <w:pPr>
        <w:bidi/>
        <w:ind w:left="1469"/>
        <w:jc w:val="both"/>
        <w:rPr>
          <w:sz w:val="24"/>
          <w:szCs w:val="24"/>
          <w:lang w:bidi="ar-EG"/>
        </w:rPr>
      </w:pPr>
    </w:p>
    <w:p w14:paraId="22F7B9E6" w14:textId="77777777" w:rsidR="00517882" w:rsidRDefault="00517882" w:rsidP="00517882">
      <w:pPr>
        <w:bidi/>
        <w:ind w:left="1469"/>
        <w:jc w:val="both"/>
        <w:rPr>
          <w:sz w:val="24"/>
          <w:szCs w:val="24"/>
          <w:lang w:bidi="ar-EG"/>
        </w:rPr>
      </w:pPr>
    </w:p>
    <w:p w14:paraId="14A35F6F" w14:textId="77777777" w:rsidR="00517882" w:rsidRDefault="00517882" w:rsidP="00517882">
      <w:pPr>
        <w:bidi/>
        <w:jc w:val="both"/>
        <w:rPr>
          <w:sz w:val="24"/>
          <w:szCs w:val="24"/>
          <w:lang w:bidi="ar-EG"/>
        </w:rPr>
      </w:pPr>
      <w:r>
        <w:rPr>
          <w:noProof/>
          <w:sz w:val="24"/>
          <w:szCs w:val="24"/>
        </w:rPr>
        <mc:AlternateContent>
          <mc:Choice Requires="wps">
            <w:drawing>
              <wp:anchor distT="0" distB="0" distL="114300" distR="114300" simplePos="0" relativeHeight="251656215" behindDoc="0" locked="0" layoutInCell="1" allowOverlap="1" wp14:anchorId="55A85F04" wp14:editId="4D0033B1">
                <wp:simplePos x="0" y="0"/>
                <wp:positionH relativeFrom="page">
                  <wp:align>right</wp:align>
                </wp:positionH>
                <wp:positionV relativeFrom="paragraph">
                  <wp:posOffset>344653</wp:posOffset>
                </wp:positionV>
                <wp:extent cx="7554036" cy="2345783"/>
                <wp:effectExtent l="0" t="0" r="8890" b="0"/>
                <wp:wrapNone/>
                <wp:docPr id="24" name="Snip Diagonal Corner Rectangle 544"/>
                <wp:cNvGraphicFramePr/>
                <a:graphic xmlns:a="http://schemas.openxmlformats.org/drawingml/2006/main">
                  <a:graphicData uri="http://schemas.microsoft.com/office/word/2010/wordprocessingShape">
                    <wps:wsp>
                      <wps:cNvSpPr/>
                      <wps:spPr>
                        <a:xfrm rot="10800000">
                          <a:off x="0" y="0"/>
                          <a:ext cx="7554036" cy="2345783"/>
                        </a:xfrm>
                        <a:prstGeom prst="snip2DiagRect">
                          <a:avLst>
                            <a:gd name="adj1" fmla="val 0"/>
                            <a:gd name="adj2" fmla="val 50000"/>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shape w14:anchorId="5FD7A68F" id="Snip Diagonal Corner Rectangle 544" o:spid="_x0000_s1026" style="position:absolute;margin-left:543.6pt;margin-top:27.15pt;width:594.8pt;height:184.7pt;rotation:180;z-index:251656215;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coordsize="7554036,2345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" path="m,l6381145,,7554036,1172892r,1172891l7554036,2345783r-6381144,l,1172892,,xe" fillcolor="#0f5c66 [1604]" stroked="f" strokeweight=".85pt">
                <v:path arrowok="t" o:connecttype="custom" o:connectlocs="0,0;6381145,0;7554036,1172892;7554036,2345783;7554036,2345783;1172892,2345783;0,1172892;0,0" o:connectangles="0,0,0,0,0,0,0,0"/>
                <w10:wrap anchorx="page"/>
              </v:shape>
            </w:pict>
          </mc:Fallback>
        </mc:AlternateContent>
      </w:r>
    </w:p>
    <w:p w14:paraId="5A90E59D" w14:textId="77777777" w:rsidR="00517882" w:rsidRDefault="00517882" w:rsidP="00517882">
      <w:pPr>
        <w:bidi/>
        <w:ind w:left="1469"/>
        <w:jc w:val="both"/>
        <w:rPr>
          <w:sz w:val="24"/>
          <w:szCs w:val="24"/>
          <w:lang w:bidi="ar-EG"/>
        </w:rPr>
      </w:pPr>
    </w:p>
    <w:p w14:paraId="03C58C09" w14:textId="77777777" w:rsidR="00517882" w:rsidRDefault="00517882" w:rsidP="00517882">
      <w:pPr>
        <w:bidi/>
        <w:ind w:left="1469"/>
        <w:jc w:val="both"/>
        <w:rPr>
          <w:sz w:val="24"/>
          <w:szCs w:val="24"/>
          <w:lang w:bidi="ar-EG"/>
        </w:rPr>
      </w:pPr>
    </w:p>
    <w:p w14:paraId="4C99DA22" w14:textId="77777777" w:rsidR="00517882" w:rsidRDefault="00517882" w:rsidP="00517882">
      <w:pPr>
        <w:bidi/>
        <w:ind w:left="1469"/>
        <w:jc w:val="both"/>
        <w:rPr>
          <w:sz w:val="24"/>
          <w:szCs w:val="24"/>
          <w:lang w:bidi="ar-EG"/>
        </w:rPr>
      </w:pPr>
    </w:p>
    <w:p w14:paraId="45523247" w14:textId="77777777" w:rsidR="00517882" w:rsidRDefault="00517882" w:rsidP="00517882">
      <w:pPr>
        <w:bidi/>
        <w:ind w:left="1469"/>
        <w:jc w:val="both"/>
        <w:rPr>
          <w:sz w:val="24"/>
          <w:szCs w:val="24"/>
          <w:lang w:bidi="ar-EG"/>
        </w:rPr>
      </w:pPr>
      <w:r>
        <w:rPr>
          <w:noProof/>
          <w:sz w:val="24"/>
          <w:szCs w:val="24"/>
        </w:rPr>
        <mc:AlternateContent>
          <mc:Choice Requires="wps">
            <w:drawing>
              <wp:anchor distT="0" distB="0" distL="114300" distR="114300" simplePos="0" relativeHeight="251656216" behindDoc="0" locked="0" layoutInCell="1" allowOverlap="1" wp14:anchorId="61C0C61E" wp14:editId="1BCBEF16">
                <wp:simplePos x="0" y="0"/>
                <wp:positionH relativeFrom="page">
                  <wp:align>left</wp:align>
                </wp:positionH>
                <wp:positionV relativeFrom="paragraph">
                  <wp:posOffset>304184</wp:posOffset>
                </wp:positionV>
                <wp:extent cx="7567049" cy="1521725"/>
                <wp:effectExtent l="0" t="0" r="0" b="0"/>
                <wp:wrapNone/>
                <wp:docPr id="372" name="TextBox 148"/>
                <wp:cNvGraphicFramePr/>
                <a:graphic xmlns:a="http://schemas.openxmlformats.org/drawingml/2006/main">
                  <a:graphicData uri="http://schemas.microsoft.com/office/word/2010/wordprocessingShape">
                    <wps:wsp>
                      <wps:cNvSpPr txBox="1"/>
                      <wps:spPr>
                        <a:xfrm>
                          <a:off x="0" y="0"/>
                          <a:ext cx="7567049" cy="1521725"/>
                        </a:xfrm>
                        <a:prstGeom prst="rect">
                          <a:avLst/>
                        </a:prstGeom>
                        <a:noFill/>
                      </wps:spPr>
                      <wps:txbx>
                        <w:txbxContent>
                          <w:p w14:paraId="2589542E" w14:textId="6AF1497B" w:rsidR="00574037" w:rsidRPr="00517882" w:rsidRDefault="00574037" w:rsidP="00E00219">
                            <w:pPr>
                              <w:pStyle w:val="NormalWeb"/>
                              <w:spacing w:before="0" w:beforeAutospacing="0" w:after="0" w:afterAutospacing="0"/>
                              <w:jc w:val="center"/>
                              <w:rPr>
                                <w:rFonts w:asciiTheme="majorHAnsi" w:hAnsiTheme="majorHAnsi" w:cstheme="majorBidi"/>
                                <w:sz w:val="16"/>
                                <w:szCs w:val="16"/>
                              </w:rPr>
                            </w:pPr>
                            <w:r w:rsidRPr="00517882">
                              <w:rPr>
                                <w:rFonts w:asciiTheme="majorHAnsi" w:hAnsiTheme="majorHAnsi" w:cstheme="majorBidi"/>
                                <w:b/>
                                <w:bCs/>
                                <w:color w:val="FFFFFF" w:themeColor="background1"/>
                                <w:kern w:val="24"/>
                                <w:lang w:bidi="ar-EG"/>
                              </w:rPr>
                              <w:t xml:space="preserve">Performance Evaluation </w:t>
                            </w:r>
                            <w:r>
                              <w:rPr>
                                <w:rFonts w:asciiTheme="majorHAnsi" w:hAnsiTheme="majorHAnsi" w:cstheme="majorBidi"/>
                                <w:b/>
                                <w:bCs/>
                                <w:color w:val="FFFFFF" w:themeColor="background1"/>
                                <w:kern w:val="24"/>
                                <w:lang w:bidi="ar-EG"/>
                              </w:rPr>
                              <w:t>during</w:t>
                            </w:r>
                            <w:r w:rsidRPr="00517882">
                              <w:rPr>
                                <w:rFonts w:asciiTheme="majorHAnsi" w:hAnsiTheme="majorHAnsi" w:cstheme="majorBidi"/>
                                <w:b/>
                                <w:bCs/>
                                <w:color w:val="FFFFFF" w:themeColor="background1"/>
                                <w:kern w:val="24"/>
                                <w:lang w:bidi="ar-EG"/>
                              </w:rPr>
                              <w:t xml:space="preserve"> the period </w:t>
                            </w:r>
                            <w:ins w:id="2845" w:author="Mohamed Abdel-Hakam" w:date="2025-09-25T08:56:00Z">
                              <w:r w:rsidR="005E07CD">
                                <w:rPr>
                                  <w:rFonts w:asciiTheme="majorHAnsi" w:hAnsiTheme="majorHAnsi" w:cstheme="majorBidi"/>
                                  <w:b/>
                                  <w:bCs/>
                                  <w:color w:val="FFFFFF" w:themeColor="background1"/>
                                  <w:kern w:val="24"/>
                                  <w:lang w:bidi="ar-EG"/>
                                </w:rPr>
                                <w:t xml:space="preserve">April – June </w:t>
                              </w:r>
                              <w:r w:rsidR="005E07CD" w:rsidRPr="00517882">
                                <w:rPr>
                                  <w:rFonts w:asciiTheme="majorHAnsi" w:hAnsiTheme="majorHAnsi" w:cstheme="majorBidi"/>
                                  <w:b/>
                                  <w:bCs/>
                                  <w:color w:val="FFFFFF" w:themeColor="background1"/>
                                  <w:kern w:val="24"/>
                                  <w:lang w:bidi="ar-EG"/>
                                </w:rPr>
                                <w:t>202</w:t>
                              </w:r>
                              <w:r w:rsidR="005E07CD">
                                <w:rPr>
                                  <w:rFonts w:asciiTheme="majorHAnsi" w:hAnsiTheme="majorHAnsi" w:cstheme="majorBidi"/>
                                  <w:b/>
                                  <w:bCs/>
                                  <w:color w:val="FFFFFF" w:themeColor="background1"/>
                                  <w:kern w:val="24"/>
                                  <w:lang w:bidi="ar-EG"/>
                                </w:rPr>
                                <w:t>5</w:t>
                              </w:r>
                            </w:ins>
                            <w:del w:id="2846" w:author="Mohamed Abdel-Hakam" w:date="2025-09-25T08:56:00Z">
                              <w:r w:rsidR="009F6FA4" w:rsidDel="005E07CD">
                                <w:rPr>
                                  <w:rFonts w:asciiTheme="majorHAnsi" w:hAnsiTheme="majorHAnsi" w:cstheme="majorBidi"/>
                                  <w:b/>
                                  <w:bCs/>
                                  <w:color w:val="FFFFFF" w:themeColor="background1"/>
                                  <w:kern w:val="24"/>
                                  <w:lang w:bidi="ar-EG"/>
                                </w:rPr>
                                <w:delText xml:space="preserve">January – March </w:delText>
                              </w:r>
                              <w:r w:rsidR="009F6FA4" w:rsidRPr="00517882" w:rsidDel="005E07CD">
                                <w:rPr>
                                  <w:rFonts w:asciiTheme="majorHAnsi" w:hAnsiTheme="majorHAnsi" w:cstheme="majorBidi"/>
                                  <w:b/>
                                  <w:bCs/>
                                  <w:color w:val="FFFFFF" w:themeColor="background1"/>
                                  <w:kern w:val="24"/>
                                  <w:lang w:bidi="ar-EG"/>
                                </w:rPr>
                                <w:delText>202</w:delText>
                              </w:r>
                              <w:r w:rsidR="009F6FA4" w:rsidDel="005E07CD">
                                <w:rPr>
                                  <w:rFonts w:asciiTheme="majorHAnsi" w:hAnsiTheme="majorHAnsi" w:cstheme="majorBidi"/>
                                  <w:b/>
                                  <w:bCs/>
                                  <w:color w:val="FFFFFF" w:themeColor="background1"/>
                                  <w:kern w:val="24"/>
                                  <w:lang w:bidi="ar-EG"/>
                                </w:rPr>
                                <w:delText>5</w:delText>
                              </w:r>
                            </w:del>
                          </w:p>
                          <w:p w14:paraId="206F3AC2" w14:textId="376B2362" w:rsidR="00574037" w:rsidRPr="00517882" w:rsidRDefault="00574037" w:rsidP="00E00219">
                            <w:pPr>
                              <w:pStyle w:val="NormalWeb"/>
                              <w:spacing w:before="0" w:beforeAutospacing="0" w:after="0" w:afterAutospacing="0"/>
                              <w:jc w:val="center"/>
                              <w:rPr>
                                <w:rFonts w:asciiTheme="majorHAnsi" w:hAnsiTheme="majorHAnsi" w:cstheme="majorBidi"/>
                                <w:sz w:val="16"/>
                                <w:szCs w:val="16"/>
                              </w:rPr>
                            </w:pPr>
                            <w:r>
                              <w:rPr>
                                <w:rFonts w:asciiTheme="majorHAnsi" w:hAnsiTheme="majorHAnsi" w:cstheme="majorBidi"/>
                                <w:b/>
                                <w:bCs/>
                                <w:color w:val="FFFFFF" w:themeColor="background1"/>
                                <w:kern w:val="24"/>
                                <w:lang w:bidi="ar-EG"/>
                              </w:rPr>
                              <w:t>a</w:t>
                            </w:r>
                            <w:r w:rsidRPr="00517882">
                              <w:rPr>
                                <w:rFonts w:asciiTheme="majorHAnsi" w:hAnsiTheme="majorHAnsi" w:cstheme="majorBidi"/>
                                <w:b/>
                                <w:bCs/>
                                <w:color w:val="FFFFFF" w:themeColor="background1"/>
                                <w:kern w:val="24"/>
                                <w:lang w:bidi="ar-EG"/>
                              </w:rPr>
                              <w:t xml:space="preserve">nd Outlook for the period </w:t>
                            </w:r>
                            <w:ins w:id="2847" w:author="Mohamed Abdel-Hakam" w:date="2025-09-25T08:56:00Z">
                              <w:r w:rsidR="005E07CD" w:rsidRPr="005E07CD">
                                <w:rPr>
                                  <w:rFonts w:asciiTheme="majorHAnsi" w:hAnsiTheme="majorHAnsi" w:cstheme="majorBidi"/>
                                  <w:b/>
                                  <w:bCs/>
                                  <w:color w:val="FFFFFF" w:themeColor="background1"/>
                                  <w:kern w:val="24"/>
                                  <w:lang w:bidi="ar-EG"/>
                                </w:rPr>
                                <w:t>July – September 2025</w:t>
                              </w:r>
                            </w:ins>
                            <w:del w:id="2848" w:author="Mohamed Abdel-Hakam" w:date="2025-09-25T08:56:00Z">
                              <w:r w:rsidR="009F6FA4" w:rsidDel="005E07CD">
                                <w:rPr>
                                  <w:rFonts w:asciiTheme="majorHAnsi" w:hAnsiTheme="majorHAnsi" w:cstheme="majorBidi"/>
                                  <w:b/>
                                  <w:bCs/>
                                  <w:color w:val="FFFFFF" w:themeColor="background1"/>
                                  <w:kern w:val="24"/>
                                  <w:lang w:bidi="ar-EG"/>
                                </w:rPr>
                                <w:delText>April</w:delText>
                              </w:r>
                              <w:r w:rsidR="00A91A76" w:rsidDel="005E07CD">
                                <w:rPr>
                                  <w:rFonts w:asciiTheme="majorHAnsi" w:hAnsiTheme="majorHAnsi" w:cstheme="majorBidi"/>
                                  <w:b/>
                                  <w:bCs/>
                                  <w:color w:val="FFFFFF" w:themeColor="background1"/>
                                  <w:kern w:val="24"/>
                                  <w:lang w:bidi="ar-EG"/>
                                </w:rPr>
                                <w:delText xml:space="preserve"> </w:delText>
                              </w:r>
                              <w:r w:rsidDel="005E07CD">
                                <w:rPr>
                                  <w:rFonts w:asciiTheme="majorHAnsi" w:hAnsiTheme="majorHAnsi" w:cstheme="majorBidi"/>
                                  <w:b/>
                                  <w:bCs/>
                                  <w:color w:val="FFFFFF" w:themeColor="background1"/>
                                  <w:kern w:val="24"/>
                                  <w:lang w:bidi="ar-EG"/>
                                </w:rPr>
                                <w:delText xml:space="preserve">– </w:delText>
                              </w:r>
                              <w:r w:rsidR="009F6FA4" w:rsidDel="005E07CD">
                                <w:rPr>
                                  <w:rFonts w:asciiTheme="majorHAnsi" w:hAnsiTheme="majorHAnsi" w:cstheme="majorBidi"/>
                                  <w:b/>
                                  <w:bCs/>
                                  <w:color w:val="FFFFFF" w:themeColor="background1"/>
                                  <w:kern w:val="24"/>
                                  <w:lang w:bidi="ar-EG"/>
                                </w:rPr>
                                <w:delText>June</w:delText>
                              </w:r>
                              <w:r w:rsidR="00A91A76" w:rsidDel="005E07CD">
                                <w:rPr>
                                  <w:rFonts w:asciiTheme="majorHAnsi" w:hAnsiTheme="majorHAnsi" w:cstheme="majorBidi"/>
                                  <w:b/>
                                  <w:bCs/>
                                  <w:color w:val="FFFFFF" w:themeColor="background1"/>
                                  <w:kern w:val="24"/>
                                  <w:lang w:bidi="ar-EG"/>
                                </w:rPr>
                                <w:delText xml:space="preserve"> </w:delText>
                              </w:r>
                              <w:r w:rsidR="00A91A76" w:rsidRPr="00517882" w:rsidDel="005E07CD">
                                <w:rPr>
                                  <w:rFonts w:asciiTheme="majorHAnsi" w:hAnsiTheme="majorHAnsi" w:cstheme="majorBidi"/>
                                  <w:b/>
                                  <w:bCs/>
                                  <w:color w:val="FFFFFF" w:themeColor="background1"/>
                                  <w:kern w:val="24"/>
                                  <w:lang w:bidi="ar-EG"/>
                                </w:rPr>
                                <w:delText>202</w:delText>
                              </w:r>
                              <w:r w:rsidR="00A91A76" w:rsidDel="005E07CD">
                                <w:rPr>
                                  <w:rFonts w:asciiTheme="majorHAnsi" w:hAnsiTheme="majorHAnsi" w:cstheme="majorBidi"/>
                                  <w:b/>
                                  <w:bCs/>
                                  <w:color w:val="FFFFFF" w:themeColor="background1"/>
                                  <w:kern w:val="24"/>
                                  <w:lang w:bidi="ar-EG"/>
                                </w:rPr>
                                <w:delText>5</w:delText>
                              </w:r>
                            </w:del>
                          </w:p>
                          <w:p w14:paraId="662DFA58" w14:textId="77777777" w:rsidR="00574037" w:rsidRDefault="00574037" w:rsidP="004C3FCC">
                            <w:pPr>
                              <w:pStyle w:val="NormalWeb"/>
                              <w:spacing w:before="0" w:beforeAutospacing="0" w:after="0" w:afterAutospacing="0"/>
                              <w:jc w:val="center"/>
                              <w:rPr>
                                <w:rFonts w:asciiTheme="majorHAnsi" w:hAnsiTheme="majorHAnsi" w:cstheme="majorBidi"/>
                                <w:b/>
                                <w:bCs/>
                                <w:color w:val="FFFFFF" w:themeColor="background1"/>
                                <w:kern w:val="24"/>
                                <w:lang w:bidi="ar-EG"/>
                              </w:rPr>
                            </w:pPr>
                            <w:r>
                              <w:rPr>
                                <w:rFonts w:asciiTheme="majorHAnsi" w:hAnsiTheme="majorHAnsi" w:cstheme="majorBidi"/>
                                <w:b/>
                                <w:bCs/>
                                <w:color w:val="FFFFFF" w:themeColor="background1"/>
                                <w:kern w:val="24"/>
                                <w:lang w:bidi="ar-EG"/>
                              </w:rPr>
                              <w:t>f</w:t>
                            </w:r>
                            <w:r w:rsidRPr="00517882">
                              <w:rPr>
                                <w:rFonts w:asciiTheme="majorHAnsi" w:hAnsiTheme="majorHAnsi" w:cstheme="majorBidi"/>
                                <w:b/>
                                <w:bCs/>
                                <w:color w:val="FFFFFF" w:themeColor="background1"/>
                                <w:kern w:val="24"/>
                                <w:lang w:bidi="ar-EG"/>
                              </w:rPr>
                              <w:t>rom the Business Community’s point of view</w:t>
                            </w:r>
                          </w:p>
                          <w:p w14:paraId="1CF96C30" w14:textId="77777777" w:rsidR="00574037" w:rsidRPr="004C3FCC" w:rsidRDefault="00574037" w:rsidP="004C3FCC">
                            <w:pPr>
                              <w:pStyle w:val="NormalWeb"/>
                              <w:spacing w:before="0" w:beforeAutospacing="0" w:after="0" w:afterAutospacing="0"/>
                              <w:jc w:val="center"/>
                              <w:rPr>
                                <w:rFonts w:asciiTheme="majorHAnsi" w:hAnsiTheme="majorHAnsi" w:cstheme="majorBidi"/>
                                <w:b/>
                                <w:bCs/>
                                <w:color w:val="FFFFFF" w:themeColor="background1"/>
                                <w:kern w:val="24"/>
                                <w:sz w:val="36"/>
                                <w:szCs w:val="36"/>
                                <w:lang w:bidi="ar-EG"/>
                              </w:rPr>
                            </w:pPr>
                          </w:p>
                          <w:p w14:paraId="0C93F9BA" w14:textId="56B9A6FB" w:rsidR="00574037" w:rsidRPr="004C3FCC" w:rsidRDefault="00574037" w:rsidP="004C3FCC">
                            <w:pPr>
                              <w:pStyle w:val="NormalWeb"/>
                              <w:spacing w:before="0" w:beforeAutospacing="0" w:after="0" w:afterAutospacing="0"/>
                              <w:jc w:val="center"/>
                              <w:rPr>
                                <w:rFonts w:asciiTheme="majorHAnsi" w:hAnsiTheme="majorHAnsi" w:cstheme="majorBidi"/>
                                <w:color w:val="0F5C67" w:themeColor="accent1" w:themeShade="80"/>
                                <w:sz w:val="20"/>
                                <w:szCs w:val="20"/>
                              </w:rPr>
                            </w:pPr>
                            <w:r w:rsidRPr="004C3FCC">
                              <w:rPr>
                                <w:rFonts w:asciiTheme="majorHAnsi" w:hAnsiTheme="majorHAnsi" w:cstheme="majorBidi"/>
                                <w:color w:val="0F5C67" w:themeColor="accent1" w:themeShade="80"/>
                                <w:sz w:val="20"/>
                                <w:szCs w:val="20"/>
                              </w:rPr>
                              <w:t>Sponsored by</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1C0C61E" id="TextBox 148" o:spid="_x0000_s1123" type="#_x0000_t202" style="position:absolute;left:0;text-align:left;margin-left:0;margin-top:23.95pt;width:595.85pt;height:119.8pt;z-index:251656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" filled="f" stroked="f">
                <v:textbox>
                  <w:txbxContent>
                    <w:p w14:paraId="2589542E" w14:textId="6AF1497B" w:rsidR="00574037" w:rsidRPr="00517882" w:rsidRDefault="00574037" w:rsidP="00E00219">
                      <w:pPr>
                        <w:pStyle w:val="NormalWeb"/>
                        <w:spacing w:before="0" w:beforeAutospacing="0" w:after="0" w:afterAutospacing="0"/>
                        <w:jc w:val="center"/>
                        <w:rPr>
                          <w:rFonts w:asciiTheme="majorHAnsi" w:hAnsiTheme="majorHAnsi" w:cstheme="majorBidi"/>
                          <w:sz w:val="16"/>
                          <w:szCs w:val="16"/>
                        </w:rPr>
                      </w:pPr>
                      <w:r w:rsidRPr="00517882">
                        <w:rPr>
                          <w:rFonts w:asciiTheme="majorHAnsi" w:hAnsiTheme="majorHAnsi" w:cstheme="majorBidi"/>
                          <w:b/>
                          <w:bCs/>
                          <w:color w:val="FFFFFF" w:themeColor="background1"/>
                          <w:kern w:val="24"/>
                          <w:lang w:bidi="ar-EG"/>
                        </w:rPr>
                        <w:t xml:space="preserve">Performance Evaluation </w:t>
                      </w:r>
                      <w:r>
                        <w:rPr>
                          <w:rFonts w:asciiTheme="majorHAnsi" w:hAnsiTheme="majorHAnsi" w:cstheme="majorBidi"/>
                          <w:b/>
                          <w:bCs/>
                          <w:color w:val="FFFFFF" w:themeColor="background1"/>
                          <w:kern w:val="24"/>
                          <w:lang w:bidi="ar-EG"/>
                        </w:rPr>
                        <w:t>during</w:t>
                      </w:r>
                      <w:r w:rsidRPr="00517882">
                        <w:rPr>
                          <w:rFonts w:asciiTheme="majorHAnsi" w:hAnsiTheme="majorHAnsi" w:cstheme="majorBidi"/>
                          <w:b/>
                          <w:bCs/>
                          <w:color w:val="FFFFFF" w:themeColor="background1"/>
                          <w:kern w:val="24"/>
                          <w:lang w:bidi="ar-EG"/>
                        </w:rPr>
                        <w:t xml:space="preserve"> the period </w:t>
                      </w:r>
                      <w:ins w:id="1084" w:author="Mohamed Abdel-Hakam" w:date="2025-09-25T08:56:00Z">
                        <w:r w:rsidR="005E07CD">
                          <w:rPr>
                            <w:rFonts w:asciiTheme="majorHAnsi" w:hAnsiTheme="majorHAnsi" w:cstheme="majorBidi"/>
                            <w:b/>
                            <w:bCs/>
                            <w:color w:val="FFFFFF" w:themeColor="background1"/>
                            <w:kern w:val="24"/>
                            <w:lang w:bidi="ar-EG"/>
                          </w:rPr>
                          <w:t xml:space="preserve">April – June </w:t>
                        </w:r>
                        <w:r w:rsidR="005E07CD" w:rsidRPr="00517882">
                          <w:rPr>
                            <w:rFonts w:asciiTheme="majorHAnsi" w:hAnsiTheme="majorHAnsi" w:cstheme="majorBidi"/>
                            <w:b/>
                            <w:bCs/>
                            <w:color w:val="FFFFFF" w:themeColor="background1"/>
                            <w:kern w:val="24"/>
                            <w:lang w:bidi="ar-EG"/>
                          </w:rPr>
                          <w:t>202</w:t>
                        </w:r>
                        <w:r w:rsidR="005E07CD">
                          <w:rPr>
                            <w:rFonts w:asciiTheme="majorHAnsi" w:hAnsiTheme="majorHAnsi" w:cstheme="majorBidi"/>
                            <w:b/>
                            <w:bCs/>
                            <w:color w:val="FFFFFF" w:themeColor="background1"/>
                            <w:kern w:val="24"/>
                            <w:lang w:bidi="ar-EG"/>
                          </w:rPr>
                          <w:t>5</w:t>
                        </w:r>
                      </w:ins>
                      <w:del w:id="1085" w:author="Mohamed Abdel-Hakam" w:date="2025-09-25T08:56:00Z">
                        <w:r w:rsidR="009F6FA4" w:rsidDel="005E07CD">
                          <w:rPr>
                            <w:rFonts w:asciiTheme="majorHAnsi" w:hAnsiTheme="majorHAnsi" w:cstheme="majorBidi"/>
                            <w:b/>
                            <w:bCs/>
                            <w:color w:val="FFFFFF" w:themeColor="background1"/>
                            <w:kern w:val="24"/>
                            <w:lang w:bidi="ar-EG"/>
                          </w:rPr>
                          <w:delText xml:space="preserve">January – March </w:delText>
                        </w:r>
                        <w:r w:rsidR="009F6FA4" w:rsidRPr="00517882" w:rsidDel="005E07CD">
                          <w:rPr>
                            <w:rFonts w:asciiTheme="majorHAnsi" w:hAnsiTheme="majorHAnsi" w:cstheme="majorBidi"/>
                            <w:b/>
                            <w:bCs/>
                            <w:color w:val="FFFFFF" w:themeColor="background1"/>
                            <w:kern w:val="24"/>
                            <w:lang w:bidi="ar-EG"/>
                          </w:rPr>
                          <w:delText>202</w:delText>
                        </w:r>
                        <w:r w:rsidR="009F6FA4" w:rsidDel="005E07CD">
                          <w:rPr>
                            <w:rFonts w:asciiTheme="majorHAnsi" w:hAnsiTheme="majorHAnsi" w:cstheme="majorBidi"/>
                            <w:b/>
                            <w:bCs/>
                            <w:color w:val="FFFFFF" w:themeColor="background1"/>
                            <w:kern w:val="24"/>
                            <w:lang w:bidi="ar-EG"/>
                          </w:rPr>
                          <w:delText>5</w:delText>
                        </w:r>
                      </w:del>
                    </w:p>
                    <w:p w14:paraId="206F3AC2" w14:textId="376B2362" w:rsidR="00574037" w:rsidRPr="00517882" w:rsidRDefault="00574037" w:rsidP="00E00219">
                      <w:pPr>
                        <w:pStyle w:val="NormalWeb"/>
                        <w:spacing w:before="0" w:beforeAutospacing="0" w:after="0" w:afterAutospacing="0"/>
                        <w:jc w:val="center"/>
                        <w:rPr>
                          <w:rFonts w:asciiTheme="majorHAnsi" w:hAnsiTheme="majorHAnsi" w:cstheme="majorBidi"/>
                          <w:sz w:val="16"/>
                          <w:szCs w:val="16"/>
                        </w:rPr>
                      </w:pPr>
                      <w:r>
                        <w:rPr>
                          <w:rFonts w:asciiTheme="majorHAnsi" w:hAnsiTheme="majorHAnsi" w:cstheme="majorBidi"/>
                          <w:b/>
                          <w:bCs/>
                          <w:color w:val="FFFFFF" w:themeColor="background1"/>
                          <w:kern w:val="24"/>
                          <w:lang w:bidi="ar-EG"/>
                        </w:rPr>
                        <w:t>a</w:t>
                      </w:r>
                      <w:r w:rsidRPr="00517882">
                        <w:rPr>
                          <w:rFonts w:asciiTheme="majorHAnsi" w:hAnsiTheme="majorHAnsi" w:cstheme="majorBidi"/>
                          <w:b/>
                          <w:bCs/>
                          <w:color w:val="FFFFFF" w:themeColor="background1"/>
                          <w:kern w:val="24"/>
                          <w:lang w:bidi="ar-EG"/>
                        </w:rPr>
                        <w:t xml:space="preserve">nd Outlook for the period </w:t>
                      </w:r>
                      <w:ins w:id="1086" w:author="Mohamed Abdel-Hakam" w:date="2025-09-25T08:56:00Z">
                        <w:r w:rsidR="005E07CD" w:rsidRPr="005E07CD">
                          <w:rPr>
                            <w:rFonts w:asciiTheme="majorHAnsi" w:hAnsiTheme="majorHAnsi" w:cstheme="majorBidi"/>
                            <w:b/>
                            <w:bCs/>
                            <w:color w:val="FFFFFF" w:themeColor="background1"/>
                            <w:kern w:val="24"/>
                            <w:lang w:bidi="ar-EG"/>
                          </w:rPr>
                          <w:t>July – September 2025</w:t>
                        </w:r>
                      </w:ins>
                      <w:del w:id="1087" w:author="Mohamed Abdel-Hakam" w:date="2025-09-25T08:56:00Z">
                        <w:r w:rsidR="009F6FA4" w:rsidDel="005E07CD">
                          <w:rPr>
                            <w:rFonts w:asciiTheme="majorHAnsi" w:hAnsiTheme="majorHAnsi" w:cstheme="majorBidi"/>
                            <w:b/>
                            <w:bCs/>
                            <w:color w:val="FFFFFF" w:themeColor="background1"/>
                            <w:kern w:val="24"/>
                            <w:lang w:bidi="ar-EG"/>
                          </w:rPr>
                          <w:delText>April</w:delText>
                        </w:r>
                        <w:r w:rsidR="00A91A76" w:rsidDel="005E07CD">
                          <w:rPr>
                            <w:rFonts w:asciiTheme="majorHAnsi" w:hAnsiTheme="majorHAnsi" w:cstheme="majorBidi"/>
                            <w:b/>
                            <w:bCs/>
                            <w:color w:val="FFFFFF" w:themeColor="background1"/>
                            <w:kern w:val="24"/>
                            <w:lang w:bidi="ar-EG"/>
                          </w:rPr>
                          <w:delText xml:space="preserve"> </w:delText>
                        </w:r>
                        <w:r w:rsidDel="005E07CD">
                          <w:rPr>
                            <w:rFonts w:asciiTheme="majorHAnsi" w:hAnsiTheme="majorHAnsi" w:cstheme="majorBidi"/>
                            <w:b/>
                            <w:bCs/>
                            <w:color w:val="FFFFFF" w:themeColor="background1"/>
                            <w:kern w:val="24"/>
                            <w:lang w:bidi="ar-EG"/>
                          </w:rPr>
                          <w:delText xml:space="preserve">– </w:delText>
                        </w:r>
                        <w:r w:rsidR="009F6FA4" w:rsidDel="005E07CD">
                          <w:rPr>
                            <w:rFonts w:asciiTheme="majorHAnsi" w:hAnsiTheme="majorHAnsi" w:cstheme="majorBidi"/>
                            <w:b/>
                            <w:bCs/>
                            <w:color w:val="FFFFFF" w:themeColor="background1"/>
                            <w:kern w:val="24"/>
                            <w:lang w:bidi="ar-EG"/>
                          </w:rPr>
                          <w:delText>June</w:delText>
                        </w:r>
                        <w:r w:rsidR="00A91A76" w:rsidDel="005E07CD">
                          <w:rPr>
                            <w:rFonts w:asciiTheme="majorHAnsi" w:hAnsiTheme="majorHAnsi" w:cstheme="majorBidi"/>
                            <w:b/>
                            <w:bCs/>
                            <w:color w:val="FFFFFF" w:themeColor="background1"/>
                            <w:kern w:val="24"/>
                            <w:lang w:bidi="ar-EG"/>
                          </w:rPr>
                          <w:delText xml:space="preserve"> </w:delText>
                        </w:r>
                        <w:r w:rsidR="00A91A76" w:rsidRPr="00517882" w:rsidDel="005E07CD">
                          <w:rPr>
                            <w:rFonts w:asciiTheme="majorHAnsi" w:hAnsiTheme="majorHAnsi" w:cstheme="majorBidi"/>
                            <w:b/>
                            <w:bCs/>
                            <w:color w:val="FFFFFF" w:themeColor="background1"/>
                            <w:kern w:val="24"/>
                            <w:lang w:bidi="ar-EG"/>
                          </w:rPr>
                          <w:delText>202</w:delText>
                        </w:r>
                        <w:r w:rsidR="00A91A76" w:rsidDel="005E07CD">
                          <w:rPr>
                            <w:rFonts w:asciiTheme="majorHAnsi" w:hAnsiTheme="majorHAnsi" w:cstheme="majorBidi"/>
                            <w:b/>
                            <w:bCs/>
                            <w:color w:val="FFFFFF" w:themeColor="background1"/>
                            <w:kern w:val="24"/>
                            <w:lang w:bidi="ar-EG"/>
                          </w:rPr>
                          <w:delText>5</w:delText>
                        </w:r>
                      </w:del>
                    </w:p>
                    <w:p w14:paraId="662DFA58" w14:textId="77777777" w:rsidR="00574037" w:rsidRDefault="00574037" w:rsidP="004C3FCC">
                      <w:pPr>
                        <w:pStyle w:val="NormalWeb"/>
                        <w:spacing w:before="0" w:beforeAutospacing="0" w:after="0" w:afterAutospacing="0"/>
                        <w:jc w:val="center"/>
                        <w:rPr>
                          <w:rFonts w:asciiTheme="majorHAnsi" w:hAnsiTheme="majorHAnsi" w:cstheme="majorBidi"/>
                          <w:b/>
                          <w:bCs/>
                          <w:color w:val="FFFFFF" w:themeColor="background1"/>
                          <w:kern w:val="24"/>
                          <w:lang w:bidi="ar-EG"/>
                        </w:rPr>
                      </w:pPr>
                      <w:r>
                        <w:rPr>
                          <w:rFonts w:asciiTheme="majorHAnsi" w:hAnsiTheme="majorHAnsi" w:cstheme="majorBidi"/>
                          <w:b/>
                          <w:bCs/>
                          <w:color w:val="FFFFFF" w:themeColor="background1"/>
                          <w:kern w:val="24"/>
                          <w:lang w:bidi="ar-EG"/>
                        </w:rPr>
                        <w:t>f</w:t>
                      </w:r>
                      <w:r w:rsidRPr="00517882">
                        <w:rPr>
                          <w:rFonts w:asciiTheme="majorHAnsi" w:hAnsiTheme="majorHAnsi" w:cstheme="majorBidi"/>
                          <w:b/>
                          <w:bCs/>
                          <w:color w:val="FFFFFF" w:themeColor="background1"/>
                          <w:kern w:val="24"/>
                          <w:lang w:bidi="ar-EG"/>
                        </w:rPr>
                        <w:t>rom the Business Community’s point of view</w:t>
                      </w:r>
                    </w:p>
                    <w:p w14:paraId="1CF96C30" w14:textId="77777777" w:rsidR="00574037" w:rsidRPr="004C3FCC" w:rsidRDefault="00574037" w:rsidP="004C3FCC">
                      <w:pPr>
                        <w:pStyle w:val="NormalWeb"/>
                        <w:spacing w:before="0" w:beforeAutospacing="0" w:after="0" w:afterAutospacing="0"/>
                        <w:jc w:val="center"/>
                        <w:rPr>
                          <w:rFonts w:asciiTheme="majorHAnsi" w:hAnsiTheme="majorHAnsi" w:cstheme="majorBidi"/>
                          <w:b/>
                          <w:bCs/>
                          <w:color w:val="FFFFFF" w:themeColor="background1"/>
                          <w:kern w:val="24"/>
                          <w:sz w:val="36"/>
                          <w:szCs w:val="36"/>
                          <w:lang w:bidi="ar-EG"/>
                        </w:rPr>
                      </w:pPr>
                    </w:p>
                    <w:p w14:paraId="0C93F9BA" w14:textId="56B9A6FB" w:rsidR="00574037" w:rsidRPr="004C3FCC" w:rsidRDefault="00574037" w:rsidP="004C3FCC">
                      <w:pPr>
                        <w:pStyle w:val="NormalWeb"/>
                        <w:spacing w:before="0" w:beforeAutospacing="0" w:after="0" w:afterAutospacing="0"/>
                        <w:jc w:val="center"/>
                        <w:rPr>
                          <w:rFonts w:asciiTheme="majorHAnsi" w:hAnsiTheme="majorHAnsi" w:cstheme="majorBidi"/>
                          <w:color w:val="0F5C67" w:themeColor="accent1" w:themeShade="80"/>
                          <w:sz w:val="20"/>
                          <w:szCs w:val="20"/>
                        </w:rPr>
                      </w:pPr>
                      <w:r w:rsidRPr="004C3FCC">
                        <w:rPr>
                          <w:rFonts w:asciiTheme="majorHAnsi" w:hAnsiTheme="majorHAnsi" w:cstheme="majorBidi"/>
                          <w:color w:val="0F5C67" w:themeColor="accent1" w:themeShade="80"/>
                          <w:sz w:val="20"/>
                          <w:szCs w:val="20"/>
                        </w:rPr>
                        <w:t>Sponsored by</w:t>
                      </w:r>
                    </w:p>
                  </w:txbxContent>
                </v:textbox>
                <w10:wrap anchorx="page"/>
              </v:shape>
            </w:pict>
          </mc:Fallback>
        </mc:AlternateContent>
      </w:r>
    </w:p>
    <w:p w14:paraId="7D5FA528" w14:textId="77777777" w:rsidR="00517882" w:rsidRDefault="00517882" w:rsidP="00517882">
      <w:pPr>
        <w:bidi/>
        <w:ind w:left="1469"/>
        <w:jc w:val="both"/>
        <w:rPr>
          <w:sz w:val="24"/>
          <w:szCs w:val="24"/>
          <w:lang w:bidi="ar-EG"/>
        </w:rPr>
      </w:pPr>
    </w:p>
    <w:p w14:paraId="594FE7CA" w14:textId="77777777" w:rsidR="00517882" w:rsidRDefault="00517882" w:rsidP="00517882">
      <w:pPr>
        <w:bidi/>
        <w:ind w:left="1469"/>
        <w:jc w:val="both"/>
        <w:rPr>
          <w:sz w:val="24"/>
          <w:szCs w:val="24"/>
          <w:lang w:bidi="ar-EG"/>
        </w:rPr>
      </w:pPr>
    </w:p>
    <w:p w14:paraId="697C1EC0" w14:textId="77777777" w:rsidR="00517882" w:rsidRDefault="00517882" w:rsidP="00517882">
      <w:pPr>
        <w:bidi/>
        <w:ind w:left="1469"/>
        <w:jc w:val="both"/>
        <w:rPr>
          <w:sz w:val="24"/>
          <w:szCs w:val="24"/>
          <w:lang w:bidi="ar-EG"/>
        </w:rPr>
      </w:pPr>
    </w:p>
    <w:p w14:paraId="00A8FEAC" w14:textId="164411D4" w:rsidR="00517882" w:rsidRPr="000C38AB" w:rsidRDefault="00D246BE" w:rsidP="000C38AB">
      <w:pPr>
        <w:bidi/>
        <w:jc w:val="both"/>
        <w:rPr>
          <w:sz w:val="24"/>
          <w:szCs w:val="24"/>
          <w:lang w:bidi="ar-EG"/>
        </w:rPr>
      </w:pPr>
      <w:r>
        <w:rPr>
          <w:noProof/>
          <w:sz w:val="24"/>
          <w:szCs w:val="24"/>
          <w:rtl/>
        </w:rPr>
        <mc:AlternateContent>
          <mc:Choice Requires="wps">
            <w:drawing>
              <wp:anchor distT="0" distB="0" distL="114300" distR="114300" simplePos="0" relativeHeight="251656195" behindDoc="0" locked="0" layoutInCell="1" allowOverlap="1" wp14:anchorId="0E2E2065" wp14:editId="35D50898">
                <wp:simplePos x="0" y="0"/>
                <wp:positionH relativeFrom="column">
                  <wp:posOffset>6064250</wp:posOffset>
                </wp:positionH>
                <wp:positionV relativeFrom="paragraph">
                  <wp:posOffset>574675</wp:posOffset>
                </wp:positionV>
                <wp:extent cx="368300" cy="571500"/>
                <wp:effectExtent l="0" t="0" r="0" b="0"/>
                <wp:wrapNone/>
                <wp:docPr id="1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571500"/>
                        </a:xfrm>
                        <a:prstGeom prst="rect">
                          <a:avLst/>
                        </a:prstGeom>
                        <a:solidFill>
                          <a:schemeClr val="bg1">
                            <a:lumMod val="9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092616" id="Rectangle 2" o:spid="_x0000_s1026" style="position:absolute;margin-left:477.5pt;margin-top:45.25pt;width:29pt;height:45pt;z-index:2516561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" fillcolor="#f2f2f2 [3052]" stroked="f"/>
            </w:pict>
          </mc:Fallback>
        </mc:AlternateContent>
      </w:r>
      <w:r w:rsidR="00666D8C">
        <w:rPr>
          <w:rFonts w:asciiTheme="majorHAnsi" w:hAnsiTheme="majorHAnsi" w:cstheme="majorBidi"/>
          <w:noProof/>
          <w:sz w:val="16"/>
          <w:szCs w:val="16"/>
        </w:rPr>
        <w:drawing>
          <wp:anchor distT="0" distB="0" distL="114300" distR="114300" simplePos="0" relativeHeight="251656221" behindDoc="0" locked="0" layoutInCell="1" allowOverlap="1" wp14:anchorId="595FD5C2" wp14:editId="7DF57F4D">
            <wp:simplePos x="0" y="0"/>
            <wp:positionH relativeFrom="margin">
              <wp:posOffset>2171700</wp:posOffset>
            </wp:positionH>
            <wp:positionV relativeFrom="paragraph">
              <wp:posOffset>342739</wp:posOffset>
            </wp:positionV>
            <wp:extent cx="1383766" cy="546134"/>
            <wp:effectExtent l="0" t="0" r="6985" b="635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83766" cy="546134"/>
                    </a:xfrm>
                    <a:prstGeom prst="rect">
                      <a:avLst/>
                    </a:prstGeom>
                  </pic:spPr>
                </pic:pic>
              </a:graphicData>
            </a:graphic>
            <wp14:sizeRelH relativeFrom="margin">
              <wp14:pctWidth>0</wp14:pctWidth>
            </wp14:sizeRelH>
            <wp14:sizeRelV relativeFrom="margin">
              <wp14:pctHeight>0</wp14:pctHeight>
            </wp14:sizeRelV>
          </wp:anchor>
        </w:drawing>
      </w:r>
      <w:r w:rsidR="00517882">
        <w:rPr>
          <w:noProof/>
          <w:sz w:val="14"/>
          <w:szCs w:val="18"/>
        </w:rPr>
        <mc:AlternateContent>
          <mc:Choice Requires="wps">
            <w:drawing>
              <wp:anchor distT="0" distB="0" distL="114300" distR="114300" simplePos="0" relativeHeight="251656217" behindDoc="0" locked="0" layoutInCell="1" allowOverlap="1" wp14:anchorId="4D8EEB3B" wp14:editId="799FD40A">
                <wp:simplePos x="0" y="0"/>
                <wp:positionH relativeFrom="column">
                  <wp:posOffset>-707821</wp:posOffset>
                </wp:positionH>
                <wp:positionV relativeFrom="paragraph">
                  <wp:posOffset>573969</wp:posOffset>
                </wp:positionV>
                <wp:extent cx="460104" cy="765098"/>
                <wp:effectExtent l="0" t="0" r="0" b="0"/>
                <wp:wrapNone/>
                <wp:docPr id="138" name="Rectangle 138"/>
                <wp:cNvGraphicFramePr/>
                <a:graphic xmlns:a="http://schemas.openxmlformats.org/drawingml/2006/main">
                  <a:graphicData uri="http://schemas.microsoft.com/office/word/2010/wordprocessingShape">
                    <wps:wsp>
                      <wps:cNvSpPr/>
                      <wps:spPr>
                        <a:xfrm>
                          <a:off x="0" y="0"/>
                          <a:ext cx="460104" cy="765098"/>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8E1B45" w14:textId="77777777" w:rsidR="00574037" w:rsidRDefault="00574037" w:rsidP="00517882">
                            <w:pPr>
                              <w:jc w:val="center"/>
                            </w:pPr>
                          </w:p>
                        </w:txbxContent>
                      </wps:txbx>
                      <wps:bodyPr rtlCol="0" anchor="ctr"/>
                    </wps:wsp>
                  </a:graphicData>
                </a:graphic>
              </wp:anchor>
            </w:drawing>
          </mc:Choice>
          <mc:Fallback>
            <w:pict>
              <v:rect w14:anchorId="4D8EEB3B" id="Rectangle 138" o:spid="_x0000_s1124" style="position:absolute;left:0;text-align:left;margin-left:-55.75pt;margin-top:45.2pt;width:36.25pt;height:60.25pt;z-index:25165621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" fillcolor="#f3f3f3" stroked="f" strokeweight=".85pt">
                <v:textbox>
                  <w:txbxContent>
                    <w:p w14:paraId="038E1B45" w14:textId="77777777" w:rsidR="00574037" w:rsidRDefault="00574037" w:rsidP="00517882">
                      <w:pPr>
                        <w:jc w:val="center"/>
                      </w:pPr>
                    </w:p>
                  </w:txbxContent>
                </v:textbox>
              </v:rect>
            </w:pict>
          </mc:Fallback>
        </mc:AlternateContent>
      </w:r>
    </w:p>
    <w:sectPr w:rsidR="00517882" w:rsidRPr="000C38AB" w:rsidSect="006609CD">
      <w:footerReference w:type="default" r:id="rId240"/>
      <w:pgSz w:w="11906" w:h="16838" w:code="9"/>
      <w:pgMar w:top="1260" w:right="1016" w:bottom="1440" w:left="1440" w:header="720" w:footer="36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6" w:author="Andre Michel" w:date="2025-07-09T18:26:00Z" w:initials="AM">
    <w:p w14:paraId="1BBC60F2" w14:textId="096EB462" w:rsidR="00816E45" w:rsidRDefault="00816E45">
      <w:pPr>
        <w:pStyle w:val="CommentText"/>
      </w:pPr>
      <w:r>
        <w:rPr>
          <w:rStyle w:val="CommentReference"/>
        </w:rPr>
        <w:annotationRef/>
      </w:r>
      <w:r>
        <w:t>Do we mean toll gates?</w:t>
      </w:r>
    </w:p>
  </w:comment>
  <w:comment w:id="126" w:author="Andre Michel" w:date="2025-07-09T15:48:00Z" w:initials="AM">
    <w:p w14:paraId="6FC91B88" w14:textId="0FCAB472" w:rsidR="0080039A" w:rsidRDefault="0080039A">
      <w:pPr>
        <w:pStyle w:val="CommentText"/>
      </w:pPr>
      <w:r>
        <w:rPr>
          <w:rStyle w:val="CommentReference"/>
        </w:rPr>
        <w:annotationRef/>
      </w:r>
      <w:r>
        <w:t>Please revise and ensure that this term is correct</w:t>
      </w:r>
    </w:p>
  </w:comment>
  <w:comment w:id="1159" w:author="Andre Michel" w:date="2025-07-09T17:54:00Z" w:initials="AM">
    <w:p w14:paraId="1393EDA8" w14:textId="5C596E85" w:rsidR="009A263C" w:rsidRDefault="009A263C">
      <w:pPr>
        <w:pStyle w:val="CommentText"/>
      </w:pPr>
      <w:r>
        <w:rPr>
          <w:rStyle w:val="CommentReference"/>
        </w:rPr>
        <w:annotationRef/>
      </w:r>
      <w:r>
        <w:t>Do we mean “foreign workers”?</w:t>
      </w:r>
    </w:p>
  </w:comment>
  <w:comment w:id="1443" w:author="Andre Michel" w:date="2025-07-09T18:26:00Z" w:initials="AM">
    <w:p w14:paraId="479F28DF" w14:textId="74C06442" w:rsidR="00816E45" w:rsidRDefault="00816E45">
      <w:pPr>
        <w:pStyle w:val="CommentText"/>
      </w:pPr>
      <w:r>
        <w:rPr>
          <w:rStyle w:val="CommentReference"/>
        </w:rPr>
        <w:annotationRef/>
      </w:r>
      <w:r>
        <w:t>Tolls gates?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BC60F2" w15:done="0"/>
  <w15:commentEx w15:paraId="6FC91B88" w15:done="0"/>
  <w15:commentEx w15:paraId="1393EDA8" w15:done="0"/>
  <w15:commentEx w15:paraId="479F28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426050" w16cex:dateUtc="2025-07-09T15:26:00Z"/>
  <w16cex:commentExtensible w16cex:durableId="2CE67757" w16cex:dateUtc="2025-07-09T12:48:00Z"/>
  <w16cex:commentExtensible w16cex:durableId="2215252F" w16cex:dateUtc="2025-07-09T14:54:00Z"/>
  <w16cex:commentExtensible w16cex:durableId="5CBFF1AD" w16cex:dateUtc="2025-07-09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BC60F2" w16cid:durableId="23426050"/>
  <w16cid:commentId w16cid:paraId="6FC91B88" w16cid:durableId="2CE67757"/>
  <w16cid:commentId w16cid:paraId="1393EDA8" w16cid:durableId="2215252F"/>
  <w16cid:commentId w16cid:paraId="479F28DF" w16cid:durableId="5CBFF1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81001" w14:textId="77777777" w:rsidR="00383A14" w:rsidRDefault="00383A14" w:rsidP="00DC0033">
      <w:pPr>
        <w:spacing w:after="0" w:line="240" w:lineRule="auto"/>
      </w:pPr>
      <w:r>
        <w:separator/>
      </w:r>
    </w:p>
  </w:endnote>
  <w:endnote w:type="continuationSeparator" w:id="0">
    <w:p w14:paraId="58F8D482" w14:textId="77777777" w:rsidR="00383A14" w:rsidRDefault="00383A14" w:rsidP="00DC0033">
      <w:pPr>
        <w:spacing w:after="0" w:line="240" w:lineRule="auto"/>
      </w:pPr>
      <w:r>
        <w:continuationSeparator/>
      </w:r>
    </w:p>
  </w:endnote>
  <w:endnote w:type="continuationNotice" w:id="1">
    <w:p w14:paraId="7E5A3254" w14:textId="77777777" w:rsidR="00383A14" w:rsidRDefault="00383A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lmarai Bold">
    <w:panose1 w:val="00000000000000000000"/>
    <w:charset w:val="00"/>
    <w:family w:val="auto"/>
    <w:pitch w:val="variable"/>
    <w:sig w:usb0="8000202B" w:usb1="9000205A"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nkin Sans 400 Regular">
    <w:panose1 w:val="00000000000000000000"/>
    <w:charset w:val="00"/>
    <w:family w:val="modern"/>
    <w:notTrueType/>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lmarai">
    <w:panose1 w:val="00000000000000000000"/>
    <w:charset w:val="00"/>
    <w:family w:val="auto"/>
    <w:pitch w:val="variable"/>
    <w:sig w:usb0="8000202B" w:usb1="9000205A" w:usb2="00000008" w:usb3="00000000" w:csb0="00000041" w:csb1="00000000"/>
  </w:font>
  <w:font w:name="Sinkin Sans 800 Black">
    <w:panose1 w:val="00000000000000000000"/>
    <w:charset w:val="00"/>
    <w:family w:val="modern"/>
    <w:notTrueType/>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058241"/>
      <w:docPartObj>
        <w:docPartGallery w:val="Page Numbers (Bottom of Page)"/>
        <w:docPartUnique/>
      </w:docPartObj>
    </w:sdtPr>
    <w:sdtEndPr>
      <w:rPr>
        <w:noProof/>
      </w:rPr>
    </w:sdtEndPr>
    <w:sdtContent>
      <w:p w14:paraId="533CC947" w14:textId="2AF8A23C" w:rsidR="00574037" w:rsidRPr="00064232" w:rsidRDefault="00574037" w:rsidP="009F24F8">
        <w:pPr>
          <w:pStyle w:val="Footer"/>
          <w:ind w:right="-450"/>
          <w:jc w:val="right"/>
        </w:pPr>
        <w:r w:rsidRPr="00064232">
          <w:fldChar w:fldCharType="begin"/>
        </w:r>
        <w:r w:rsidRPr="00064232">
          <w:instrText xml:space="preserve"> PAGE   \* MERGEFORMAT </w:instrText>
        </w:r>
        <w:r w:rsidRPr="00064232">
          <w:fldChar w:fldCharType="separate"/>
        </w:r>
        <w:r>
          <w:rPr>
            <w:noProof/>
          </w:rPr>
          <w:t>2</w:t>
        </w:r>
        <w:r w:rsidRPr="00064232">
          <w:rPr>
            <w:noProof/>
          </w:rPr>
          <w:fldChar w:fldCharType="end"/>
        </w:r>
      </w:p>
    </w:sdtContent>
  </w:sdt>
  <w:p w14:paraId="5E029A02" w14:textId="77777777" w:rsidR="00574037" w:rsidRPr="00064232" w:rsidRDefault="00574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2C0F6" w14:textId="77777777" w:rsidR="00383A14" w:rsidRDefault="00383A14" w:rsidP="00DC0033">
      <w:pPr>
        <w:spacing w:after="0" w:line="240" w:lineRule="auto"/>
      </w:pPr>
      <w:r>
        <w:separator/>
      </w:r>
    </w:p>
  </w:footnote>
  <w:footnote w:type="continuationSeparator" w:id="0">
    <w:p w14:paraId="4F279543" w14:textId="77777777" w:rsidR="00383A14" w:rsidRDefault="00383A14" w:rsidP="00DC0033">
      <w:pPr>
        <w:spacing w:after="0" w:line="240" w:lineRule="auto"/>
      </w:pPr>
      <w:r>
        <w:continuationSeparator/>
      </w:r>
    </w:p>
  </w:footnote>
  <w:footnote w:type="continuationNotice" w:id="1">
    <w:p w14:paraId="6120D517" w14:textId="77777777" w:rsidR="00383A14" w:rsidRDefault="00383A14">
      <w:pPr>
        <w:spacing w:after="0" w:line="240" w:lineRule="auto"/>
      </w:pPr>
    </w:p>
  </w:footnote>
  <w:footnote w:id="2">
    <w:p w14:paraId="065735FC" w14:textId="46B16373" w:rsidR="00AF10D1" w:rsidRPr="005D215D" w:rsidRDefault="00AF10D1">
      <w:pPr>
        <w:pStyle w:val="FootnoteText"/>
        <w:rPr>
          <w:rFonts w:ascii="Sinkin Sans 400 Regular" w:hAnsi="Sinkin Sans 400 Regular"/>
          <w:i/>
          <w:iCs/>
          <w:sz w:val="12"/>
          <w:szCs w:val="12"/>
          <w:rPrChange w:id="377" w:author="Mohamed Abdel-Hakam" w:date="2025-09-29T18:16:00Z">
            <w:rPr/>
          </w:rPrChange>
        </w:rPr>
      </w:pPr>
      <w:ins w:id="378" w:author="Mohamed Abdel-Hakam" w:date="2025-09-29T18:09:00Z">
        <w:r w:rsidRPr="005D215D">
          <w:rPr>
            <w:rStyle w:val="FootnoteReference"/>
            <w:rFonts w:ascii="Sinkin Sans 400 Regular" w:hAnsi="Sinkin Sans 400 Regular"/>
            <w:i/>
            <w:iCs/>
            <w:sz w:val="12"/>
            <w:szCs w:val="12"/>
            <w:rPrChange w:id="379" w:author="Mohamed Abdel-Hakam" w:date="2025-09-29T18:16:00Z">
              <w:rPr>
                <w:rStyle w:val="FootnoteReference"/>
              </w:rPr>
            </w:rPrChange>
          </w:rPr>
          <w:footnoteRef/>
        </w:r>
        <w:r w:rsidRPr="005D215D">
          <w:rPr>
            <w:rFonts w:ascii="Sinkin Sans 400 Regular" w:hAnsi="Sinkin Sans 400 Regular"/>
            <w:i/>
            <w:iCs/>
            <w:sz w:val="12"/>
            <w:szCs w:val="12"/>
            <w:rPrChange w:id="380" w:author="Mohamed Abdel-Hakam" w:date="2025-09-29T18:16:00Z">
              <w:rPr/>
            </w:rPrChange>
          </w:rPr>
          <w:t xml:space="preserve"> </w:t>
        </w:r>
        <w:r w:rsidRPr="005D215D">
          <w:rPr>
            <w:rFonts w:ascii="Sinkin Sans 400 Regular" w:hAnsi="Sinkin Sans 400 Regular"/>
            <w:i/>
            <w:iCs/>
            <w:sz w:val="12"/>
            <w:szCs w:val="12"/>
            <w:rPrChange w:id="381" w:author="Mohamed Abdel-Hakam" w:date="2025-09-29T18:16:00Z">
              <w:rPr>
                <w:rFonts w:ascii="Almarai" w:hAnsi="Almarai"/>
                <w:sz w:val="14"/>
              </w:rPr>
            </w:rPrChange>
          </w:rPr>
          <w:t xml:space="preserve">IMF, </w:t>
        </w:r>
        <w:r w:rsidRPr="005D215D">
          <w:rPr>
            <w:rFonts w:ascii="Sinkin Sans 400 Regular" w:hAnsi="Sinkin Sans 400 Regular"/>
            <w:i/>
            <w:iCs/>
            <w:sz w:val="12"/>
            <w:szCs w:val="12"/>
            <w:rPrChange w:id="382" w:author="Mohamed Abdel-Hakam" w:date="2025-09-29T18:16:00Z">
              <w:rPr>
                <w:rFonts w:ascii="Almarai" w:hAnsi="Almarai"/>
                <w:i/>
                <w:sz w:val="14"/>
              </w:rPr>
            </w:rPrChange>
          </w:rPr>
          <w:t>World Economic Outlook</w:t>
        </w:r>
        <w:r w:rsidRPr="005D215D">
          <w:rPr>
            <w:rFonts w:ascii="Sinkin Sans 400 Regular" w:hAnsi="Sinkin Sans 400 Regular"/>
            <w:i/>
            <w:iCs/>
            <w:sz w:val="12"/>
            <w:szCs w:val="12"/>
            <w:rPrChange w:id="383" w:author="Mohamed Abdel-Hakam" w:date="2025-09-29T18:16:00Z">
              <w:rPr>
                <w:rFonts w:ascii="Almarai" w:hAnsi="Almarai"/>
                <w:sz w:val="14"/>
              </w:rPr>
            </w:rPrChange>
          </w:rPr>
          <w:t>, July 2025.</w:t>
        </w:r>
      </w:ins>
    </w:p>
  </w:footnote>
  <w:footnote w:id="3">
    <w:p w14:paraId="283C4DD2" w14:textId="178CEA22" w:rsidR="00AF10D1" w:rsidRPr="005D215D" w:rsidRDefault="00AF10D1">
      <w:pPr>
        <w:pStyle w:val="FootnoteText"/>
        <w:rPr>
          <w:rFonts w:ascii="Sinkin Sans 400 Regular" w:hAnsi="Sinkin Sans 400 Regular"/>
          <w:sz w:val="12"/>
          <w:szCs w:val="12"/>
          <w:rPrChange w:id="386" w:author="Mohamed Abdel-Hakam" w:date="2025-09-29T18:16:00Z">
            <w:rPr/>
          </w:rPrChange>
        </w:rPr>
      </w:pPr>
      <w:ins w:id="387" w:author="Mohamed Abdel-Hakam" w:date="2025-09-29T18:10:00Z">
        <w:r w:rsidRPr="005D215D">
          <w:rPr>
            <w:rStyle w:val="FootnoteReference"/>
            <w:rFonts w:ascii="Sinkin Sans 400 Regular" w:hAnsi="Sinkin Sans 400 Regular"/>
            <w:sz w:val="12"/>
            <w:szCs w:val="12"/>
            <w:rPrChange w:id="388" w:author="Mohamed Abdel-Hakam" w:date="2025-09-29T18:16:00Z">
              <w:rPr>
                <w:rStyle w:val="FootnoteReference"/>
              </w:rPr>
            </w:rPrChange>
          </w:rPr>
          <w:footnoteRef/>
        </w:r>
        <w:r w:rsidRPr="005D215D">
          <w:rPr>
            <w:rFonts w:ascii="Sinkin Sans 400 Regular" w:hAnsi="Sinkin Sans 400 Regular"/>
            <w:sz w:val="12"/>
            <w:szCs w:val="12"/>
            <w:rPrChange w:id="389" w:author="Mohamed Abdel-Hakam" w:date="2025-09-29T18:16:00Z">
              <w:rPr/>
            </w:rPrChange>
          </w:rPr>
          <w:t xml:space="preserve"> </w:t>
        </w:r>
        <w:r w:rsidRPr="005D215D">
          <w:rPr>
            <w:rFonts w:ascii="Sinkin Sans 400 Regular" w:hAnsi="Sinkin Sans 400 Regular"/>
            <w:sz w:val="12"/>
            <w:szCs w:val="12"/>
            <w:rPrChange w:id="390" w:author="Mohamed Abdel-Hakam" w:date="2025-09-29T18:16:00Z">
              <w:rPr>
                <w:rFonts w:ascii="Almarai" w:hAnsi="Almarai"/>
                <w:sz w:val="14"/>
              </w:rPr>
            </w:rPrChange>
          </w:rPr>
          <w:t xml:space="preserve">World Bank, </w:t>
        </w:r>
        <w:r w:rsidRPr="005D215D">
          <w:rPr>
            <w:rFonts w:ascii="Sinkin Sans 400 Regular" w:hAnsi="Sinkin Sans 400 Regular"/>
            <w:i/>
            <w:sz w:val="12"/>
            <w:szCs w:val="12"/>
            <w:rPrChange w:id="391" w:author="Mohamed Abdel-Hakam" w:date="2025-09-29T18:16:00Z">
              <w:rPr>
                <w:rFonts w:ascii="Almarai" w:hAnsi="Almarai"/>
                <w:i/>
                <w:sz w:val="14"/>
              </w:rPr>
            </w:rPrChange>
          </w:rPr>
          <w:t>Global Economic Prospects</w:t>
        </w:r>
        <w:r w:rsidRPr="005D215D">
          <w:rPr>
            <w:rFonts w:ascii="Sinkin Sans 400 Regular" w:hAnsi="Sinkin Sans 400 Regular"/>
            <w:sz w:val="12"/>
            <w:szCs w:val="12"/>
            <w:rPrChange w:id="392" w:author="Mohamed Abdel-Hakam" w:date="2025-09-29T18:16:00Z">
              <w:rPr>
                <w:rFonts w:ascii="Almarai" w:hAnsi="Almarai"/>
                <w:sz w:val="14"/>
              </w:rPr>
            </w:rPrChange>
          </w:rPr>
          <w:t>, June 2025.</w:t>
        </w:r>
      </w:ins>
    </w:p>
  </w:footnote>
  <w:footnote w:id="4">
    <w:p w14:paraId="6FA42AC7" w14:textId="1F380043" w:rsidR="00AF10D1" w:rsidRPr="005D215D" w:rsidRDefault="00AF10D1">
      <w:pPr>
        <w:pStyle w:val="FootnoteText"/>
        <w:rPr>
          <w:rFonts w:ascii="Sinkin Sans 400 Regular" w:hAnsi="Sinkin Sans 400 Regular"/>
          <w:sz w:val="12"/>
          <w:szCs w:val="12"/>
          <w:rPrChange w:id="398" w:author="Mohamed Abdel-Hakam" w:date="2025-09-29T18:16:00Z">
            <w:rPr/>
          </w:rPrChange>
        </w:rPr>
      </w:pPr>
      <w:ins w:id="399" w:author="Mohamed Abdel-Hakam" w:date="2025-09-29T18:11:00Z">
        <w:r w:rsidRPr="005D215D">
          <w:rPr>
            <w:rStyle w:val="FootnoteReference"/>
            <w:rFonts w:ascii="Sinkin Sans 400 Regular" w:hAnsi="Sinkin Sans 400 Regular"/>
            <w:sz w:val="12"/>
            <w:szCs w:val="12"/>
            <w:rPrChange w:id="400" w:author="Mohamed Abdel-Hakam" w:date="2025-09-29T18:16:00Z">
              <w:rPr>
                <w:rStyle w:val="FootnoteReference"/>
              </w:rPr>
            </w:rPrChange>
          </w:rPr>
          <w:footnoteRef/>
        </w:r>
        <w:r w:rsidRPr="005D215D">
          <w:rPr>
            <w:rFonts w:ascii="Sinkin Sans 400 Regular" w:hAnsi="Sinkin Sans 400 Regular"/>
            <w:sz w:val="12"/>
            <w:szCs w:val="12"/>
            <w:rPrChange w:id="401" w:author="Mohamed Abdel-Hakam" w:date="2025-09-29T18:16:00Z">
              <w:rPr/>
            </w:rPrChange>
          </w:rPr>
          <w:t xml:space="preserve"> </w:t>
        </w:r>
        <w:r w:rsidRPr="005D215D">
          <w:rPr>
            <w:rFonts w:ascii="Sinkin Sans 400 Regular" w:hAnsi="Sinkin Sans 400 Regular"/>
            <w:sz w:val="12"/>
            <w:szCs w:val="12"/>
            <w:rPrChange w:id="402" w:author="Mohamed Abdel-Hakam" w:date="2025-09-29T18:16:00Z">
              <w:rPr>
                <w:rFonts w:ascii="Almarai" w:hAnsi="Almarai"/>
                <w:sz w:val="14"/>
              </w:rPr>
            </w:rPrChange>
          </w:rPr>
          <w:t>ibid.</w:t>
        </w:r>
      </w:ins>
    </w:p>
  </w:footnote>
  <w:footnote w:id="5">
    <w:p w14:paraId="07E7D65A" w14:textId="6400DC5B" w:rsidR="00C87772" w:rsidRPr="005D215D" w:rsidRDefault="00C87772">
      <w:pPr>
        <w:pStyle w:val="FootnoteText"/>
        <w:rPr>
          <w:rFonts w:ascii="Sinkin Sans 400 Regular" w:hAnsi="Sinkin Sans 400 Regular"/>
          <w:sz w:val="12"/>
          <w:szCs w:val="12"/>
          <w:rPrChange w:id="405" w:author="Mohamed Abdel-Hakam" w:date="2025-09-29T18:16:00Z">
            <w:rPr/>
          </w:rPrChange>
        </w:rPr>
      </w:pPr>
      <w:ins w:id="406" w:author="Mohamed Abdel-Hakam" w:date="2025-09-29T18:13:00Z">
        <w:r w:rsidRPr="005D215D">
          <w:rPr>
            <w:rStyle w:val="FootnoteReference"/>
            <w:rFonts w:ascii="Sinkin Sans 400 Regular" w:hAnsi="Sinkin Sans 400 Regular"/>
            <w:sz w:val="12"/>
            <w:szCs w:val="12"/>
            <w:rPrChange w:id="407" w:author="Mohamed Abdel-Hakam" w:date="2025-09-29T18:16:00Z">
              <w:rPr>
                <w:rStyle w:val="FootnoteReference"/>
              </w:rPr>
            </w:rPrChange>
          </w:rPr>
          <w:footnoteRef/>
        </w:r>
        <w:r w:rsidRPr="005D215D">
          <w:rPr>
            <w:rFonts w:ascii="Sinkin Sans 400 Regular" w:hAnsi="Sinkin Sans 400 Regular"/>
            <w:sz w:val="12"/>
            <w:szCs w:val="12"/>
            <w:rPrChange w:id="408" w:author="Mohamed Abdel-Hakam" w:date="2025-09-29T18:16:00Z">
              <w:rPr/>
            </w:rPrChange>
          </w:rPr>
          <w:t xml:space="preserve"> </w:t>
        </w:r>
        <w:r w:rsidRPr="005D215D">
          <w:rPr>
            <w:rFonts w:ascii="Sinkin Sans 400 Regular" w:hAnsi="Sinkin Sans 400 Regular"/>
            <w:sz w:val="12"/>
            <w:szCs w:val="12"/>
            <w:rPrChange w:id="409" w:author="Mohamed Abdel-Hakam" w:date="2025-09-29T18:16:00Z">
              <w:rPr>
                <w:rFonts w:ascii="Almarai" w:hAnsi="Almarai"/>
                <w:sz w:val="14"/>
              </w:rPr>
            </w:rPrChange>
          </w:rPr>
          <w:t xml:space="preserve">IMF, </w:t>
        </w:r>
        <w:r w:rsidRPr="005D215D">
          <w:rPr>
            <w:rFonts w:ascii="Sinkin Sans 400 Regular" w:hAnsi="Sinkin Sans 400 Regular"/>
            <w:i/>
            <w:sz w:val="12"/>
            <w:szCs w:val="12"/>
            <w:rPrChange w:id="410" w:author="Mohamed Abdel-Hakam" w:date="2025-09-29T18:16:00Z">
              <w:rPr>
                <w:rFonts w:ascii="Almarai" w:hAnsi="Almarai"/>
                <w:i/>
                <w:sz w:val="14"/>
              </w:rPr>
            </w:rPrChange>
          </w:rPr>
          <w:t>World Economic Outlook</w:t>
        </w:r>
        <w:r w:rsidRPr="005D215D">
          <w:rPr>
            <w:rFonts w:ascii="Sinkin Sans 400 Regular" w:hAnsi="Sinkin Sans 400 Regular"/>
            <w:sz w:val="12"/>
            <w:szCs w:val="12"/>
            <w:rPrChange w:id="411" w:author="Mohamed Abdel-Hakam" w:date="2025-09-29T18:16:00Z">
              <w:rPr>
                <w:rFonts w:ascii="Almarai" w:hAnsi="Almarai"/>
                <w:sz w:val="14"/>
              </w:rPr>
            </w:rPrChange>
          </w:rPr>
          <w:t>, July 2025</w:t>
        </w:r>
      </w:ins>
    </w:p>
  </w:footnote>
  <w:footnote w:id="6">
    <w:p w14:paraId="16738990" w14:textId="19BFE1E7" w:rsidR="00401BCC" w:rsidRPr="005D215D" w:rsidRDefault="00401BCC">
      <w:pPr>
        <w:pStyle w:val="FootnoteText"/>
        <w:rPr>
          <w:rFonts w:ascii="Sinkin Sans 400 Regular" w:hAnsi="Sinkin Sans 400 Regular"/>
          <w:sz w:val="12"/>
          <w:szCs w:val="12"/>
          <w:rPrChange w:id="414" w:author="Mohamed Abdel-Hakam" w:date="2025-09-29T18:16:00Z">
            <w:rPr/>
          </w:rPrChange>
        </w:rPr>
      </w:pPr>
      <w:ins w:id="415" w:author="Mohamed Abdel-Hakam" w:date="2025-09-29T18:14:00Z">
        <w:r w:rsidRPr="005D215D">
          <w:rPr>
            <w:rStyle w:val="FootnoteReference"/>
            <w:rFonts w:ascii="Sinkin Sans 400 Regular" w:hAnsi="Sinkin Sans 400 Regular"/>
            <w:sz w:val="12"/>
            <w:szCs w:val="12"/>
            <w:rPrChange w:id="416" w:author="Mohamed Abdel-Hakam" w:date="2025-09-29T18:16:00Z">
              <w:rPr>
                <w:rStyle w:val="FootnoteReference"/>
              </w:rPr>
            </w:rPrChange>
          </w:rPr>
          <w:footnoteRef/>
        </w:r>
        <w:r w:rsidRPr="005D215D">
          <w:rPr>
            <w:rFonts w:ascii="Sinkin Sans 400 Regular" w:hAnsi="Sinkin Sans 400 Regular"/>
            <w:sz w:val="12"/>
            <w:szCs w:val="12"/>
            <w:rPrChange w:id="417" w:author="Mohamed Abdel-Hakam" w:date="2025-09-29T18:16:00Z">
              <w:rPr/>
            </w:rPrChange>
          </w:rPr>
          <w:t xml:space="preserve"> </w:t>
        </w:r>
        <w:r w:rsidRPr="005D215D">
          <w:rPr>
            <w:rFonts w:ascii="Sinkin Sans 400 Regular" w:hAnsi="Sinkin Sans 400 Regular"/>
            <w:sz w:val="12"/>
            <w:szCs w:val="12"/>
            <w:rPrChange w:id="418" w:author="Mohamed Abdel-Hakam" w:date="2025-09-29T18:16:00Z">
              <w:rPr>
                <w:rFonts w:ascii="Almarai" w:hAnsi="Almarai"/>
                <w:sz w:val="14"/>
              </w:rPr>
            </w:rPrChange>
          </w:rPr>
          <w:t>ibid.</w:t>
        </w:r>
      </w:ins>
    </w:p>
  </w:footnote>
  <w:footnote w:id="7">
    <w:p w14:paraId="6542FA5F" w14:textId="52716042" w:rsidR="005D215D" w:rsidRDefault="005D215D">
      <w:pPr>
        <w:pStyle w:val="FootnoteText"/>
      </w:pPr>
      <w:ins w:id="423" w:author="Mohamed Abdel-Hakam" w:date="2025-09-29T18:16:00Z">
        <w:r w:rsidRPr="005D215D">
          <w:rPr>
            <w:rStyle w:val="FootnoteReference"/>
            <w:rFonts w:ascii="Sinkin Sans 400 Regular" w:hAnsi="Sinkin Sans 400 Regular"/>
            <w:sz w:val="12"/>
            <w:szCs w:val="12"/>
            <w:rPrChange w:id="424" w:author="Mohamed Abdel-Hakam" w:date="2025-09-29T18:16:00Z">
              <w:rPr>
                <w:rStyle w:val="FootnoteReference"/>
              </w:rPr>
            </w:rPrChange>
          </w:rPr>
          <w:footnoteRef/>
        </w:r>
        <w:r w:rsidRPr="005D215D">
          <w:rPr>
            <w:rFonts w:ascii="Sinkin Sans 400 Regular" w:hAnsi="Sinkin Sans 400 Regular"/>
            <w:sz w:val="12"/>
            <w:szCs w:val="12"/>
            <w:rPrChange w:id="425" w:author="Mohamed Abdel-Hakam" w:date="2025-09-29T18:16:00Z">
              <w:rPr/>
            </w:rPrChange>
          </w:rPr>
          <w:t xml:space="preserve"> </w:t>
        </w:r>
        <w:r w:rsidRPr="005D215D">
          <w:rPr>
            <w:rFonts w:ascii="Sinkin Sans 400 Regular" w:hAnsi="Sinkin Sans 400 Regular"/>
            <w:sz w:val="12"/>
            <w:szCs w:val="12"/>
            <w:rPrChange w:id="426" w:author="Mohamed Abdel-Hakam" w:date="2025-09-29T18:16:00Z">
              <w:rPr>
                <w:rFonts w:ascii="Almarai" w:hAnsi="Almarai"/>
                <w:sz w:val="14"/>
              </w:rPr>
            </w:rPrChange>
          </w:rPr>
          <w:t xml:space="preserve"> </w:t>
        </w:r>
        <w:r w:rsidRPr="005D215D">
          <w:rPr>
            <w:rFonts w:ascii="Sinkin Sans 400 Regular" w:hAnsi="Sinkin Sans 400 Regular"/>
            <w:sz w:val="12"/>
            <w:szCs w:val="12"/>
            <w:rPrChange w:id="427" w:author="Mohamed Abdel-Hakam" w:date="2025-09-29T18:16:00Z">
              <w:rPr/>
            </w:rPrChange>
          </w:rPr>
          <w:fldChar w:fldCharType="begin"/>
        </w:r>
        <w:r w:rsidRPr="005D215D">
          <w:rPr>
            <w:rFonts w:ascii="Sinkin Sans 400 Regular" w:hAnsi="Sinkin Sans 400 Regular"/>
            <w:sz w:val="12"/>
            <w:szCs w:val="12"/>
            <w:rPrChange w:id="428" w:author="Mohamed Abdel-Hakam" w:date="2025-09-29T18:16:00Z">
              <w:rPr/>
            </w:rPrChange>
          </w:rPr>
          <w:instrText>HYPERLINK "https://www.spglobal.com/marketintelligence/en/mi/research-analysis/global-economic-expansion-gains-momentum-in-march-Apr24.html"</w:instrText>
        </w:r>
        <w:r w:rsidRPr="00AF3406">
          <w:rPr>
            <w:rFonts w:ascii="Sinkin Sans 400 Regular" w:hAnsi="Sinkin Sans 400 Regular"/>
            <w:sz w:val="12"/>
            <w:szCs w:val="12"/>
          </w:rPr>
        </w:r>
        <w:r w:rsidRPr="005D215D">
          <w:rPr>
            <w:rFonts w:ascii="Sinkin Sans 400 Regular" w:hAnsi="Sinkin Sans 400 Regular"/>
            <w:sz w:val="12"/>
            <w:szCs w:val="12"/>
            <w:rPrChange w:id="429" w:author="Mohamed Abdel-Hakam" w:date="2025-09-29T18:16:00Z">
              <w:rPr>
                <w:rStyle w:val="Hyperlink"/>
                <w:rFonts w:ascii="Almarai" w:hAnsi="Almarai"/>
                <w:sz w:val="14"/>
                <w:shd w:val="clear" w:color="auto" w:fill="FFFFFF"/>
              </w:rPr>
            </w:rPrChange>
          </w:rPr>
          <w:fldChar w:fldCharType="separate"/>
        </w:r>
        <w:r w:rsidRPr="005D215D">
          <w:rPr>
            <w:rStyle w:val="Hyperlink"/>
            <w:rFonts w:ascii="Sinkin Sans 400 Regular" w:hAnsi="Sinkin Sans 400 Regular"/>
            <w:sz w:val="12"/>
            <w:szCs w:val="12"/>
            <w:shd w:val="clear" w:color="auto" w:fill="FFFFFF"/>
            <w:rPrChange w:id="430" w:author="Mohamed Abdel-Hakam" w:date="2025-09-29T18:16:00Z">
              <w:rPr>
                <w:rStyle w:val="Hyperlink"/>
                <w:rFonts w:ascii="Almarai" w:hAnsi="Almarai"/>
                <w:sz w:val="14"/>
                <w:shd w:val="clear" w:color="auto" w:fill="FFFFFF"/>
              </w:rPr>
            </w:rPrChange>
          </w:rPr>
          <w:t>https://www.spglobal.com/marketintelligence/en/mi/research-analysis/global-economic-expansion-gains-momentum-in-march-Apr24.html</w:t>
        </w:r>
        <w:r w:rsidRPr="005D215D">
          <w:rPr>
            <w:rStyle w:val="Hyperlink"/>
            <w:rFonts w:ascii="Sinkin Sans 400 Regular" w:hAnsi="Sinkin Sans 400 Regular"/>
            <w:sz w:val="12"/>
            <w:szCs w:val="12"/>
            <w:shd w:val="clear" w:color="auto" w:fill="FFFFFF"/>
            <w:rPrChange w:id="431" w:author="Mohamed Abdel-Hakam" w:date="2025-09-29T18:16:00Z">
              <w:rPr>
                <w:rStyle w:val="Hyperlink"/>
                <w:rFonts w:ascii="Almarai" w:hAnsi="Almarai"/>
                <w:sz w:val="14"/>
                <w:shd w:val="clear" w:color="auto" w:fill="FFFFFF"/>
              </w:rPr>
            </w:rPrChange>
          </w:rPr>
          <w:fldChar w:fldCharType="end"/>
        </w:r>
      </w:ins>
    </w:p>
  </w:footnote>
  <w:footnote w:id="8">
    <w:p w14:paraId="7BD4E860" w14:textId="6584B806" w:rsidR="00304442" w:rsidRPr="00304442" w:rsidDel="00193719" w:rsidRDefault="00304442">
      <w:pPr>
        <w:pStyle w:val="FootnoteText"/>
        <w:rPr>
          <w:del w:id="442" w:author="Mohamed Abdel-Hakam" w:date="2025-09-29T17:58:00Z"/>
          <w:sz w:val="12"/>
          <w:szCs w:val="12"/>
        </w:rPr>
      </w:pPr>
      <w:del w:id="443" w:author="Mohamed Abdel-Hakam" w:date="2025-09-29T17:58:00Z">
        <w:r w:rsidRPr="00304442" w:rsidDel="00193719">
          <w:rPr>
            <w:rStyle w:val="FootnoteReference"/>
            <w:sz w:val="12"/>
            <w:szCs w:val="12"/>
          </w:rPr>
          <w:footnoteRef/>
        </w:r>
        <w:r w:rsidRPr="00304442" w:rsidDel="00193719">
          <w:rPr>
            <w:sz w:val="12"/>
            <w:szCs w:val="12"/>
          </w:rPr>
          <w:delText xml:space="preserve"> Food Security Update, World Bank, April 2025</w:delText>
        </w:r>
      </w:del>
    </w:p>
  </w:footnote>
  <w:footnote w:id="9">
    <w:p w14:paraId="40B1A4D3" w14:textId="5FECE3E1" w:rsidR="00C9696F" w:rsidRPr="00C9696F" w:rsidDel="00193719" w:rsidRDefault="00C9696F" w:rsidP="00C9696F">
      <w:pPr>
        <w:pStyle w:val="FootnoteText"/>
        <w:rPr>
          <w:del w:id="445" w:author="Mohamed Abdel-Hakam" w:date="2025-09-29T17:58:00Z"/>
          <w:sz w:val="12"/>
          <w:szCs w:val="12"/>
        </w:rPr>
      </w:pPr>
      <w:del w:id="446" w:author="Mohamed Abdel-Hakam" w:date="2025-09-29T17:58:00Z">
        <w:r w:rsidRPr="00C9696F" w:rsidDel="00193719">
          <w:rPr>
            <w:rStyle w:val="FootnoteReference"/>
            <w:sz w:val="12"/>
            <w:szCs w:val="12"/>
          </w:rPr>
          <w:footnoteRef/>
        </w:r>
        <w:r w:rsidRPr="00C9696F" w:rsidDel="00193719">
          <w:rPr>
            <w:sz w:val="12"/>
            <w:szCs w:val="12"/>
          </w:rPr>
          <w:delText xml:space="preserve">   </w:delText>
        </w:r>
        <w:r w:rsidDel="00193719">
          <w:fldChar w:fldCharType="begin"/>
        </w:r>
        <w:r w:rsidDel="00193719">
          <w:delInstrText>HYPERLINK "https://cdn.ihsmarkit.com/www/pdf/0425/PMI_monthly_bulletin_2504.pdf"</w:delInstrText>
        </w:r>
        <w:r w:rsidDel="00193719">
          <w:fldChar w:fldCharType="separate"/>
        </w:r>
        <w:r w:rsidRPr="00C9696F" w:rsidDel="00193719">
          <w:rPr>
            <w:rStyle w:val="Hyperlink"/>
            <w:sz w:val="12"/>
            <w:szCs w:val="12"/>
          </w:rPr>
          <w:delText>https://cdn.ihsmarkit.com/www/pdf/0425/PMI_monthly_bulletin_2504.pdf</w:delText>
        </w:r>
        <w:r w:rsidDel="00193719">
          <w:rPr>
            <w:rStyle w:val="Hyperlink"/>
            <w:sz w:val="12"/>
            <w:szCs w:val="12"/>
          </w:rPr>
          <w:fldChar w:fldCharType="end"/>
        </w:r>
      </w:del>
    </w:p>
  </w:footnote>
  <w:footnote w:id="10">
    <w:p w14:paraId="6DE1DD50" w14:textId="6C9CF692" w:rsidR="004A3CD2" w:rsidRPr="004A3CD2" w:rsidDel="00B619B2" w:rsidRDefault="004A3CD2">
      <w:pPr>
        <w:pStyle w:val="FootnoteText"/>
        <w:rPr>
          <w:del w:id="477" w:author="WTORKY" w:date="2025-10-01T21:23:00Z" w16du:dateUtc="2025-10-01T18:23:00Z"/>
          <w:rFonts w:ascii="Sinkin Sans 400 Regular" w:hAnsi="Sinkin Sans 400 Regular"/>
          <w:sz w:val="12"/>
          <w:szCs w:val="12"/>
          <w:rPrChange w:id="478" w:author="Mohamed Abdel-Hakam" w:date="2025-09-29T18:26:00Z">
            <w:rPr>
              <w:del w:id="479" w:author="WTORKY" w:date="2025-10-01T21:23:00Z" w16du:dateUtc="2025-10-01T18:23:00Z"/>
            </w:rPr>
          </w:rPrChange>
        </w:rPr>
      </w:pPr>
      <w:ins w:id="480" w:author="Mohamed Abdel-Hakam" w:date="2025-09-29T18:26:00Z">
        <w:del w:id="481" w:author="WTORKY" w:date="2025-10-01T21:23:00Z" w16du:dateUtc="2025-10-01T18:23:00Z">
          <w:r w:rsidRPr="004A3CD2" w:rsidDel="00B619B2">
            <w:rPr>
              <w:rStyle w:val="FootnoteReference"/>
              <w:rFonts w:ascii="Sinkin Sans 400 Regular" w:hAnsi="Sinkin Sans 400 Regular"/>
              <w:sz w:val="12"/>
              <w:szCs w:val="12"/>
              <w:rPrChange w:id="482" w:author="Mohamed Abdel-Hakam" w:date="2025-09-29T18:26:00Z">
                <w:rPr>
                  <w:rStyle w:val="FootnoteReference"/>
                </w:rPr>
              </w:rPrChange>
            </w:rPr>
            <w:footnoteRef/>
          </w:r>
          <w:r w:rsidRPr="004A3CD2" w:rsidDel="00B619B2">
            <w:rPr>
              <w:rFonts w:ascii="Sinkin Sans 400 Regular" w:hAnsi="Sinkin Sans 400 Regular"/>
              <w:sz w:val="12"/>
              <w:szCs w:val="12"/>
              <w:rPrChange w:id="483" w:author="Mohamed Abdel-Hakam" w:date="2025-09-29T18:26:00Z">
                <w:rPr/>
              </w:rPrChange>
            </w:rPr>
            <w:delText xml:space="preserve"> </w:delText>
          </w:r>
          <w:bookmarkStart w:id="484" w:name="_Hlk210062439"/>
          <w:r w:rsidRPr="004A3CD2" w:rsidDel="00B619B2">
            <w:rPr>
              <w:rFonts w:ascii="Sinkin Sans 400 Regular" w:hAnsi="Sinkin Sans 400 Regular"/>
              <w:sz w:val="12"/>
              <w:szCs w:val="12"/>
              <w:rPrChange w:id="485" w:author="Mohamed Abdel-Hakam" w:date="2025-09-29T18:26:00Z">
                <w:rPr>
                  <w:rFonts w:ascii="Almarai" w:hAnsi="Almarai"/>
                  <w:sz w:val="14"/>
                </w:rPr>
              </w:rPrChange>
            </w:rPr>
            <w:delText xml:space="preserve">Ministry of Planning, Economic Development and International Cooperation. 2025 </w:delText>
          </w:r>
          <w:r w:rsidRPr="004A3CD2" w:rsidDel="00B619B2">
            <w:rPr>
              <w:rFonts w:ascii="Sinkin Sans 400 Regular" w:hAnsi="Sinkin Sans 400 Regular"/>
              <w:i/>
              <w:sz w:val="12"/>
              <w:szCs w:val="12"/>
              <w:rPrChange w:id="486" w:author="Mohamed Abdel-Hakam" w:date="2025-09-29T18:26:00Z">
                <w:rPr>
                  <w:rFonts w:ascii="Almarai" w:hAnsi="Almarai"/>
                  <w:i/>
                  <w:sz w:val="14"/>
                </w:rPr>
              </w:rPrChange>
            </w:rPr>
            <w:delText>Quarterly GDP Bulletin for the third quarter of fiscal year 2024/2025: Analysis of growth rates, investment and sectoral performance</w:delText>
          </w:r>
          <w:bookmarkEnd w:id="484"/>
          <w:r w:rsidRPr="004A3CD2" w:rsidDel="00B619B2">
            <w:rPr>
              <w:rFonts w:ascii="Sinkin Sans 400 Regular" w:hAnsi="Sinkin Sans 400 Regular"/>
              <w:i/>
              <w:sz w:val="12"/>
              <w:szCs w:val="12"/>
              <w:rPrChange w:id="487" w:author="Mohamed Abdel-Hakam" w:date="2025-09-29T18:26:00Z">
                <w:rPr>
                  <w:rFonts w:ascii="Almarai" w:hAnsi="Almarai"/>
                  <w:i/>
                  <w:sz w:val="14"/>
                </w:rPr>
              </w:rPrChange>
            </w:rPr>
            <w:delText>.</w:delText>
          </w:r>
        </w:del>
      </w:ins>
    </w:p>
  </w:footnote>
  <w:footnote w:id="11">
    <w:p w14:paraId="5ADA6BC1" w14:textId="59820350" w:rsidR="00B619B2" w:rsidRDefault="00B619B2" w:rsidP="00B619B2">
      <w:pPr>
        <w:pStyle w:val="FootnoteText"/>
      </w:pPr>
      <w:ins w:id="489" w:author="WTORKY" w:date="2025-10-01T21:23:00Z" w16du:dateUtc="2025-10-01T18:23:00Z">
        <w:r>
          <w:rPr>
            <w:rStyle w:val="FootnoteReference"/>
          </w:rPr>
          <w:footnoteRef/>
        </w:r>
        <w:r>
          <w:t xml:space="preserve"> </w:t>
        </w:r>
      </w:ins>
      <w:ins w:id="490" w:author="WTORKY" w:date="2025-10-01T21:24:00Z" w16du:dateUtc="2025-10-01T18:24:00Z">
        <w:r w:rsidRPr="005060DF">
          <w:rPr>
            <w:rFonts w:ascii="Sinkin Sans 400 Regular" w:hAnsi="Sinkin Sans 400 Regular"/>
            <w:sz w:val="12"/>
            <w:szCs w:val="12"/>
          </w:rPr>
          <w:t xml:space="preserve">Ministry of Planning, Economic Development and International Cooperation. 2025 </w:t>
        </w:r>
        <w:r w:rsidRPr="005060DF">
          <w:rPr>
            <w:rFonts w:ascii="Sinkin Sans 400 Regular" w:hAnsi="Sinkin Sans 400 Regular"/>
            <w:i/>
            <w:sz w:val="12"/>
            <w:szCs w:val="12"/>
          </w:rPr>
          <w:t>Quarterly GDP Bulletin for the third quarter of fiscal year 2024/2025: Analysis of growth rates, investment and sectoral performance.</w:t>
        </w:r>
      </w:ins>
    </w:p>
  </w:footnote>
  <w:footnote w:id="12">
    <w:p w14:paraId="03D8C4F5" w14:textId="7D191659" w:rsidR="004D2C03" w:rsidRPr="002C5721" w:rsidDel="00380BF9" w:rsidRDefault="004D2C03" w:rsidP="004D2C03">
      <w:pPr>
        <w:pStyle w:val="FootnoteText"/>
        <w:rPr>
          <w:del w:id="497" w:author="Mohamed Abdel-Hakam" w:date="2025-09-29T18:08:00Z"/>
          <w:sz w:val="12"/>
          <w:szCs w:val="12"/>
        </w:rPr>
      </w:pPr>
      <w:del w:id="498" w:author="Mohamed Abdel-Hakam" w:date="2025-09-29T18:08:00Z">
        <w:r w:rsidRPr="002C5721" w:rsidDel="00380BF9">
          <w:rPr>
            <w:rStyle w:val="FootnoteReference"/>
            <w:sz w:val="12"/>
            <w:szCs w:val="12"/>
          </w:rPr>
          <w:footnoteRef/>
        </w:r>
        <w:r w:rsidRPr="002C5721" w:rsidDel="00380BF9">
          <w:rPr>
            <w:sz w:val="12"/>
            <w:szCs w:val="12"/>
          </w:rPr>
          <w:delText xml:space="preserve"> </w:delText>
        </w:r>
        <w:r w:rsidDel="00380BF9">
          <w:fldChar w:fldCharType="begin"/>
        </w:r>
        <w:r w:rsidDel="00380BF9">
          <w:delInstrText>HYPERLINK "https://mped.gov.eg/adminpanel/sharedFiles/%5bGDP_Note_-_Q2_2024-25%5d_-_Arabic_version_-_March_2025_-_Final_v3_2fd.pdf"</w:delInstrText>
        </w:r>
        <w:r w:rsidDel="00380BF9">
          <w:fldChar w:fldCharType="separate"/>
        </w:r>
        <w:r w:rsidRPr="002C5721" w:rsidDel="00380BF9">
          <w:rPr>
            <w:rStyle w:val="Hyperlink"/>
            <w:sz w:val="12"/>
            <w:szCs w:val="12"/>
          </w:rPr>
          <w:delText>https://mped.gov.eg/adminpanel/sharedFiles/[GDP_Note_-_Q2_2024-25]_-_Arabic_version_-_March_2025_-_Final_v3_2fd.pdf</w:delText>
        </w:r>
        <w:r w:rsidDel="00380BF9">
          <w:rPr>
            <w:rStyle w:val="Hyperlink"/>
            <w:sz w:val="12"/>
            <w:szCs w:val="12"/>
          </w:rPr>
          <w:fldChar w:fldCharType="end"/>
        </w:r>
      </w:del>
    </w:p>
  </w:footnote>
  <w:footnote w:id="13">
    <w:p w14:paraId="4E8B9938" w14:textId="77777777" w:rsidR="001660C2" w:rsidRPr="0017654A" w:rsidRDefault="001660C2" w:rsidP="001660C2">
      <w:pPr>
        <w:pStyle w:val="FootnoteText"/>
        <w:rPr>
          <w:ins w:id="513" w:author="WTORKY" w:date="2025-10-02T00:00:00Z" w16du:dateUtc="2025-10-01T21:00:00Z"/>
          <w:rFonts w:ascii="Sinkin Sans 400 Regular" w:hAnsi="Sinkin Sans 400 Regular"/>
          <w:sz w:val="12"/>
          <w:szCs w:val="12"/>
        </w:rPr>
      </w:pPr>
      <w:ins w:id="514" w:author="WTORKY" w:date="2025-10-02T00:00:00Z" w16du:dateUtc="2025-10-01T21:00:00Z">
        <w:r w:rsidRPr="0017654A">
          <w:rPr>
            <w:rStyle w:val="FootnoteReference"/>
            <w:rFonts w:ascii="Sinkin Sans 400 Regular" w:hAnsi="Sinkin Sans 400 Regular"/>
            <w:sz w:val="12"/>
            <w:szCs w:val="12"/>
          </w:rPr>
          <w:footnoteRef/>
        </w:r>
        <w:r w:rsidRPr="0017654A">
          <w:rPr>
            <w:rFonts w:ascii="Sinkin Sans 400 Regular" w:hAnsi="Sinkin Sans 400 Regular"/>
            <w:sz w:val="12"/>
            <w:szCs w:val="12"/>
          </w:rPr>
          <w:t xml:space="preserve"> Central Agency for Public Mobilization and Statistics, </w:t>
        </w:r>
        <w:r w:rsidRPr="0017654A">
          <w:rPr>
            <w:rFonts w:ascii="Sinkin Sans 400 Regular" w:hAnsi="Sinkin Sans 400 Regular"/>
            <w:i/>
            <w:sz w:val="12"/>
            <w:szCs w:val="12"/>
          </w:rPr>
          <w:t>Monthly Bulletin of Consumer Price Indices</w:t>
        </w:r>
        <w:r w:rsidRPr="0017654A">
          <w:rPr>
            <w:rFonts w:ascii="Sinkin Sans 400 Regular" w:hAnsi="Sinkin Sans 400 Regular"/>
            <w:sz w:val="12"/>
            <w:szCs w:val="12"/>
          </w:rPr>
          <w:t>, various issues.</w:t>
        </w:r>
      </w:ins>
    </w:p>
  </w:footnote>
  <w:footnote w:id="14">
    <w:p w14:paraId="5F2BAA86" w14:textId="32D8583B" w:rsidR="00A96944" w:rsidRPr="00A96944" w:rsidDel="001660C2" w:rsidRDefault="00A96944">
      <w:pPr>
        <w:pStyle w:val="FootnoteText"/>
        <w:rPr>
          <w:del w:id="524" w:author="WTORKY" w:date="2025-10-02T00:00:00Z" w16du:dateUtc="2025-10-01T21:00:00Z"/>
          <w:rFonts w:ascii="Sinkin Sans 400 Regular" w:hAnsi="Sinkin Sans 400 Regular"/>
          <w:sz w:val="12"/>
          <w:szCs w:val="12"/>
          <w:rPrChange w:id="525" w:author="Mohamed Abdel-Hakam" w:date="2025-09-29T18:27:00Z">
            <w:rPr>
              <w:del w:id="526" w:author="WTORKY" w:date="2025-10-02T00:00:00Z" w16du:dateUtc="2025-10-01T21:00:00Z"/>
            </w:rPr>
          </w:rPrChange>
        </w:rPr>
      </w:pPr>
      <w:ins w:id="527" w:author="Mohamed Abdel-Hakam" w:date="2025-09-29T18:27:00Z">
        <w:del w:id="528" w:author="WTORKY" w:date="2025-10-02T00:00:00Z" w16du:dateUtc="2025-10-01T21:00:00Z">
          <w:r w:rsidRPr="00A96944" w:rsidDel="001660C2">
            <w:rPr>
              <w:rStyle w:val="FootnoteReference"/>
              <w:rFonts w:ascii="Sinkin Sans 400 Regular" w:hAnsi="Sinkin Sans 400 Regular"/>
              <w:sz w:val="12"/>
              <w:szCs w:val="12"/>
              <w:rPrChange w:id="529" w:author="Mohamed Abdel-Hakam" w:date="2025-09-29T18:27:00Z">
                <w:rPr>
                  <w:rStyle w:val="FootnoteReference"/>
                </w:rPr>
              </w:rPrChange>
            </w:rPr>
            <w:footnoteRef/>
          </w:r>
          <w:r w:rsidRPr="00A96944" w:rsidDel="001660C2">
            <w:rPr>
              <w:rFonts w:ascii="Sinkin Sans 400 Regular" w:hAnsi="Sinkin Sans 400 Regular"/>
              <w:sz w:val="12"/>
              <w:szCs w:val="12"/>
              <w:rPrChange w:id="530" w:author="Mohamed Abdel-Hakam" w:date="2025-09-29T18:27:00Z">
                <w:rPr/>
              </w:rPrChange>
            </w:rPr>
            <w:delText xml:space="preserve"> </w:delText>
          </w:r>
          <w:r w:rsidRPr="00A96944" w:rsidDel="001660C2">
            <w:rPr>
              <w:rFonts w:ascii="Sinkin Sans 400 Regular" w:hAnsi="Sinkin Sans 400 Regular"/>
              <w:sz w:val="12"/>
              <w:szCs w:val="12"/>
              <w:rPrChange w:id="531" w:author="Mohamed Abdel-Hakam" w:date="2025-09-29T18:27:00Z">
                <w:rPr>
                  <w:rFonts w:ascii="Almarai" w:hAnsi="Almarai"/>
                  <w:sz w:val="14"/>
                </w:rPr>
              </w:rPrChange>
            </w:rPr>
            <w:delText xml:space="preserve">Central Agency for Public Mobilization and Statistics, </w:delText>
          </w:r>
          <w:r w:rsidRPr="00A96944" w:rsidDel="001660C2">
            <w:rPr>
              <w:rFonts w:ascii="Sinkin Sans 400 Regular" w:hAnsi="Sinkin Sans 400 Regular"/>
              <w:i/>
              <w:sz w:val="12"/>
              <w:szCs w:val="12"/>
              <w:rPrChange w:id="532" w:author="Mohamed Abdel-Hakam" w:date="2025-09-29T18:27:00Z">
                <w:rPr>
                  <w:rFonts w:ascii="Almarai" w:hAnsi="Almarai"/>
                  <w:i/>
                  <w:sz w:val="14"/>
                </w:rPr>
              </w:rPrChange>
            </w:rPr>
            <w:delText>Monthly Bulletin of Consumer Price Indices</w:delText>
          </w:r>
          <w:r w:rsidRPr="00A96944" w:rsidDel="001660C2">
            <w:rPr>
              <w:rFonts w:ascii="Sinkin Sans 400 Regular" w:hAnsi="Sinkin Sans 400 Regular"/>
              <w:sz w:val="12"/>
              <w:szCs w:val="12"/>
              <w:rPrChange w:id="533" w:author="Mohamed Abdel-Hakam" w:date="2025-09-29T18:27:00Z">
                <w:rPr>
                  <w:rFonts w:ascii="Almarai" w:hAnsi="Almarai"/>
                  <w:sz w:val="14"/>
                </w:rPr>
              </w:rPrChange>
            </w:rPr>
            <w:delText>, various issues.</w:delText>
          </w:r>
        </w:del>
      </w:ins>
    </w:p>
  </w:footnote>
  <w:footnote w:id="15">
    <w:p w14:paraId="227DFD9C" w14:textId="1AAB84F3" w:rsidR="002C5721" w:rsidRPr="002C5721" w:rsidDel="001660C2" w:rsidRDefault="002C5721">
      <w:pPr>
        <w:pStyle w:val="FootnoteText"/>
        <w:rPr>
          <w:del w:id="546" w:author="WTORKY" w:date="2025-10-02T00:00:00Z" w16du:dateUtc="2025-10-01T21:00:00Z"/>
          <w:sz w:val="12"/>
          <w:szCs w:val="12"/>
        </w:rPr>
      </w:pPr>
      <w:del w:id="547" w:author="WTORKY" w:date="2025-10-02T00:00:00Z" w16du:dateUtc="2025-10-01T21:00:00Z">
        <w:r w:rsidRPr="002C5721" w:rsidDel="001660C2">
          <w:rPr>
            <w:rStyle w:val="FootnoteReference"/>
            <w:sz w:val="12"/>
            <w:szCs w:val="12"/>
          </w:rPr>
          <w:footnoteRef/>
        </w:r>
        <w:r w:rsidRPr="002C5721" w:rsidDel="001660C2">
          <w:rPr>
            <w:sz w:val="12"/>
            <w:szCs w:val="12"/>
          </w:rPr>
          <w:delText xml:space="preserve"> </w:delText>
        </w:r>
        <w:r w:rsidDel="001660C2">
          <w:fldChar w:fldCharType="begin"/>
        </w:r>
        <w:r w:rsidDel="001660C2">
          <w:delInstrText>HYPERLINK "https://www.cbe.org.eg/-/media/project/cbe/listing/publication/2025/march/inf_mar_2025-ar.pdf"</w:delInstrText>
        </w:r>
        <w:r w:rsidDel="001660C2">
          <w:fldChar w:fldCharType="separate"/>
        </w:r>
        <w:r w:rsidRPr="002C5721" w:rsidDel="001660C2">
          <w:rPr>
            <w:rStyle w:val="Hyperlink"/>
            <w:rFonts w:ascii="Almarai" w:hAnsi="Almarai"/>
            <w:sz w:val="12"/>
            <w:szCs w:val="12"/>
          </w:rPr>
          <w:delText>https://www.cbe.org.eg/-/media/project/cbe/listing/publication/2025/march/inf_mar_2025-ar.pdf</w:delText>
        </w:r>
        <w:r w:rsidDel="001660C2">
          <w:rPr>
            <w:rStyle w:val="Hyperlink"/>
            <w:rFonts w:ascii="Almarai" w:hAnsi="Almarai"/>
            <w:sz w:val="12"/>
            <w:szCs w:val="12"/>
          </w:rPr>
          <w:fldChar w:fldCharType="end"/>
        </w:r>
      </w:del>
    </w:p>
  </w:footnote>
  <w:footnote w:id="16">
    <w:p w14:paraId="2BC8A98B" w14:textId="6E90F28F" w:rsidR="00982519" w:rsidRPr="00982519" w:rsidRDefault="00982519">
      <w:pPr>
        <w:pStyle w:val="FootnoteText"/>
        <w:rPr>
          <w:rFonts w:ascii="Sinkin Sans 400 Regular" w:hAnsi="Sinkin Sans 400 Regular"/>
          <w:sz w:val="12"/>
          <w:szCs w:val="12"/>
          <w:rPrChange w:id="555" w:author="Mohamed Abdel-Hakam" w:date="2025-09-29T18:29:00Z">
            <w:rPr/>
          </w:rPrChange>
        </w:rPr>
      </w:pPr>
      <w:ins w:id="556" w:author="Mohamed Abdel-Hakam" w:date="2025-09-29T18:28:00Z">
        <w:r w:rsidRPr="00982519">
          <w:rPr>
            <w:rStyle w:val="FootnoteReference"/>
            <w:rFonts w:ascii="Sinkin Sans 400 Regular" w:hAnsi="Sinkin Sans 400 Regular"/>
            <w:sz w:val="12"/>
            <w:szCs w:val="12"/>
            <w:rPrChange w:id="557" w:author="Mohamed Abdel-Hakam" w:date="2025-09-29T18:29:00Z">
              <w:rPr>
                <w:rStyle w:val="FootnoteReference"/>
              </w:rPr>
            </w:rPrChange>
          </w:rPr>
          <w:footnoteRef/>
        </w:r>
        <w:r w:rsidRPr="00982519">
          <w:rPr>
            <w:rFonts w:ascii="Sinkin Sans 400 Regular" w:hAnsi="Sinkin Sans 400 Regular"/>
            <w:sz w:val="12"/>
            <w:szCs w:val="12"/>
            <w:rPrChange w:id="558" w:author="Mohamed Abdel-Hakam" w:date="2025-09-29T18:29:00Z">
              <w:rPr/>
            </w:rPrChange>
          </w:rPr>
          <w:t xml:space="preserve"> </w:t>
        </w:r>
        <w:r w:rsidRPr="00982519">
          <w:rPr>
            <w:rFonts w:ascii="Sinkin Sans 400 Regular" w:hAnsi="Sinkin Sans 400 Regular"/>
            <w:sz w:val="12"/>
            <w:szCs w:val="12"/>
            <w:rPrChange w:id="559" w:author="Mohamed Abdel-Hakam" w:date="2025-09-29T18:29:00Z">
              <w:rPr>
                <w:rFonts w:ascii="Almarai" w:hAnsi="Almarai"/>
                <w:sz w:val="14"/>
              </w:rPr>
            </w:rPrChange>
          </w:rPr>
          <w:t xml:space="preserve">Central Bank of Egypt. 2025. </w:t>
        </w:r>
        <w:r w:rsidRPr="00982519">
          <w:rPr>
            <w:rFonts w:ascii="Sinkin Sans 400 Regular" w:hAnsi="Sinkin Sans 400 Regular"/>
            <w:i/>
            <w:sz w:val="12"/>
            <w:szCs w:val="12"/>
            <w:rPrChange w:id="560" w:author="Mohamed Abdel-Hakam" w:date="2025-09-29T18:29:00Z">
              <w:rPr>
                <w:rFonts w:ascii="Almarai" w:hAnsi="Almarai"/>
                <w:i/>
                <w:sz w:val="14"/>
              </w:rPr>
            </w:rPrChange>
          </w:rPr>
          <w:t>Monetary Policy Committee Press Release, July 10, 2025.</w:t>
        </w:r>
      </w:ins>
    </w:p>
  </w:footnote>
  <w:footnote w:id="17">
    <w:p w14:paraId="1DB763CC" w14:textId="4E233966" w:rsidR="008E5BDA" w:rsidRPr="008E5BDA" w:rsidDel="00380BF9" w:rsidRDefault="008E5BDA" w:rsidP="008E5BDA">
      <w:pPr>
        <w:pStyle w:val="FootnoteText"/>
        <w:spacing w:line="276" w:lineRule="auto"/>
        <w:rPr>
          <w:del w:id="567" w:author="Mohamed Abdel-Hakam" w:date="2025-09-29T18:08:00Z"/>
          <w:rFonts w:ascii="Almarai" w:hAnsi="Almarai" w:cs="Almarai"/>
          <w:sz w:val="12"/>
          <w:szCs w:val="12"/>
        </w:rPr>
      </w:pPr>
      <w:del w:id="568" w:author="Mohamed Abdel-Hakam" w:date="2025-09-29T18:08:00Z">
        <w:r w:rsidRPr="008E5BDA" w:rsidDel="00380BF9">
          <w:rPr>
            <w:rStyle w:val="FootnoteReference"/>
            <w:sz w:val="12"/>
            <w:szCs w:val="12"/>
          </w:rPr>
          <w:footnoteRef/>
        </w:r>
        <w:r w:rsidRPr="008E5BDA" w:rsidDel="00380BF9">
          <w:rPr>
            <w:sz w:val="12"/>
            <w:szCs w:val="12"/>
          </w:rPr>
          <w:delText xml:space="preserve"> </w:delText>
        </w:r>
        <w:r w:rsidDel="00380BF9">
          <w:fldChar w:fldCharType="begin"/>
        </w:r>
        <w:r w:rsidDel="00380BF9">
          <w:delInstrText>HYPERLINK "https://www.cbe.org.eg/ar/news-publications/news/2025/04/17/15/09/mpc-press-release-17-april-2025"</w:delInstrText>
        </w:r>
        <w:r w:rsidDel="00380BF9">
          <w:fldChar w:fldCharType="separate"/>
        </w:r>
        <w:r w:rsidRPr="008E5BDA" w:rsidDel="00380BF9">
          <w:rPr>
            <w:rStyle w:val="Hyperlink"/>
            <w:rFonts w:ascii="Almarai" w:hAnsi="Almarai"/>
            <w:sz w:val="12"/>
            <w:szCs w:val="12"/>
          </w:rPr>
          <w:delText>https://www.cbe.org.eg/ar/news-publications/news/2025/04/17/15/09/mpc-press-release-17-april-2025</w:delText>
        </w:r>
        <w:r w:rsidDel="00380BF9">
          <w:rPr>
            <w:rStyle w:val="Hyperlink"/>
            <w:rFonts w:ascii="Almarai" w:hAnsi="Almarai"/>
            <w:sz w:val="12"/>
            <w:szCs w:val="12"/>
          </w:rPr>
          <w:fldChar w:fldCharType="end"/>
        </w:r>
      </w:del>
    </w:p>
  </w:footnote>
  <w:footnote w:id="18">
    <w:p w14:paraId="2D565A7C" w14:textId="5A1B1AF2" w:rsidR="004656E5" w:rsidRPr="004656E5" w:rsidRDefault="004656E5">
      <w:pPr>
        <w:pStyle w:val="FootnoteText"/>
        <w:spacing w:line="360" w:lineRule="auto"/>
        <w:rPr>
          <w:rFonts w:ascii="Sinkin Sans 400 Regular" w:hAnsi="Sinkin Sans 400 Regular" w:cs="Almarai"/>
          <w:sz w:val="12"/>
          <w:szCs w:val="12"/>
          <w:rPrChange w:id="610" w:author="Mohamed Abdel-Hakam" w:date="2025-09-29T18:34:00Z">
            <w:rPr/>
          </w:rPrChange>
        </w:rPr>
        <w:pPrChange w:id="611" w:author="Mohamed Abdel-Hakam" w:date="2025-09-29T18:34:00Z">
          <w:pPr>
            <w:pStyle w:val="FootnoteText"/>
          </w:pPr>
        </w:pPrChange>
      </w:pPr>
      <w:ins w:id="612" w:author="Mohamed Abdel-Hakam" w:date="2025-09-29T18:34:00Z">
        <w:r w:rsidRPr="004656E5">
          <w:rPr>
            <w:rStyle w:val="FootnoteReference"/>
            <w:rFonts w:ascii="Sinkin Sans 400 Regular" w:hAnsi="Sinkin Sans 400 Regular"/>
            <w:sz w:val="12"/>
            <w:szCs w:val="12"/>
            <w:rPrChange w:id="613" w:author="Mohamed Abdel-Hakam" w:date="2025-09-29T18:34:00Z">
              <w:rPr>
                <w:rStyle w:val="FootnoteReference"/>
              </w:rPr>
            </w:rPrChange>
          </w:rPr>
          <w:footnoteRef/>
        </w:r>
        <w:r w:rsidRPr="004656E5">
          <w:rPr>
            <w:rFonts w:ascii="Sinkin Sans 400 Regular" w:hAnsi="Sinkin Sans 400 Regular"/>
            <w:sz w:val="12"/>
            <w:szCs w:val="12"/>
            <w:rPrChange w:id="614" w:author="Mohamed Abdel-Hakam" w:date="2025-09-29T18:34:00Z">
              <w:rPr/>
            </w:rPrChange>
          </w:rPr>
          <w:t xml:space="preserve"> </w:t>
        </w:r>
        <w:r w:rsidRPr="004656E5">
          <w:rPr>
            <w:rFonts w:ascii="Sinkin Sans 400 Regular" w:hAnsi="Sinkin Sans 400 Regular"/>
            <w:sz w:val="12"/>
            <w:szCs w:val="12"/>
            <w:rPrChange w:id="615" w:author="Mohamed Abdel-Hakam" w:date="2025-09-29T18:34:00Z">
              <w:rPr>
                <w:rFonts w:ascii="Almarai" w:hAnsi="Almarai"/>
                <w:sz w:val="14"/>
              </w:rPr>
            </w:rPrChange>
          </w:rPr>
          <w:t xml:space="preserve">Central Bank of Egypt. 2025. </w:t>
        </w:r>
        <w:r w:rsidRPr="004656E5">
          <w:rPr>
            <w:rFonts w:ascii="Sinkin Sans 400 Regular" w:hAnsi="Sinkin Sans 400 Regular"/>
            <w:i/>
            <w:sz w:val="12"/>
            <w:szCs w:val="12"/>
            <w:rPrChange w:id="616" w:author="Mohamed Abdel-Hakam" w:date="2025-09-29T18:34:00Z">
              <w:rPr>
                <w:rFonts w:ascii="Almarai" w:hAnsi="Almarai"/>
                <w:i/>
                <w:sz w:val="14"/>
              </w:rPr>
            </w:rPrChange>
          </w:rPr>
          <w:t>Press release on the performance of the balance of payments during the period July-March of the fiscal year 2024/2025.</w:t>
        </w:r>
      </w:ins>
    </w:p>
  </w:footnote>
  <w:footnote w:id="19">
    <w:p w14:paraId="0019880C" w14:textId="170F44E8" w:rsidR="00FF13D0" w:rsidRPr="00FF13D0" w:rsidRDefault="00FF13D0">
      <w:pPr>
        <w:pStyle w:val="FootnoteText"/>
        <w:rPr>
          <w:rFonts w:ascii="Sinkin Sans 400 Regular" w:hAnsi="Sinkin Sans 400 Regular"/>
          <w:sz w:val="12"/>
          <w:szCs w:val="12"/>
          <w:rPrChange w:id="622" w:author="Mohamed Abdel-Hakam" w:date="2025-09-29T18:35:00Z">
            <w:rPr/>
          </w:rPrChange>
        </w:rPr>
      </w:pPr>
      <w:ins w:id="623" w:author="Mohamed Abdel-Hakam" w:date="2025-09-29T18:35:00Z">
        <w:r w:rsidRPr="00FF13D0">
          <w:rPr>
            <w:rStyle w:val="FootnoteReference"/>
            <w:rFonts w:ascii="Sinkin Sans 400 Regular" w:hAnsi="Sinkin Sans 400 Regular"/>
            <w:sz w:val="12"/>
            <w:szCs w:val="12"/>
            <w:rPrChange w:id="624" w:author="Mohamed Abdel-Hakam" w:date="2025-09-29T18:35:00Z">
              <w:rPr>
                <w:rStyle w:val="FootnoteReference"/>
              </w:rPr>
            </w:rPrChange>
          </w:rPr>
          <w:footnoteRef/>
        </w:r>
        <w:r w:rsidRPr="00FF13D0">
          <w:rPr>
            <w:rFonts w:ascii="Sinkin Sans 400 Regular" w:hAnsi="Sinkin Sans 400 Regular"/>
            <w:sz w:val="12"/>
            <w:szCs w:val="12"/>
            <w:rPrChange w:id="625" w:author="Mohamed Abdel-Hakam" w:date="2025-09-29T18:35:00Z">
              <w:rPr/>
            </w:rPrChange>
          </w:rPr>
          <w:t xml:space="preserve"> </w:t>
        </w:r>
        <w:r w:rsidRPr="00FF13D0">
          <w:rPr>
            <w:rFonts w:ascii="Sinkin Sans 400 Regular" w:hAnsi="Sinkin Sans 400 Regular"/>
            <w:sz w:val="12"/>
            <w:szCs w:val="12"/>
            <w:rPrChange w:id="626" w:author="Mohamed Abdel-Hakam" w:date="2025-09-29T18:35:00Z">
              <w:rPr>
                <w:rFonts w:ascii="Almarai" w:hAnsi="Almarai"/>
                <w:sz w:val="14"/>
              </w:rPr>
            </w:rPrChange>
          </w:rPr>
          <w:t>Cabinet. 2025. Net foreign assets in the banking sector rose by approximately $1.2 billion to $14.7 billion in May 2025, compared to $13.6 billion in the previous month.</w:t>
        </w:r>
      </w:ins>
    </w:p>
  </w:footnote>
  <w:footnote w:id="20">
    <w:p w14:paraId="51F655F4" w14:textId="73BC4071" w:rsidR="00C10D48" w:rsidRPr="00C10D48" w:rsidDel="006B3882" w:rsidRDefault="00C10D48">
      <w:pPr>
        <w:pStyle w:val="FootnoteText"/>
        <w:rPr>
          <w:del w:id="638" w:author="Mohamed Abdel-Hakam" w:date="2025-09-29T18:30:00Z"/>
          <w:sz w:val="12"/>
          <w:szCs w:val="12"/>
        </w:rPr>
      </w:pPr>
      <w:del w:id="639" w:author="Mohamed Abdel-Hakam" w:date="2025-09-29T18:30:00Z">
        <w:r w:rsidRPr="00C10D48" w:rsidDel="006B3882">
          <w:rPr>
            <w:rStyle w:val="FootnoteReference"/>
            <w:sz w:val="12"/>
            <w:szCs w:val="12"/>
          </w:rPr>
          <w:footnoteRef/>
        </w:r>
        <w:r w:rsidRPr="00C10D48" w:rsidDel="006B3882">
          <w:rPr>
            <w:sz w:val="12"/>
            <w:szCs w:val="12"/>
          </w:rPr>
          <w:delText xml:space="preserve"> </w:delText>
        </w:r>
        <w:r w:rsidDel="006B3882">
          <w:fldChar w:fldCharType="begin"/>
        </w:r>
        <w:r w:rsidDel="006B3882">
          <w:delInstrText>HYPERLINK "https://www.cbe.org.eg/ar/news-publications/news/2025/05/05/11/55/bop-first-half-2024-2025"</w:delInstrText>
        </w:r>
        <w:r w:rsidDel="006B3882">
          <w:fldChar w:fldCharType="separate"/>
        </w:r>
        <w:r w:rsidRPr="00C10D48" w:rsidDel="006B3882">
          <w:rPr>
            <w:rStyle w:val="Hyperlink"/>
            <w:rFonts w:ascii="Almarai" w:hAnsi="Almarai"/>
            <w:sz w:val="12"/>
            <w:szCs w:val="12"/>
          </w:rPr>
          <w:delText>https://www.cbe.org.eg/ar/news-publications/news/2025/05/05/11/55/bop-first-half-2024-2025</w:delText>
        </w:r>
        <w:r w:rsidDel="006B3882">
          <w:rPr>
            <w:rStyle w:val="Hyperlink"/>
            <w:rFonts w:ascii="Almarai" w:hAnsi="Almarai"/>
            <w:sz w:val="12"/>
            <w:szCs w:val="12"/>
          </w:rPr>
          <w:fldChar w:fldCharType="end"/>
        </w:r>
      </w:del>
    </w:p>
  </w:footnote>
  <w:footnote w:id="21">
    <w:p w14:paraId="0ADF470B" w14:textId="2A2B3128" w:rsidR="00205DF3" w:rsidRPr="00205DF3" w:rsidDel="004A3CD2" w:rsidRDefault="00205DF3">
      <w:pPr>
        <w:pStyle w:val="FootnoteText"/>
        <w:rPr>
          <w:del w:id="647" w:author="Mohamed Abdel-Hakam" w:date="2025-09-29T18:23:00Z"/>
          <w:sz w:val="12"/>
          <w:szCs w:val="12"/>
        </w:rPr>
      </w:pPr>
      <w:del w:id="648" w:author="Mohamed Abdel-Hakam" w:date="2025-09-29T18:23:00Z">
        <w:r w:rsidRPr="00205DF3" w:rsidDel="004A3CD2">
          <w:rPr>
            <w:rStyle w:val="FootnoteReference"/>
            <w:sz w:val="12"/>
            <w:szCs w:val="12"/>
          </w:rPr>
          <w:footnoteRef/>
        </w:r>
        <w:r w:rsidRPr="00205DF3" w:rsidDel="004A3CD2">
          <w:rPr>
            <w:sz w:val="12"/>
            <w:szCs w:val="12"/>
          </w:rPr>
          <w:delText xml:space="preserve"> Ibid.</w:delText>
        </w:r>
      </w:del>
    </w:p>
  </w:footnote>
  <w:footnote w:id="22">
    <w:p w14:paraId="0B093B36" w14:textId="4F3B344C" w:rsidR="00CB61C4" w:rsidRPr="00CB61C4" w:rsidDel="004A3CD2" w:rsidRDefault="00CB61C4" w:rsidP="00CB61C4">
      <w:pPr>
        <w:pStyle w:val="FootnoteText"/>
        <w:spacing w:line="276" w:lineRule="auto"/>
        <w:ind w:left="90" w:hanging="90"/>
        <w:rPr>
          <w:del w:id="660" w:author="Mohamed Abdel-Hakam" w:date="2025-09-29T18:23:00Z"/>
          <w:sz w:val="12"/>
          <w:szCs w:val="12"/>
        </w:rPr>
      </w:pPr>
      <w:del w:id="661" w:author="Mohamed Abdel-Hakam" w:date="2025-09-29T18:23:00Z">
        <w:r w:rsidRPr="00CB61C4" w:rsidDel="004A3CD2">
          <w:rPr>
            <w:rStyle w:val="FootnoteReference"/>
            <w:sz w:val="12"/>
            <w:szCs w:val="12"/>
          </w:rPr>
          <w:footnoteRef/>
        </w:r>
        <w:r w:rsidRPr="00CB61C4" w:rsidDel="004A3CD2">
          <w:rPr>
            <w:sz w:val="12"/>
            <w:szCs w:val="12"/>
          </w:rPr>
          <w:delText xml:space="preserve"> </w:delText>
        </w:r>
        <w:r w:rsidDel="004A3CD2">
          <w:fldChar w:fldCharType="begin"/>
        </w:r>
        <w:r w:rsidDel="004A3CD2">
          <w:delInstrText>HYPERLINK "https://www.cbe.org.eg/ar/news-publications/news/2025/05/06/09/47/net-international-reserves-at-the-end-of-april-2025"</w:delInstrText>
        </w:r>
        <w:r w:rsidDel="004A3CD2">
          <w:fldChar w:fldCharType="separate"/>
        </w:r>
        <w:r w:rsidRPr="00CB61C4" w:rsidDel="004A3CD2">
          <w:rPr>
            <w:rStyle w:val="Hyperlink"/>
            <w:rFonts w:ascii="Almarai" w:hAnsi="Almarai"/>
            <w:sz w:val="12"/>
            <w:szCs w:val="12"/>
          </w:rPr>
          <w:delText>https://www.cbe.org.eg/ar/news-publications/news/2025/05/06/09/47/net-international-reserves-at-the-end-of-april-2025</w:delText>
        </w:r>
        <w:r w:rsidDel="004A3CD2">
          <w:rPr>
            <w:rStyle w:val="Hyperlink"/>
            <w:rFonts w:ascii="Almarai" w:hAnsi="Almarai"/>
            <w:sz w:val="12"/>
            <w:szCs w:val="12"/>
          </w:rPr>
          <w:fldChar w:fldCharType="end"/>
        </w:r>
      </w:del>
    </w:p>
  </w:footnote>
  <w:footnote w:id="23">
    <w:p w14:paraId="312660BE" w14:textId="7B0BA45D" w:rsidR="00AF284D" w:rsidRPr="00AF284D" w:rsidRDefault="00AF284D">
      <w:pPr>
        <w:pStyle w:val="FootnoteText"/>
        <w:rPr>
          <w:rFonts w:ascii="Sinkin Sans 400 Regular" w:hAnsi="Sinkin Sans 400 Regular"/>
          <w:sz w:val="12"/>
          <w:szCs w:val="12"/>
          <w:rPrChange w:id="699" w:author="Mohamed Abdel-Hakam" w:date="2025-09-29T18:40:00Z">
            <w:rPr/>
          </w:rPrChange>
        </w:rPr>
      </w:pPr>
      <w:ins w:id="700" w:author="Mohamed Abdel-Hakam" w:date="2025-09-29T18:40:00Z">
        <w:r w:rsidRPr="00AF284D">
          <w:rPr>
            <w:rStyle w:val="FootnoteReference"/>
            <w:rFonts w:ascii="Sinkin Sans 400 Regular" w:hAnsi="Sinkin Sans 400 Regular"/>
            <w:sz w:val="12"/>
            <w:szCs w:val="12"/>
            <w:rPrChange w:id="701" w:author="Mohamed Abdel-Hakam" w:date="2025-09-29T18:40:00Z">
              <w:rPr>
                <w:rStyle w:val="FootnoteReference"/>
              </w:rPr>
            </w:rPrChange>
          </w:rPr>
          <w:footnoteRef/>
        </w:r>
        <w:r w:rsidRPr="00AF284D">
          <w:rPr>
            <w:rFonts w:ascii="Sinkin Sans 400 Regular" w:hAnsi="Sinkin Sans 400 Regular"/>
            <w:sz w:val="12"/>
            <w:szCs w:val="12"/>
            <w:rPrChange w:id="702" w:author="Mohamed Abdel-Hakam" w:date="2025-09-29T18:40:00Z">
              <w:rPr/>
            </w:rPrChange>
          </w:rPr>
          <w:t xml:space="preserve"> </w:t>
        </w:r>
        <w:r w:rsidRPr="00AF284D">
          <w:rPr>
            <w:rFonts w:ascii="Sinkin Sans 400 Regular" w:hAnsi="Sinkin Sans 400 Regular"/>
            <w:sz w:val="12"/>
            <w:szCs w:val="12"/>
            <w:rPrChange w:id="703" w:author="Mohamed Abdel-Hakam" w:date="2025-09-29T18:40:00Z">
              <w:rPr>
                <w:rFonts w:ascii="Almarai" w:hAnsi="Almarai"/>
                <w:sz w:val="14"/>
              </w:rPr>
            </w:rPrChange>
          </w:rPr>
          <w:t xml:space="preserve">Ministry of Finance, </w:t>
        </w:r>
        <w:r w:rsidRPr="00AF284D">
          <w:rPr>
            <w:rFonts w:ascii="Sinkin Sans 400 Regular" w:hAnsi="Sinkin Sans 400 Regular"/>
            <w:i/>
            <w:sz w:val="12"/>
            <w:szCs w:val="12"/>
            <w:rPrChange w:id="704" w:author="Mohamed Abdel-Hakam" w:date="2025-09-29T18:40:00Z">
              <w:rPr>
                <w:rFonts w:ascii="Almarai" w:hAnsi="Almarai"/>
                <w:i/>
                <w:sz w:val="14"/>
              </w:rPr>
            </w:rPrChange>
          </w:rPr>
          <w:t>Monthly Financial Report</w:t>
        </w:r>
        <w:r w:rsidRPr="00AF284D">
          <w:rPr>
            <w:rFonts w:ascii="Sinkin Sans 400 Regular" w:hAnsi="Sinkin Sans 400 Regular"/>
            <w:sz w:val="12"/>
            <w:szCs w:val="12"/>
            <w:rPrChange w:id="705" w:author="Mohamed Abdel-Hakam" w:date="2025-09-29T18:40:00Z">
              <w:rPr>
                <w:rFonts w:ascii="Almarai" w:hAnsi="Almarai"/>
                <w:sz w:val="14"/>
              </w:rPr>
            </w:rPrChange>
          </w:rPr>
          <w:t>, July 2025.</w:t>
        </w:r>
      </w:ins>
    </w:p>
  </w:footnote>
  <w:footnote w:id="24">
    <w:p w14:paraId="7AFAE019" w14:textId="42E662A5" w:rsidR="00416272" w:rsidRPr="00416272" w:rsidDel="00E00A47" w:rsidRDefault="00416272" w:rsidP="004A3CD2">
      <w:pPr>
        <w:pStyle w:val="FootnoteText"/>
        <w:rPr>
          <w:del w:id="712" w:author="Mohamed Abdel-Hakam" w:date="2025-09-29T18:36:00Z"/>
          <w:sz w:val="12"/>
          <w:szCs w:val="12"/>
        </w:rPr>
      </w:pPr>
      <w:del w:id="713" w:author="Mohamed Abdel-Hakam" w:date="2025-09-29T18:36:00Z">
        <w:r w:rsidRPr="00416272" w:rsidDel="00E00A47">
          <w:rPr>
            <w:rStyle w:val="FootnoteReference"/>
            <w:sz w:val="12"/>
            <w:szCs w:val="12"/>
          </w:rPr>
          <w:footnoteRef/>
        </w:r>
        <w:r w:rsidRPr="00416272" w:rsidDel="00E00A47">
          <w:rPr>
            <w:sz w:val="12"/>
            <w:szCs w:val="12"/>
          </w:rPr>
          <w:delText xml:space="preserve"> </w:delText>
        </w:r>
        <w:r w:rsidDel="00E00A47">
          <w:fldChar w:fldCharType="begin"/>
        </w:r>
        <w:r w:rsidDel="00E00A47">
          <w:delInstrText>HYPERLINK "https://assets.mof.gov.eg/files/0b345d70-23fb-11f0-acf4-23bc9f624644.pdf"</w:delInstrText>
        </w:r>
        <w:r w:rsidDel="00E00A47">
          <w:fldChar w:fldCharType="separate"/>
        </w:r>
        <w:r w:rsidRPr="00416272" w:rsidDel="00E00A47">
          <w:rPr>
            <w:rStyle w:val="Hyperlink"/>
            <w:rFonts w:ascii="Almarai" w:hAnsi="Almarai"/>
            <w:sz w:val="12"/>
            <w:szCs w:val="12"/>
          </w:rPr>
          <w:delText>https://assets.mof.gov.eg/files/0b345d70-23fb-11f0-acf4-23bc9f624644.pdf</w:delText>
        </w:r>
        <w:r w:rsidDel="00E00A47">
          <w:rPr>
            <w:rStyle w:val="Hyperlink"/>
            <w:rFonts w:ascii="Almarai" w:hAnsi="Almarai"/>
            <w:sz w:val="12"/>
            <w:szCs w:val="12"/>
          </w:rPr>
          <w:fldChar w:fldCharType="end"/>
        </w:r>
      </w:del>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A29"/>
    <w:multiLevelType w:val="hybridMultilevel"/>
    <w:tmpl w:val="552AA120"/>
    <w:lvl w:ilvl="0" w:tplc="74428E2A">
      <w:start w:val="1"/>
      <w:numFmt w:val="bullet"/>
      <w:lvlText w:val="–"/>
      <w:lvlJc w:val="left"/>
      <w:pPr>
        <w:ind w:left="1080" w:hanging="360"/>
      </w:pPr>
      <w:rPr>
        <w:rFonts w:ascii="Almarai Bold" w:hAnsi="Almarai Bol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0D6EC9"/>
    <w:multiLevelType w:val="hybridMultilevel"/>
    <w:tmpl w:val="D8D640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B022CF"/>
    <w:multiLevelType w:val="hybridMultilevel"/>
    <w:tmpl w:val="DDFCAF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2E265C"/>
    <w:multiLevelType w:val="hybridMultilevel"/>
    <w:tmpl w:val="807CA4B6"/>
    <w:lvl w:ilvl="0" w:tplc="B29A6B72">
      <w:numFmt w:val="bullet"/>
      <w:lvlText w:val="-"/>
      <w:lvlJc w:val="left"/>
      <w:pPr>
        <w:ind w:left="360" w:hanging="360"/>
      </w:pPr>
      <w:rPr>
        <w:rFonts w:ascii="Sinkin Sans 400 Regular" w:eastAsiaTheme="minorEastAsia" w:hAnsi="Sinkin Sans 400 Regular"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FD6EB2"/>
    <w:multiLevelType w:val="hybridMultilevel"/>
    <w:tmpl w:val="D3723894"/>
    <w:lvl w:ilvl="0" w:tplc="00B2164C">
      <w:numFmt w:val="bullet"/>
      <w:lvlText w:val="-"/>
      <w:lvlJc w:val="left"/>
      <w:pPr>
        <w:ind w:left="360" w:hanging="360"/>
      </w:pPr>
      <w:rPr>
        <w:rFonts w:ascii="Almarai" w:eastAsiaTheme="minorHAnsi" w:hAnsi="Almarai" w:cs="Almarai" w:hint="default"/>
        <w:u w:val="none"/>
        <w:lang w:bidi="ar-EG"/>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0EA5A67"/>
    <w:multiLevelType w:val="hybridMultilevel"/>
    <w:tmpl w:val="D77413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6F5B84"/>
    <w:multiLevelType w:val="multilevel"/>
    <w:tmpl w:val="2A5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B5F6F"/>
    <w:multiLevelType w:val="hybridMultilevel"/>
    <w:tmpl w:val="FABA562C"/>
    <w:lvl w:ilvl="0" w:tplc="98AEB3FA">
      <w:numFmt w:val="bullet"/>
      <w:lvlText w:val="•"/>
      <w:lvlJc w:val="left"/>
      <w:pPr>
        <w:ind w:left="720" w:hanging="360"/>
      </w:pPr>
      <w:rPr>
        <w:rFonts w:ascii="Sinkin Sans 400 Regular" w:eastAsiaTheme="minorEastAsia" w:hAnsi="Sinkin Sans 400 Regula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962FE"/>
    <w:multiLevelType w:val="hybridMultilevel"/>
    <w:tmpl w:val="E9E82D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304DC5"/>
    <w:multiLevelType w:val="multilevel"/>
    <w:tmpl w:val="81CE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86003"/>
    <w:multiLevelType w:val="hybridMultilevel"/>
    <w:tmpl w:val="AF8E7136"/>
    <w:lvl w:ilvl="0" w:tplc="04090001">
      <w:start w:val="1"/>
      <w:numFmt w:val="bullet"/>
      <w:lvlText w:val=""/>
      <w:lvlJc w:val="left"/>
      <w:pPr>
        <w:ind w:left="720" w:hanging="360"/>
      </w:pPr>
      <w:rPr>
        <w:rFonts w:ascii="Symbol" w:hAnsi="Symbol" w:hint="default"/>
        <w:u w:val="none"/>
        <w:lang w:bidi="ar-EG"/>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1461DC"/>
    <w:multiLevelType w:val="hybridMultilevel"/>
    <w:tmpl w:val="F8C4FD7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574B20"/>
    <w:multiLevelType w:val="hybridMultilevel"/>
    <w:tmpl w:val="B7C0F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766997"/>
    <w:multiLevelType w:val="multilevel"/>
    <w:tmpl w:val="2A58E64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977401C"/>
    <w:multiLevelType w:val="hybridMultilevel"/>
    <w:tmpl w:val="7E0624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9F81826"/>
    <w:multiLevelType w:val="multilevel"/>
    <w:tmpl w:val="1E2C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E4988"/>
    <w:multiLevelType w:val="hybridMultilevel"/>
    <w:tmpl w:val="11762F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C164BF9"/>
    <w:multiLevelType w:val="hybridMultilevel"/>
    <w:tmpl w:val="86200C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9D00EC"/>
    <w:multiLevelType w:val="hybridMultilevel"/>
    <w:tmpl w:val="A3161C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F8F1325"/>
    <w:multiLevelType w:val="hybridMultilevel"/>
    <w:tmpl w:val="34809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C201AE"/>
    <w:multiLevelType w:val="hybridMultilevel"/>
    <w:tmpl w:val="3BAA6A6A"/>
    <w:lvl w:ilvl="0" w:tplc="74428E2A">
      <w:start w:val="1"/>
      <w:numFmt w:val="bullet"/>
      <w:lvlText w:val="–"/>
      <w:lvlJc w:val="left"/>
      <w:pPr>
        <w:ind w:left="720" w:hanging="360"/>
      </w:pPr>
      <w:rPr>
        <w:rFonts w:ascii="Almarai Bold" w:hAnsi="Almarai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A17BA"/>
    <w:multiLevelType w:val="hybridMultilevel"/>
    <w:tmpl w:val="5D781D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AD5190"/>
    <w:multiLevelType w:val="hybridMultilevel"/>
    <w:tmpl w:val="4E407C88"/>
    <w:lvl w:ilvl="0" w:tplc="00B2164C">
      <w:numFmt w:val="bullet"/>
      <w:lvlText w:val="-"/>
      <w:lvlJc w:val="left"/>
      <w:pPr>
        <w:ind w:left="360" w:hanging="360"/>
      </w:pPr>
      <w:rPr>
        <w:rFonts w:ascii="Almarai" w:eastAsiaTheme="minorHAnsi" w:hAnsi="Almarai" w:cs="Almarai" w:hint="default"/>
        <w:u w:val="none"/>
        <w:lang w:bidi="ar-EG"/>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9080B0F"/>
    <w:multiLevelType w:val="hybridMultilevel"/>
    <w:tmpl w:val="5ECE87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2B7738"/>
    <w:multiLevelType w:val="hybridMultilevel"/>
    <w:tmpl w:val="FFBEB902"/>
    <w:lvl w:ilvl="0" w:tplc="00B2164C">
      <w:numFmt w:val="bullet"/>
      <w:lvlText w:val="-"/>
      <w:lvlJc w:val="left"/>
      <w:pPr>
        <w:ind w:left="360" w:hanging="360"/>
      </w:pPr>
      <w:rPr>
        <w:rFonts w:ascii="Almarai" w:eastAsiaTheme="minorHAnsi" w:hAnsi="Almarai" w:cs="Almarai" w:hint="default"/>
        <w:u w:val="none"/>
        <w:lang w:bidi="ar-EG"/>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BB9468E"/>
    <w:multiLevelType w:val="hybridMultilevel"/>
    <w:tmpl w:val="D22C80FA"/>
    <w:lvl w:ilvl="0" w:tplc="74428E2A">
      <w:start w:val="1"/>
      <w:numFmt w:val="bullet"/>
      <w:lvlText w:val="–"/>
      <w:lvlJc w:val="left"/>
      <w:pPr>
        <w:ind w:left="720" w:hanging="360"/>
      </w:pPr>
      <w:rPr>
        <w:rFonts w:ascii="Almarai Bold" w:hAnsi="Almarai Bol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7A2E45"/>
    <w:multiLevelType w:val="hybridMultilevel"/>
    <w:tmpl w:val="9CA4B5DC"/>
    <w:lvl w:ilvl="0" w:tplc="04090001">
      <w:start w:val="1"/>
      <w:numFmt w:val="bullet"/>
      <w:lvlText w:val=""/>
      <w:lvlJc w:val="left"/>
      <w:pPr>
        <w:ind w:left="1886" w:hanging="360"/>
      </w:pPr>
      <w:rPr>
        <w:rFonts w:ascii="Symbol" w:hAnsi="Symbol" w:hint="default"/>
      </w:rPr>
    </w:lvl>
    <w:lvl w:ilvl="1" w:tplc="04090003" w:tentative="1">
      <w:start w:val="1"/>
      <w:numFmt w:val="bullet"/>
      <w:lvlText w:val="o"/>
      <w:lvlJc w:val="left"/>
      <w:pPr>
        <w:ind w:left="2606" w:hanging="360"/>
      </w:pPr>
      <w:rPr>
        <w:rFonts w:ascii="Courier New" w:hAnsi="Courier New" w:cs="Courier New" w:hint="default"/>
      </w:rPr>
    </w:lvl>
    <w:lvl w:ilvl="2" w:tplc="04090005" w:tentative="1">
      <w:start w:val="1"/>
      <w:numFmt w:val="bullet"/>
      <w:lvlText w:val=""/>
      <w:lvlJc w:val="left"/>
      <w:pPr>
        <w:ind w:left="3326" w:hanging="360"/>
      </w:pPr>
      <w:rPr>
        <w:rFonts w:ascii="Wingdings" w:hAnsi="Wingdings" w:hint="default"/>
      </w:rPr>
    </w:lvl>
    <w:lvl w:ilvl="3" w:tplc="04090001" w:tentative="1">
      <w:start w:val="1"/>
      <w:numFmt w:val="bullet"/>
      <w:lvlText w:val=""/>
      <w:lvlJc w:val="left"/>
      <w:pPr>
        <w:ind w:left="4046" w:hanging="360"/>
      </w:pPr>
      <w:rPr>
        <w:rFonts w:ascii="Symbol" w:hAnsi="Symbol" w:hint="default"/>
      </w:rPr>
    </w:lvl>
    <w:lvl w:ilvl="4" w:tplc="04090003" w:tentative="1">
      <w:start w:val="1"/>
      <w:numFmt w:val="bullet"/>
      <w:lvlText w:val="o"/>
      <w:lvlJc w:val="left"/>
      <w:pPr>
        <w:ind w:left="4766" w:hanging="360"/>
      </w:pPr>
      <w:rPr>
        <w:rFonts w:ascii="Courier New" w:hAnsi="Courier New" w:cs="Courier New" w:hint="default"/>
      </w:rPr>
    </w:lvl>
    <w:lvl w:ilvl="5" w:tplc="04090005" w:tentative="1">
      <w:start w:val="1"/>
      <w:numFmt w:val="bullet"/>
      <w:lvlText w:val=""/>
      <w:lvlJc w:val="left"/>
      <w:pPr>
        <w:ind w:left="5486" w:hanging="360"/>
      </w:pPr>
      <w:rPr>
        <w:rFonts w:ascii="Wingdings" w:hAnsi="Wingdings" w:hint="default"/>
      </w:rPr>
    </w:lvl>
    <w:lvl w:ilvl="6" w:tplc="04090001" w:tentative="1">
      <w:start w:val="1"/>
      <w:numFmt w:val="bullet"/>
      <w:lvlText w:val=""/>
      <w:lvlJc w:val="left"/>
      <w:pPr>
        <w:ind w:left="6206" w:hanging="360"/>
      </w:pPr>
      <w:rPr>
        <w:rFonts w:ascii="Symbol" w:hAnsi="Symbol" w:hint="default"/>
      </w:rPr>
    </w:lvl>
    <w:lvl w:ilvl="7" w:tplc="04090003" w:tentative="1">
      <w:start w:val="1"/>
      <w:numFmt w:val="bullet"/>
      <w:lvlText w:val="o"/>
      <w:lvlJc w:val="left"/>
      <w:pPr>
        <w:ind w:left="6926" w:hanging="360"/>
      </w:pPr>
      <w:rPr>
        <w:rFonts w:ascii="Courier New" w:hAnsi="Courier New" w:cs="Courier New" w:hint="default"/>
      </w:rPr>
    </w:lvl>
    <w:lvl w:ilvl="8" w:tplc="04090005" w:tentative="1">
      <w:start w:val="1"/>
      <w:numFmt w:val="bullet"/>
      <w:lvlText w:val=""/>
      <w:lvlJc w:val="left"/>
      <w:pPr>
        <w:ind w:left="7646" w:hanging="360"/>
      </w:pPr>
      <w:rPr>
        <w:rFonts w:ascii="Wingdings" w:hAnsi="Wingdings" w:hint="default"/>
      </w:rPr>
    </w:lvl>
  </w:abstractNum>
  <w:abstractNum w:abstractNumId="27" w15:restartNumberingAfterBreak="0">
    <w:nsid w:val="5B547924"/>
    <w:multiLevelType w:val="multilevel"/>
    <w:tmpl w:val="79D207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B59273B"/>
    <w:multiLevelType w:val="multilevel"/>
    <w:tmpl w:val="79D2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CC1CE8"/>
    <w:multiLevelType w:val="hybridMultilevel"/>
    <w:tmpl w:val="4B403530"/>
    <w:lvl w:ilvl="0" w:tplc="00B2164C">
      <w:numFmt w:val="bullet"/>
      <w:lvlText w:val="-"/>
      <w:lvlJc w:val="left"/>
      <w:pPr>
        <w:ind w:left="1710" w:hanging="360"/>
      </w:pPr>
      <w:rPr>
        <w:rFonts w:ascii="Almarai" w:eastAsiaTheme="minorHAnsi" w:hAnsi="Almarai" w:cs="Almarai" w:hint="default"/>
        <w:u w:val="none"/>
        <w:lang w:bidi="ar-EG"/>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0" w15:restartNumberingAfterBreak="0">
    <w:nsid w:val="60851C5D"/>
    <w:multiLevelType w:val="hybridMultilevel"/>
    <w:tmpl w:val="D90899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478106C"/>
    <w:multiLevelType w:val="hybridMultilevel"/>
    <w:tmpl w:val="9E84A3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97D290D"/>
    <w:multiLevelType w:val="hybridMultilevel"/>
    <w:tmpl w:val="34DC3D78"/>
    <w:lvl w:ilvl="0" w:tplc="04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71773EE2"/>
    <w:multiLevelType w:val="hybridMultilevel"/>
    <w:tmpl w:val="4638259A"/>
    <w:lvl w:ilvl="0" w:tplc="B29A6B72">
      <w:numFmt w:val="bullet"/>
      <w:lvlText w:val="-"/>
      <w:lvlJc w:val="left"/>
      <w:pPr>
        <w:ind w:left="720" w:hanging="360"/>
      </w:pPr>
      <w:rPr>
        <w:rFonts w:ascii="Sinkin Sans 400 Regular" w:eastAsiaTheme="minorEastAsia" w:hAnsi="Sinkin Sans 400 Regular"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43848E6"/>
    <w:multiLevelType w:val="multilevel"/>
    <w:tmpl w:val="D83A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331E4B"/>
    <w:multiLevelType w:val="hybridMultilevel"/>
    <w:tmpl w:val="6C4401BA"/>
    <w:lvl w:ilvl="0" w:tplc="74428E2A">
      <w:start w:val="1"/>
      <w:numFmt w:val="bullet"/>
      <w:lvlText w:val="–"/>
      <w:lvlJc w:val="left"/>
      <w:pPr>
        <w:ind w:left="720" w:hanging="360"/>
      </w:pPr>
      <w:rPr>
        <w:rFonts w:ascii="Almarai Bold" w:hAnsi="Almarai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7544694">
    <w:abstractNumId w:val="18"/>
  </w:num>
  <w:num w:numId="2" w16cid:durableId="1961296263">
    <w:abstractNumId w:val="19"/>
  </w:num>
  <w:num w:numId="3" w16cid:durableId="1303389212">
    <w:abstractNumId w:val="22"/>
  </w:num>
  <w:num w:numId="4" w16cid:durableId="1471820002">
    <w:abstractNumId w:val="8"/>
  </w:num>
  <w:num w:numId="5" w16cid:durableId="30156464">
    <w:abstractNumId w:val="26"/>
  </w:num>
  <w:num w:numId="6" w16cid:durableId="729890930">
    <w:abstractNumId w:val="14"/>
  </w:num>
  <w:num w:numId="7" w16cid:durableId="1844585588">
    <w:abstractNumId w:val="34"/>
  </w:num>
  <w:num w:numId="8" w16cid:durableId="345638579">
    <w:abstractNumId w:val="15"/>
  </w:num>
  <w:num w:numId="9" w16cid:durableId="114447315">
    <w:abstractNumId w:val="6"/>
  </w:num>
  <w:num w:numId="10" w16cid:durableId="1770153462">
    <w:abstractNumId w:val="9"/>
  </w:num>
  <w:num w:numId="11" w16cid:durableId="942080586">
    <w:abstractNumId w:val="28"/>
  </w:num>
  <w:num w:numId="12" w16cid:durableId="1957129053">
    <w:abstractNumId w:val="4"/>
  </w:num>
  <w:num w:numId="13" w16cid:durableId="90904535">
    <w:abstractNumId w:val="24"/>
  </w:num>
  <w:num w:numId="14" w16cid:durableId="1734546788">
    <w:abstractNumId w:val="29"/>
  </w:num>
  <w:num w:numId="15" w16cid:durableId="707687205">
    <w:abstractNumId w:val="10"/>
  </w:num>
  <w:num w:numId="16" w16cid:durableId="721438908">
    <w:abstractNumId w:val="2"/>
  </w:num>
  <w:num w:numId="17" w16cid:durableId="744955339">
    <w:abstractNumId w:val="11"/>
  </w:num>
  <w:num w:numId="18" w16cid:durableId="366217350">
    <w:abstractNumId w:val="32"/>
  </w:num>
  <w:num w:numId="19" w16cid:durableId="355157973">
    <w:abstractNumId w:val="1"/>
  </w:num>
  <w:num w:numId="20" w16cid:durableId="714625084">
    <w:abstractNumId w:val="23"/>
  </w:num>
  <w:num w:numId="21" w16cid:durableId="581985091">
    <w:abstractNumId w:val="17"/>
  </w:num>
  <w:num w:numId="22" w16cid:durableId="857885845">
    <w:abstractNumId w:val="13"/>
  </w:num>
  <w:num w:numId="23" w16cid:durableId="1936983674">
    <w:abstractNumId w:val="5"/>
  </w:num>
  <w:num w:numId="24" w16cid:durableId="1563903813">
    <w:abstractNumId w:val="3"/>
  </w:num>
  <w:num w:numId="25" w16cid:durableId="973290736">
    <w:abstractNumId w:val="33"/>
  </w:num>
  <w:num w:numId="26" w16cid:durableId="1725835024">
    <w:abstractNumId w:val="7"/>
  </w:num>
  <w:num w:numId="27" w16cid:durableId="233396346">
    <w:abstractNumId w:val="35"/>
  </w:num>
  <w:num w:numId="28" w16cid:durableId="551313989">
    <w:abstractNumId w:val="20"/>
  </w:num>
  <w:num w:numId="29" w16cid:durableId="1999377977">
    <w:abstractNumId w:val="21"/>
  </w:num>
  <w:num w:numId="30" w16cid:durableId="462308811">
    <w:abstractNumId w:val="12"/>
  </w:num>
  <w:num w:numId="31" w16cid:durableId="1400905892">
    <w:abstractNumId w:val="30"/>
  </w:num>
  <w:num w:numId="32" w16cid:durableId="1487891402">
    <w:abstractNumId w:val="0"/>
  </w:num>
  <w:num w:numId="33" w16cid:durableId="2098941134">
    <w:abstractNumId w:val="25"/>
  </w:num>
  <w:num w:numId="34" w16cid:durableId="969284199">
    <w:abstractNumId w:val="16"/>
  </w:num>
  <w:num w:numId="35" w16cid:durableId="2024088864">
    <w:abstractNumId w:val="31"/>
  </w:num>
  <w:num w:numId="36" w16cid:durableId="620500608">
    <w:abstractNumId w:val="27"/>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ed Abdel-Hakam">
    <w15:presenceInfo w15:providerId="Windows Live" w15:userId="6fc1d1d68187f72d"/>
  </w15:person>
  <w15:person w15:author="WTORKY">
    <w15:presenceInfo w15:providerId="None" w15:userId="WTORKY"/>
  </w15:person>
  <w15:person w15:author="Andre Michel">
    <w15:presenceInfo w15:providerId="Windows Live" w15:userId="115779a9f00f9b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801"/>
    <w:rsid w:val="00000108"/>
    <w:rsid w:val="00000157"/>
    <w:rsid w:val="00000FCF"/>
    <w:rsid w:val="00001580"/>
    <w:rsid w:val="00001F8C"/>
    <w:rsid w:val="000020BA"/>
    <w:rsid w:val="00003498"/>
    <w:rsid w:val="00003E5C"/>
    <w:rsid w:val="000042ED"/>
    <w:rsid w:val="00004713"/>
    <w:rsid w:val="000065A7"/>
    <w:rsid w:val="00006A16"/>
    <w:rsid w:val="00006A2E"/>
    <w:rsid w:val="0000768C"/>
    <w:rsid w:val="00007971"/>
    <w:rsid w:val="00010784"/>
    <w:rsid w:val="00010932"/>
    <w:rsid w:val="000112D6"/>
    <w:rsid w:val="00013CFA"/>
    <w:rsid w:val="00013F73"/>
    <w:rsid w:val="0001420F"/>
    <w:rsid w:val="00014B2E"/>
    <w:rsid w:val="00020AA3"/>
    <w:rsid w:val="00021FFF"/>
    <w:rsid w:val="000247AC"/>
    <w:rsid w:val="00024A87"/>
    <w:rsid w:val="0002552C"/>
    <w:rsid w:val="00026944"/>
    <w:rsid w:val="00031FAE"/>
    <w:rsid w:val="00034FB9"/>
    <w:rsid w:val="00035F37"/>
    <w:rsid w:val="0003600C"/>
    <w:rsid w:val="00036E32"/>
    <w:rsid w:val="00040D54"/>
    <w:rsid w:val="0004101E"/>
    <w:rsid w:val="000413FA"/>
    <w:rsid w:val="00041461"/>
    <w:rsid w:val="00042205"/>
    <w:rsid w:val="00042213"/>
    <w:rsid w:val="000424BC"/>
    <w:rsid w:val="00042625"/>
    <w:rsid w:val="00043213"/>
    <w:rsid w:val="000438B4"/>
    <w:rsid w:val="0004575C"/>
    <w:rsid w:val="00046381"/>
    <w:rsid w:val="0004652E"/>
    <w:rsid w:val="00047280"/>
    <w:rsid w:val="00047B13"/>
    <w:rsid w:val="00050AA0"/>
    <w:rsid w:val="00051EA2"/>
    <w:rsid w:val="000530EC"/>
    <w:rsid w:val="00053FBB"/>
    <w:rsid w:val="00054198"/>
    <w:rsid w:val="0005495E"/>
    <w:rsid w:val="00054976"/>
    <w:rsid w:val="00055976"/>
    <w:rsid w:val="000566F9"/>
    <w:rsid w:val="00056D1D"/>
    <w:rsid w:val="000603A3"/>
    <w:rsid w:val="00060409"/>
    <w:rsid w:val="00060CCB"/>
    <w:rsid w:val="00061A4F"/>
    <w:rsid w:val="00061FB6"/>
    <w:rsid w:val="00062187"/>
    <w:rsid w:val="00063D82"/>
    <w:rsid w:val="00064232"/>
    <w:rsid w:val="000664D3"/>
    <w:rsid w:val="00066FA0"/>
    <w:rsid w:val="0006786B"/>
    <w:rsid w:val="00067BE2"/>
    <w:rsid w:val="000723BA"/>
    <w:rsid w:val="00074F58"/>
    <w:rsid w:val="00077C0B"/>
    <w:rsid w:val="0008134B"/>
    <w:rsid w:val="00081427"/>
    <w:rsid w:val="000814DA"/>
    <w:rsid w:val="00081782"/>
    <w:rsid w:val="000817DB"/>
    <w:rsid w:val="00082268"/>
    <w:rsid w:val="00082E18"/>
    <w:rsid w:val="000855B1"/>
    <w:rsid w:val="000856A2"/>
    <w:rsid w:val="0008603B"/>
    <w:rsid w:val="00087B20"/>
    <w:rsid w:val="00090629"/>
    <w:rsid w:val="00090C10"/>
    <w:rsid w:val="00091094"/>
    <w:rsid w:val="0009289D"/>
    <w:rsid w:val="00093D65"/>
    <w:rsid w:val="00095266"/>
    <w:rsid w:val="00095873"/>
    <w:rsid w:val="000966A7"/>
    <w:rsid w:val="00096D75"/>
    <w:rsid w:val="00097395"/>
    <w:rsid w:val="000979DB"/>
    <w:rsid w:val="00097C1D"/>
    <w:rsid w:val="000A046B"/>
    <w:rsid w:val="000A04C0"/>
    <w:rsid w:val="000A3251"/>
    <w:rsid w:val="000A4744"/>
    <w:rsid w:val="000A54DA"/>
    <w:rsid w:val="000A5A3B"/>
    <w:rsid w:val="000A5CD9"/>
    <w:rsid w:val="000A6155"/>
    <w:rsid w:val="000A6EC4"/>
    <w:rsid w:val="000A76AE"/>
    <w:rsid w:val="000B0254"/>
    <w:rsid w:val="000B2698"/>
    <w:rsid w:val="000B498D"/>
    <w:rsid w:val="000B4AAD"/>
    <w:rsid w:val="000B51E7"/>
    <w:rsid w:val="000B5D40"/>
    <w:rsid w:val="000B6B3D"/>
    <w:rsid w:val="000B6F1A"/>
    <w:rsid w:val="000B71FE"/>
    <w:rsid w:val="000C1309"/>
    <w:rsid w:val="000C1954"/>
    <w:rsid w:val="000C38AB"/>
    <w:rsid w:val="000C38BD"/>
    <w:rsid w:val="000C42BA"/>
    <w:rsid w:val="000C4C02"/>
    <w:rsid w:val="000C51A3"/>
    <w:rsid w:val="000C5816"/>
    <w:rsid w:val="000C5B6C"/>
    <w:rsid w:val="000C5C07"/>
    <w:rsid w:val="000C680A"/>
    <w:rsid w:val="000C7F6C"/>
    <w:rsid w:val="000D0263"/>
    <w:rsid w:val="000D05BB"/>
    <w:rsid w:val="000D11BB"/>
    <w:rsid w:val="000D129B"/>
    <w:rsid w:val="000D1452"/>
    <w:rsid w:val="000D1695"/>
    <w:rsid w:val="000D32B8"/>
    <w:rsid w:val="000D3FA8"/>
    <w:rsid w:val="000D46F1"/>
    <w:rsid w:val="000D4EF2"/>
    <w:rsid w:val="000D556E"/>
    <w:rsid w:val="000D6616"/>
    <w:rsid w:val="000D698A"/>
    <w:rsid w:val="000D6B85"/>
    <w:rsid w:val="000D7A75"/>
    <w:rsid w:val="000E1BD1"/>
    <w:rsid w:val="000E3608"/>
    <w:rsid w:val="000E3FA7"/>
    <w:rsid w:val="000E753D"/>
    <w:rsid w:val="000F0A7B"/>
    <w:rsid w:val="000F1A1E"/>
    <w:rsid w:val="000F3665"/>
    <w:rsid w:val="000F3F21"/>
    <w:rsid w:val="000F55A7"/>
    <w:rsid w:val="000F6166"/>
    <w:rsid w:val="000F643B"/>
    <w:rsid w:val="000F6D56"/>
    <w:rsid w:val="000F74FE"/>
    <w:rsid w:val="000F781C"/>
    <w:rsid w:val="00101DC8"/>
    <w:rsid w:val="00102BA2"/>
    <w:rsid w:val="00103514"/>
    <w:rsid w:val="00103EBF"/>
    <w:rsid w:val="00104AE3"/>
    <w:rsid w:val="00104ECA"/>
    <w:rsid w:val="00105831"/>
    <w:rsid w:val="001068C7"/>
    <w:rsid w:val="001073F7"/>
    <w:rsid w:val="00111433"/>
    <w:rsid w:val="00112333"/>
    <w:rsid w:val="0011253B"/>
    <w:rsid w:val="0011376A"/>
    <w:rsid w:val="00113C57"/>
    <w:rsid w:val="00115D75"/>
    <w:rsid w:val="00116317"/>
    <w:rsid w:val="00116690"/>
    <w:rsid w:val="00116799"/>
    <w:rsid w:val="00116908"/>
    <w:rsid w:val="00116DB7"/>
    <w:rsid w:val="00117D11"/>
    <w:rsid w:val="001213BD"/>
    <w:rsid w:val="00121C50"/>
    <w:rsid w:val="0012342B"/>
    <w:rsid w:val="00123CDA"/>
    <w:rsid w:val="001250DF"/>
    <w:rsid w:val="0012556A"/>
    <w:rsid w:val="001257CC"/>
    <w:rsid w:val="00125ABD"/>
    <w:rsid w:val="0012681F"/>
    <w:rsid w:val="00126A5A"/>
    <w:rsid w:val="00126B3B"/>
    <w:rsid w:val="00127513"/>
    <w:rsid w:val="00127A8E"/>
    <w:rsid w:val="00127DB5"/>
    <w:rsid w:val="001310AE"/>
    <w:rsid w:val="00131FE5"/>
    <w:rsid w:val="00132DBC"/>
    <w:rsid w:val="00133057"/>
    <w:rsid w:val="0013384F"/>
    <w:rsid w:val="00134354"/>
    <w:rsid w:val="00134ED5"/>
    <w:rsid w:val="00140E75"/>
    <w:rsid w:val="001428FA"/>
    <w:rsid w:val="001445F7"/>
    <w:rsid w:val="0014477E"/>
    <w:rsid w:val="001447A9"/>
    <w:rsid w:val="00144F88"/>
    <w:rsid w:val="00145CDB"/>
    <w:rsid w:val="00146539"/>
    <w:rsid w:val="00146BBB"/>
    <w:rsid w:val="00147AEF"/>
    <w:rsid w:val="00150036"/>
    <w:rsid w:val="00150385"/>
    <w:rsid w:val="00150A55"/>
    <w:rsid w:val="00150E07"/>
    <w:rsid w:val="001514C6"/>
    <w:rsid w:val="001524B6"/>
    <w:rsid w:val="00153C15"/>
    <w:rsid w:val="00154C17"/>
    <w:rsid w:val="001550D5"/>
    <w:rsid w:val="001553E7"/>
    <w:rsid w:val="0015552A"/>
    <w:rsid w:val="00155A9F"/>
    <w:rsid w:val="0015693B"/>
    <w:rsid w:val="00157526"/>
    <w:rsid w:val="0016052D"/>
    <w:rsid w:val="00160D15"/>
    <w:rsid w:val="00161404"/>
    <w:rsid w:val="00161FDB"/>
    <w:rsid w:val="00162A83"/>
    <w:rsid w:val="00165E86"/>
    <w:rsid w:val="001660C2"/>
    <w:rsid w:val="00167345"/>
    <w:rsid w:val="00172E32"/>
    <w:rsid w:val="00172E3E"/>
    <w:rsid w:val="00172F28"/>
    <w:rsid w:val="001740FB"/>
    <w:rsid w:val="00174BEA"/>
    <w:rsid w:val="001753F4"/>
    <w:rsid w:val="001755E8"/>
    <w:rsid w:val="00176773"/>
    <w:rsid w:val="001772B0"/>
    <w:rsid w:val="00177615"/>
    <w:rsid w:val="001807B2"/>
    <w:rsid w:val="00180864"/>
    <w:rsid w:val="00182150"/>
    <w:rsid w:val="0018318E"/>
    <w:rsid w:val="00184BBA"/>
    <w:rsid w:val="001858C9"/>
    <w:rsid w:val="001863C1"/>
    <w:rsid w:val="00186595"/>
    <w:rsid w:val="0018672B"/>
    <w:rsid w:val="00186950"/>
    <w:rsid w:val="00187FC3"/>
    <w:rsid w:val="00190476"/>
    <w:rsid w:val="00190CAF"/>
    <w:rsid w:val="00191AB2"/>
    <w:rsid w:val="00193719"/>
    <w:rsid w:val="00194637"/>
    <w:rsid w:val="001946E8"/>
    <w:rsid w:val="00194E3A"/>
    <w:rsid w:val="00194F30"/>
    <w:rsid w:val="00196397"/>
    <w:rsid w:val="00197086"/>
    <w:rsid w:val="001A0BB2"/>
    <w:rsid w:val="001A19DE"/>
    <w:rsid w:val="001A30CB"/>
    <w:rsid w:val="001A3B87"/>
    <w:rsid w:val="001A3E76"/>
    <w:rsid w:val="001A53B1"/>
    <w:rsid w:val="001A53B7"/>
    <w:rsid w:val="001A5CB9"/>
    <w:rsid w:val="001B0639"/>
    <w:rsid w:val="001B0CC4"/>
    <w:rsid w:val="001B0EE0"/>
    <w:rsid w:val="001B3709"/>
    <w:rsid w:val="001B4FF5"/>
    <w:rsid w:val="001B6606"/>
    <w:rsid w:val="001B6DF5"/>
    <w:rsid w:val="001C0432"/>
    <w:rsid w:val="001C06E3"/>
    <w:rsid w:val="001C0E24"/>
    <w:rsid w:val="001C0F97"/>
    <w:rsid w:val="001C1394"/>
    <w:rsid w:val="001C3FAF"/>
    <w:rsid w:val="001C5ABD"/>
    <w:rsid w:val="001C5D6B"/>
    <w:rsid w:val="001D1569"/>
    <w:rsid w:val="001D344B"/>
    <w:rsid w:val="001D3E91"/>
    <w:rsid w:val="001D5AED"/>
    <w:rsid w:val="001D6E4E"/>
    <w:rsid w:val="001E01AB"/>
    <w:rsid w:val="001E1076"/>
    <w:rsid w:val="001E1B4C"/>
    <w:rsid w:val="001E355E"/>
    <w:rsid w:val="001E3B9B"/>
    <w:rsid w:val="001E42E9"/>
    <w:rsid w:val="001E4ECD"/>
    <w:rsid w:val="001E525D"/>
    <w:rsid w:val="001E54CA"/>
    <w:rsid w:val="001E736F"/>
    <w:rsid w:val="001E747C"/>
    <w:rsid w:val="001F05D0"/>
    <w:rsid w:val="001F1A5C"/>
    <w:rsid w:val="001F1CFE"/>
    <w:rsid w:val="001F3357"/>
    <w:rsid w:val="001F3C64"/>
    <w:rsid w:val="001F418D"/>
    <w:rsid w:val="001F4520"/>
    <w:rsid w:val="001F5D37"/>
    <w:rsid w:val="001F5D7C"/>
    <w:rsid w:val="001F6400"/>
    <w:rsid w:val="001F685F"/>
    <w:rsid w:val="001F6B0A"/>
    <w:rsid w:val="00201ECA"/>
    <w:rsid w:val="00202131"/>
    <w:rsid w:val="00202715"/>
    <w:rsid w:val="00202C5D"/>
    <w:rsid w:val="00204B96"/>
    <w:rsid w:val="00205DF3"/>
    <w:rsid w:val="002072C5"/>
    <w:rsid w:val="00207B4D"/>
    <w:rsid w:val="0021406A"/>
    <w:rsid w:val="0021430B"/>
    <w:rsid w:val="00214714"/>
    <w:rsid w:val="00214D27"/>
    <w:rsid w:val="00215118"/>
    <w:rsid w:val="00215814"/>
    <w:rsid w:val="00217FC2"/>
    <w:rsid w:val="0022087D"/>
    <w:rsid w:val="00220B0D"/>
    <w:rsid w:val="00221359"/>
    <w:rsid w:val="00221675"/>
    <w:rsid w:val="0022171A"/>
    <w:rsid w:val="00222265"/>
    <w:rsid w:val="002238AC"/>
    <w:rsid w:val="00224606"/>
    <w:rsid w:val="00225E6C"/>
    <w:rsid w:val="00227266"/>
    <w:rsid w:val="00227CD3"/>
    <w:rsid w:val="00227F47"/>
    <w:rsid w:val="00230101"/>
    <w:rsid w:val="0023049C"/>
    <w:rsid w:val="0023172C"/>
    <w:rsid w:val="00231E6B"/>
    <w:rsid w:val="002358F9"/>
    <w:rsid w:val="00235CA9"/>
    <w:rsid w:val="002365C4"/>
    <w:rsid w:val="00237D66"/>
    <w:rsid w:val="0024042A"/>
    <w:rsid w:val="002404C4"/>
    <w:rsid w:val="00240591"/>
    <w:rsid w:val="00241206"/>
    <w:rsid w:val="00241917"/>
    <w:rsid w:val="002420C6"/>
    <w:rsid w:val="00242E48"/>
    <w:rsid w:val="00245662"/>
    <w:rsid w:val="00245C13"/>
    <w:rsid w:val="00247039"/>
    <w:rsid w:val="00247DE6"/>
    <w:rsid w:val="0025004F"/>
    <w:rsid w:val="0025075A"/>
    <w:rsid w:val="00250FC5"/>
    <w:rsid w:val="00252C2E"/>
    <w:rsid w:val="00252C79"/>
    <w:rsid w:val="00252F91"/>
    <w:rsid w:val="002531B2"/>
    <w:rsid w:val="00253498"/>
    <w:rsid w:val="0025397F"/>
    <w:rsid w:val="00254531"/>
    <w:rsid w:val="00257076"/>
    <w:rsid w:val="002576EF"/>
    <w:rsid w:val="00262870"/>
    <w:rsid w:val="002635C4"/>
    <w:rsid w:val="00263A89"/>
    <w:rsid w:val="00264C54"/>
    <w:rsid w:val="00265B3D"/>
    <w:rsid w:val="00270879"/>
    <w:rsid w:val="002710A3"/>
    <w:rsid w:val="0027199B"/>
    <w:rsid w:val="00271E1E"/>
    <w:rsid w:val="00272BAC"/>
    <w:rsid w:val="002740C0"/>
    <w:rsid w:val="00275719"/>
    <w:rsid w:val="00275DFA"/>
    <w:rsid w:val="0027665B"/>
    <w:rsid w:val="002767EF"/>
    <w:rsid w:val="002802F4"/>
    <w:rsid w:val="002821B9"/>
    <w:rsid w:val="00282A43"/>
    <w:rsid w:val="00283F1B"/>
    <w:rsid w:val="00284B47"/>
    <w:rsid w:val="0028517D"/>
    <w:rsid w:val="00287805"/>
    <w:rsid w:val="00287E34"/>
    <w:rsid w:val="0029006C"/>
    <w:rsid w:val="00292549"/>
    <w:rsid w:val="00292D00"/>
    <w:rsid w:val="002933FA"/>
    <w:rsid w:val="00293985"/>
    <w:rsid w:val="00294EFB"/>
    <w:rsid w:val="00295188"/>
    <w:rsid w:val="0029597E"/>
    <w:rsid w:val="00295D92"/>
    <w:rsid w:val="002A1648"/>
    <w:rsid w:val="002A3ED9"/>
    <w:rsid w:val="002A444F"/>
    <w:rsid w:val="002A5176"/>
    <w:rsid w:val="002A5653"/>
    <w:rsid w:val="002A7776"/>
    <w:rsid w:val="002A780A"/>
    <w:rsid w:val="002B09D7"/>
    <w:rsid w:val="002B127F"/>
    <w:rsid w:val="002B1778"/>
    <w:rsid w:val="002B1D34"/>
    <w:rsid w:val="002B1FE5"/>
    <w:rsid w:val="002B270C"/>
    <w:rsid w:val="002B36FC"/>
    <w:rsid w:val="002B3F8C"/>
    <w:rsid w:val="002B4BA9"/>
    <w:rsid w:val="002B57C8"/>
    <w:rsid w:val="002B58F1"/>
    <w:rsid w:val="002B5E59"/>
    <w:rsid w:val="002B65DA"/>
    <w:rsid w:val="002C0EEA"/>
    <w:rsid w:val="002C1440"/>
    <w:rsid w:val="002C1C89"/>
    <w:rsid w:val="002C2BBA"/>
    <w:rsid w:val="002C4375"/>
    <w:rsid w:val="002C5721"/>
    <w:rsid w:val="002C5ACC"/>
    <w:rsid w:val="002C6385"/>
    <w:rsid w:val="002C6A20"/>
    <w:rsid w:val="002D0363"/>
    <w:rsid w:val="002D058C"/>
    <w:rsid w:val="002D47FF"/>
    <w:rsid w:val="002D520C"/>
    <w:rsid w:val="002D63DB"/>
    <w:rsid w:val="002D697B"/>
    <w:rsid w:val="002D6A26"/>
    <w:rsid w:val="002D6B8A"/>
    <w:rsid w:val="002D6EF3"/>
    <w:rsid w:val="002D7D5B"/>
    <w:rsid w:val="002E01DC"/>
    <w:rsid w:val="002E088C"/>
    <w:rsid w:val="002E2E79"/>
    <w:rsid w:val="002E2F4C"/>
    <w:rsid w:val="002E3C04"/>
    <w:rsid w:val="002E4675"/>
    <w:rsid w:val="002E5C35"/>
    <w:rsid w:val="002E642D"/>
    <w:rsid w:val="002E67B4"/>
    <w:rsid w:val="002F042C"/>
    <w:rsid w:val="002F0998"/>
    <w:rsid w:val="002F0A9F"/>
    <w:rsid w:val="002F0CF5"/>
    <w:rsid w:val="002F1F6F"/>
    <w:rsid w:val="002F22E3"/>
    <w:rsid w:val="002F26F2"/>
    <w:rsid w:val="002F270E"/>
    <w:rsid w:val="002F4587"/>
    <w:rsid w:val="002F4914"/>
    <w:rsid w:val="002F4B91"/>
    <w:rsid w:val="002F51DB"/>
    <w:rsid w:val="002F5525"/>
    <w:rsid w:val="002F5B17"/>
    <w:rsid w:val="002F5FE6"/>
    <w:rsid w:val="002F622A"/>
    <w:rsid w:val="002F792E"/>
    <w:rsid w:val="00300DFC"/>
    <w:rsid w:val="00300E19"/>
    <w:rsid w:val="00301367"/>
    <w:rsid w:val="00301710"/>
    <w:rsid w:val="00301D0B"/>
    <w:rsid w:val="00302947"/>
    <w:rsid w:val="003034ED"/>
    <w:rsid w:val="00304442"/>
    <w:rsid w:val="003047C6"/>
    <w:rsid w:val="003062B9"/>
    <w:rsid w:val="00306F58"/>
    <w:rsid w:val="00310297"/>
    <w:rsid w:val="00310325"/>
    <w:rsid w:val="00311892"/>
    <w:rsid w:val="00311B30"/>
    <w:rsid w:val="00311B6B"/>
    <w:rsid w:val="00312AAA"/>
    <w:rsid w:val="00313A2E"/>
    <w:rsid w:val="00314A38"/>
    <w:rsid w:val="00315373"/>
    <w:rsid w:val="0031579B"/>
    <w:rsid w:val="003157C9"/>
    <w:rsid w:val="00315AEA"/>
    <w:rsid w:val="003172F0"/>
    <w:rsid w:val="00317685"/>
    <w:rsid w:val="00317E15"/>
    <w:rsid w:val="003202CD"/>
    <w:rsid w:val="003205A7"/>
    <w:rsid w:val="00323900"/>
    <w:rsid w:val="003250F2"/>
    <w:rsid w:val="003262CE"/>
    <w:rsid w:val="00326801"/>
    <w:rsid w:val="00331F14"/>
    <w:rsid w:val="003330F2"/>
    <w:rsid w:val="003331DC"/>
    <w:rsid w:val="00334521"/>
    <w:rsid w:val="00334C83"/>
    <w:rsid w:val="00334E04"/>
    <w:rsid w:val="00335EC4"/>
    <w:rsid w:val="00336D8A"/>
    <w:rsid w:val="0034134F"/>
    <w:rsid w:val="00341C92"/>
    <w:rsid w:val="00342796"/>
    <w:rsid w:val="00342894"/>
    <w:rsid w:val="0034390A"/>
    <w:rsid w:val="00343E30"/>
    <w:rsid w:val="003443EF"/>
    <w:rsid w:val="00344B5D"/>
    <w:rsid w:val="00344D4D"/>
    <w:rsid w:val="00345347"/>
    <w:rsid w:val="00345741"/>
    <w:rsid w:val="0034596A"/>
    <w:rsid w:val="003505D1"/>
    <w:rsid w:val="0035075F"/>
    <w:rsid w:val="00350DC4"/>
    <w:rsid w:val="0035293B"/>
    <w:rsid w:val="00352CA5"/>
    <w:rsid w:val="00352EC2"/>
    <w:rsid w:val="00352F0E"/>
    <w:rsid w:val="0035508A"/>
    <w:rsid w:val="00355B7C"/>
    <w:rsid w:val="003561C9"/>
    <w:rsid w:val="003574FD"/>
    <w:rsid w:val="00360D41"/>
    <w:rsid w:val="00362841"/>
    <w:rsid w:val="00363A06"/>
    <w:rsid w:val="00363C4E"/>
    <w:rsid w:val="003644DE"/>
    <w:rsid w:val="00365F01"/>
    <w:rsid w:val="00366399"/>
    <w:rsid w:val="00366CF4"/>
    <w:rsid w:val="0037076D"/>
    <w:rsid w:val="00370EBE"/>
    <w:rsid w:val="00372288"/>
    <w:rsid w:val="00372F1F"/>
    <w:rsid w:val="00373F3F"/>
    <w:rsid w:val="00376AA6"/>
    <w:rsid w:val="00376B87"/>
    <w:rsid w:val="00376C31"/>
    <w:rsid w:val="00376D35"/>
    <w:rsid w:val="00377DBE"/>
    <w:rsid w:val="00380BF9"/>
    <w:rsid w:val="00381F69"/>
    <w:rsid w:val="003824A6"/>
    <w:rsid w:val="00382BB4"/>
    <w:rsid w:val="00383309"/>
    <w:rsid w:val="00383A14"/>
    <w:rsid w:val="00384D74"/>
    <w:rsid w:val="00386037"/>
    <w:rsid w:val="00390440"/>
    <w:rsid w:val="00390FC8"/>
    <w:rsid w:val="00391036"/>
    <w:rsid w:val="003922BC"/>
    <w:rsid w:val="00392810"/>
    <w:rsid w:val="00393615"/>
    <w:rsid w:val="003940FB"/>
    <w:rsid w:val="003A0119"/>
    <w:rsid w:val="003A029E"/>
    <w:rsid w:val="003A0CA1"/>
    <w:rsid w:val="003A2051"/>
    <w:rsid w:val="003A2494"/>
    <w:rsid w:val="003A2680"/>
    <w:rsid w:val="003A390A"/>
    <w:rsid w:val="003A484B"/>
    <w:rsid w:val="003A506D"/>
    <w:rsid w:val="003A526B"/>
    <w:rsid w:val="003A7BDE"/>
    <w:rsid w:val="003B3A86"/>
    <w:rsid w:val="003B3B31"/>
    <w:rsid w:val="003B3BCA"/>
    <w:rsid w:val="003B3FAC"/>
    <w:rsid w:val="003B4327"/>
    <w:rsid w:val="003B451D"/>
    <w:rsid w:val="003B4E23"/>
    <w:rsid w:val="003B520E"/>
    <w:rsid w:val="003B5921"/>
    <w:rsid w:val="003B6B73"/>
    <w:rsid w:val="003B7461"/>
    <w:rsid w:val="003C06FC"/>
    <w:rsid w:val="003C18AA"/>
    <w:rsid w:val="003C22C6"/>
    <w:rsid w:val="003C2B83"/>
    <w:rsid w:val="003C3090"/>
    <w:rsid w:val="003C3B8F"/>
    <w:rsid w:val="003C7C02"/>
    <w:rsid w:val="003D12D5"/>
    <w:rsid w:val="003D2F40"/>
    <w:rsid w:val="003D4D2B"/>
    <w:rsid w:val="003D5357"/>
    <w:rsid w:val="003D58C5"/>
    <w:rsid w:val="003D6104"/>
    <w:rsid w:val="003D6416"/>
    <w:rsid w:val="003D7867"/>
    <w:rsid w:val="003D79E5"/>
    <w:rsid w:val="003E0465"/>
    <w:rsid w:val="003E1D93"/>
    <w:rsid w:val="003E4194"/>
    <w:rsid w:val="003E4812"/>
    <w:rsid w:val="003E4FA6"/>
    <w:rsid w:val="003E5121"/>
    <w:rsid w:val="003E5342"/>
    <w:rsid w:val="003F1861"/>
    <w:rsid w:val="003F294B"/>
    <w:rsid w:val="003F2E07"/>
    <w:rsid w:val="003F31F7"/>
    <w:rsid w:val="003F3D3D"/>
    <w:rsid w:val="003F4560"/>
    <w:rsid w:val="003F52BD"/>
    <w:rsid w:val="003F5EB0"/>
    <w:rsid w:val="003F6998"/>
    <w:rsid w:val="003F7322"/>
    <w:rsid w:val="003F781B"/>
    <w:rsid w:val="003F7B75"/>
    <w:rsid w:val="004009F3"/>
    <w:rsid w:val="00401BCC"/>
    <w:rsid w:val="0040216C"/>
    <w:rsid w:val="004032E9"/>
    <w:rsid w:val="004033C1"/>
    <w:rsid w:val="00403B61"/>
    <w:rsid w:val="0040456B"/>
    <w:rsid w:val="00404798"/>
    <w:rsid w:val="00404C19"/>
    <w:rsid w:val="00405BE1"/>
    <w:rsid w:val="004065AF"/>
    <w:rsid w:val="00406907"/>
    <w:rsid w:val="00406AF0"/>
    <w:rsid w:val="00411AA2"/>
    <w:rsid w:val="00413B49"/>
    <w:rsid w:val="004141AE"/>
    <w:rsid w:val="004159A5"/>
    <w:rsid w:val="00416272"/>
    <w:rsid w:val="00416A50"/>
    <w:rsid w:val="00417A28"/>
    <w:rsid w:val="00417F24"/>
    <w:rsid w:val="004219A7"/>
    <w:rsid w:val="004226CA"/>
    <w:rsid w:val="00423046"/>
    <w:rsid w:val="0042321B"/>
    <w:rsid w:val="00423316"/>
    <w:rsid w:val="00424542"/>
    <w:rsid w:val="00425830"/>
    <w:rsid w:val="004267FF"/>
    <w:rsid w:val="004269A2"/>
    <w:rsid w:val="0042715E"/>
    <w:rsid w:val="00427500"/>
    <w:rsid w:val="00427832"/>
    <w:rsid w:val="0043063E"/>
    <w:rsid w:val="00431B17"/>
    <w:rsid w:val="00431B62"/>
    <w:rsid w:val="00432691"/>
    <w:rsid w:val="004326D2"/>
    <w:rsid w:val="00433408"/>
    <w:rsid w:val="00433F0A"/>
    <w:rsid w:val="004348D7"/>
    <w:rsid w:val="00434982"/>
    <w:rsid w:val="00434A2B"/>
    <w:rsid w:val="004352F8"/>
    <w:rsid w:val="00435AF4"/>
    <w:rsid w:val="00435CE2"/>
    <w:rsid w:val="00436F5F"/>
    <w:rsid w:val="00437030"/>
    <w:rsid w:val="0043733A"/>
    <w:rsid w:val="0044476A"/>
    <w:rsid w:val="0044758D"/>
    <w:rsid w:val="00447D4C"/>
    <w:rsid w:val="00450BC4"/>
    <w:rsid w:val="00451EFD"/>
    <w:rsid w:val="004525B4"/>
    <w:rsid w:val="00452F99"/>
    <w:rsid w:val="004553E0"/>
    <w:rsid w:val="00455D93"/>
    <w:rsid w:val="0045787B"/>
    <w:rsid w:val="004604BC"/>
    <w:rsid w:val="00460C94"/>
    <w:rsid w:val="00461B57"/>
    <w:rsid w:val="00462C84"/>
    <w:rsid w:val="00463B40"/>
    <w:rsid w:val="00464150"/>
    <w:rsid w:val="004645D0"/>
    <w:rsid w:val="00464D66"/>
    <w:rsid w:val="004656E5"/>
    <w:rsid w:val="0046576E"/>
    <w:rsid w:val="00466697"/>
    <w:rsid w:val="00466CCC"/>
    <w:rsid w:val="00466EF1"/>
    <w:rsid w:val="00470AD5"/>
    <w:rsid w:val="00473194"/>
    <w:rsid w:val="00473298"/>
    <w:rsid w:val="004750D4"/>
    <w:rsid w:val="00475BFB"/>
    <w:rsid w:val="00475D62"/>
    <w:rsid w:val="004804EA"/>
    <w:rsid w:val="00481835"/>
    <w:rsid w:val="00481C1B"/>
    <w:rsid w:val="00482200"/>
    <w:rsid w:val="004826A5"/>
    <w:rsid w:val="00483571"/>
    <w:rsid w:val="004835CF"/>
    <w:rsid w:val="00484476"/>
    <w:rsid w:val="0048588A"/>
    <w:rsid w:val="004862F9"/>
    <w:rsid w:val="004871EF"/>
    <w:rsid w:val="00487535"/>
    <w:rsid w:val="0049059C"/>
    <w:rsid w:val="004905AF"/>
    <w:rsid w:val="00492656"/>
    <w:rsid w:val="00492EFF"/>
    <w:rsid w:val="00493A56"/>
    <w:rsid w:val="00494B80"/>
    <w:rsid w:val="004956B4"/>
    <w:rsid w:val="004A057B"/>
    <w:rsid w:val="004A1D10"/>
    <w:rsid w:val="004A293B"/>
    <w:rsid w:val="004A2BA2"/>
    <w:rsid w:val="004A32C6"/>
    <w:rsid w:val="004A3CD2"/>
    <w:rsid w:val="004A4714"/>
    <w:rsid w:val="004A5D51"/>
    <w:rsid w:val="004A6F73"/>
    <w:rsid w:val="004B2381"/>
    <w:rsid w:val="004B2967"/>
    <w:rsid w:val="004B2BB1"/>
    <w:rsid w:val="004B335F"/>
    <w:rsid w:val="004B3D33"/>
    <w:rsid w:val="004B40E7"/>
    <w:rsid w:val="004B47D7"/>
    <w:rsid w:val="004B515C"/>
    <w:rsid w:val="004B5769"/>
    <w:rsid w:val="004B5E84"/>
    <w:rsid w:val="004C14C8"/>
    <w:rsid w:val="004C2018"/>
    <w:rsid w:val="004C20FB"/>
    <w:rsid w:val="004C3FCC"/>
    <w:rsid w:val="004C4514"/>
    <w:rsid w:val="004C4A60"/>
    <w:rsid w:val="004C7084"/>
    <w:rsid w:val="004D091B"/>
    <w:rsid w:val="004D0DEF"/>
    <w:rsid w:val="004D1AEF"/>
    <w:rsid w:val="004D2469"/>
    <w:rsid w:val="004D262D"/>
    <w:rsid w:val="004D2C03"/>
    <w:rsid w:val="004D432A"/>
    <w:rsid w:val="004D47AC"/>
    <w:rsid w:val="004D548F"/>
    <w:rsid w:val="004D62CC"/>
    <w:rsid w:val="004D63A6"/>
    <w:rsid w:val="004D64C5"/>
    <w:rsid w:val="004D6809"/>
    <w:rsid w:val="004D6C1E"/>
    <w:rsid w:val="004D7058"/>
    <w:rsid w:val="004E2FA6"/>
    <w:rsid w:val="004E3009"/>
    <w:rsid w:val="004E4271"/>
    <w:rsid w:val="004E5EDC"/>
    <w:rsid w:val="004E6660"/>
    <w:rsid w:val="004E67D1"/>
    <w:rsid w:val="004E777E"/>
    <w:rsid w:val="004E7A5A"/>
    <w:rsid w:val="004F34A2"/>
    <w:rsid w:val="004F49E7"/>
    <w:rsid w:val="004F6563"/>
    <w:rsid w:val="00501850"/>
    <w:rsid w:val="00502426"/>
    <w:rsid w:val="005029F2"/>
    <w:rsid w:val="00503703"/>
    <w:rsid w:val="00505064"/>
    <w:rsid w:val="00506C9D"/>
    <w:rsid w:val="00507DC7"/>
    <w:rsid w:val="00510F4D"/>
    <w:rsid w:val="00511206"/>
    <w:rsid w:val="0051317C"/>
    <w:rsid w:val="005152FA"/>
    <w:rsid w:val="00515D55"/>
    <w:rsid w:val="0051633B"/>
    <w:rsid w:val="005176E4"/>
    <w:rsid w:val="00517882"/>
    <w:rsid w:val="00517C37"/>
    <w:rsid w:val="00521434"/>
    <w:rsid w:val="005240CA"/>
    <w:rsid w:val="00524AB5"/>
    <w:rsid w:val="005265DB"/>
    <w:rsid w:val="00531C0F"/>
    <w:rsid w:val="00531D29"/>
    <w:rsid w:val="005324FF"/>
    <w:rsid w:val="00532B9C"/>
    <w:rsid w:val="0053346B"/>
    <w:rsid w:val="00533836"/>
    <w:rsid w:val="00533EE8"/>
    <w:rsid w:val="005347D1"/>
    <w:rsid w:val="0053599D"/>
    <w:rsid w:val="00536199"/>
    <w:rsid w:val="005363F1"/>
    <w:rsid w:val="00536EF6"/>
    <w:rsid w:val="00537CB5"/>
    <w:rsid w:val="00541280"/>
    <w:rsid w:val="00542654"/>
    <w:rsid w:val="0054321E"/>
    <w:rsid w:val="0054334E"/>
    <w:rsid w:val="00543DAD"/>
    <w:rsid w:val="005442D4"/>
    <w:rsid w:val="0054461F"/>
    <w:rsid w:val="005453BD"/>
    <w:rsid w:val="00547CB0"/>
    <w:rsid w:val="00551941"/>
    <w:rsid w:val="005525AD"/>
    <w:rsid w:val="005526DD"/>
    <w:rsid w:val="0055365A"/>
    <w:rsid w:val="00554D1B"/>
    <w:rsid w:val="00554F10"/>
    <w:rsid w:val="00555C90"/>
    <w:rsid w:val="0055683A"/>
    <w:rsid w:val="00556994"/>
    <w:rsid w:val="00562332"/>
    <w:rsid w:val="00562AE3"/>
    <w:rsid w:val="005632A7"/>
    <w:rsid w:val="00565491"/>
    <w:rsid w:val="005654EA"/>
    <w:rsid w:val="00565D52"/>
    <w:rsid w:val="005663EC"/>
    <w:rsid w:val="005665BF"/>
    <w:rsid w:val="00566E57"/>
    <w:rsid w:val="00571818"/>
    <w:rsid w:val="0057191A"/>
    <w:rsid w:val="00571A4F"/>
    <w:rsid w:val="00571D40"/>
    <w:rsid w:val="005721E7"/>
    <w:rsid w:val="00574037"/>
    <w:rsid w:val="005741E6"/>
    <w:rsid w:val="00574342"/>
    <w:rsid w:val="0057495E"/>
    <w:rsid w:val="005753F5"/>
    <w:rsid w:val="005819CE"/>
    <w:rsid w:val="00581E13"/>
    <w:rsid w:val="0058242A"/>
    <w:rsid w:val="00582CF6"/>
    <w:rsid w:val="00582DFF"/>
    <w:rsid w:val="00583747"/>
    <w:rsid w:val="00585897"/>
    <w:rsid w:val="005861BB"/>
    <w:rsid w:val="005863AA"/>
    <w:rsid w:val="00586A48"/>
    <w:rsid w:val="00587D4F"/>
    <w:rsid w:val="00587DE0"/>
    <w:rsid w:val="00590EBD"/>
    <w:rsid w:val="0059103F"/>
    <w:rsid w:val="0059188D"/>
    <w:rsid w:val="00591918"/>
    <w:rsid w:val="005946AA"/>
    <w:rsid w:val="00594C9F"/>
    <w:rsid w:val="00595370"/>
    <w:rsid w:val="005966A2"/>
    <w:rsid w:val="005966B2"/>
    <w:rsid w:val="00596BC0"/>
    <w:rsid w:val="005A00B0"/>
    <w:rsid w:val="005A0185"/>
    <w:rsid w:val="005A1405"/>
    <w:rsid w:val="005A1547"/>
    <w:rsid w:val="005A240B"/>
    <w:rsid w:val="005A54C6"/>
    <w:rsid w:val="005A71FD"/>
    <w:rsid w:val="005B0FC0"/>
    <w:rsid w:val="005B1F6A"/>
    <w:rsid w:val="005B230E"/>
    <w:rsid w:val="005B2E39"/>
    <w:rsid w:val="005B32BE"/>
    <w:rsid w:val="005B3835"/>
    <w:rsid w:val="005B6801"/>
    <w:rsid w:val="005B704A"/>
    <w:rsid w:val="005C0163"/>
    <w:rsid w:val="005C0D57"/>
    <w:rsid w:val="005C0ED2"/>
    <w:rsid w:val="005C1B59"/>
    <w:rsid w:val="005C28B7"/>
    <w:rsid w:val="005C2D0B"/>
    <w:rsid w:val="005C3302"/>
    <w:rsid w:val="005C35CD"/>
    <w:rsid w:val="005C39E2"/>
    <w:rsid w:val="005C4DC2"/>
    <w:rsid w:val="005C5429"/>
    <w:rsid w:val="005C6019"/>
    <w:rsid w:val="005C7DD0"/>
    <w:rsid w:val="005D0F79"/>
    <w:rsid w:val="005D193F"/>
    <w:rsid w:val="005D212C"/>
    <w:rsid w:val="005D215D"/>
    <w:rsid w:val="005D33DB"/>
    <w:rsid w:val="005D3661"/>
    <w:rsid w:val="005D3ABC"/>
    <w:rsid w:val="005D3F22"/>
    <w:rsid w:val="005D40D2"/>
    <w:rsid w:val="005D5266"/>
    <w:rsid w:val="005D53C8"/>
    <w:rsid w:val="005D5E86"/>
    <w:rsid w:val="005D6DAD"/>
    <w:rsid w:val="005D6FF6"/>
    <w:rsid w:val="005E00D4"/>
    <w:rsid w:val="005E0505"/>
    <w:rsid w:val="005E07CD"/>
    <w:rsid w:val="005E1759"/>
    <w:rsid w:val="005E2C24"/>
    <w:rsid w:val="005E3437"/>
    <w:rsid w:val="005E490E"/>
    <w:rsid w:val="005E5C20"/>
    <w:rsid w:val="005E5E9E"/>
    <w:rsid w:val="005E6390"/>
    <w:rsid w:val="005F2C12"/>
    <w:rsid w:val="005F4018"/>
    <w:rsid w:val="005F5014"/>
    <w:rsid w:val="005F6777"/>
    <w:rsid w:val="005F7079"/>
    <w:rsid w:val="005F70DB"/>
    <w:rsid w:val="005F7165"/>
    <w:rsid w:val="005F7329"/>
    <w:rsid w:val="00600135"/>
    <w:rsid w:val="006001A6"/>
    <w:rsid w:val="00601119"/>
    <w:rsid w:val="0060122E"/>
    <w:rsid w:val="00601523"/>
    <w:rsid w:val="00603378"/>
    <w:rsid w:val="00603CAD"/>
    <w:rsid w:val="00604C0A"/>
    <w:rsid w:val="00605367"/>
    <w:rsid w:val="006065E8"/>
    <w:rsid w:val="00606A79"/>
    <w:rsid w:val="00607515"/>
    <w:rsid w:val="00610A4C"/>
    <w:rsid w:val="00610DF7"/>
    <w:rsid w:val="00611024"/>
    <w:rsid w:val="00611908"/>
    <w:rsid w:val="0061375E"/>
    <w:rsid w:val="00613901"/>
    <w:rsid w:val="00613EED"/>
    <w:rsid w:val="006158FE"/>
    <w:rsid w:val="0061626F"/>
    <w:rsid w:val="00616C65"/>
    <w:rsid w:val="006174C0"/>
    <w:rsid w:val="006174F3"/>
    <w:rsid w:val="0061769E"/>
    <w:rsid w:val="006178F2"/>
    <w:rsid w:val="00617D48"/>
    <w:rsid w:val="00620E78"/>
    <w:rsid w:val="006218FC"/>
    <w:rsid w:val="00621B95"/>
    <w:rsid w:val="00621E1D"/>
    <w:rsid w:val="00622E8B"/>
    <w:rsid w:val="00623206"/>
    <w:rsid w:val="006249D6"/>
    <w:rsid w:val="0062508C"/>
    <w:rsid w:val="00625343"/>
    <w:rsid w:val="006255B2"/>
    <w:rsid w:val="00625C0D"/>
    <w:rsid w:val="006265C0"/>
    <w:rsid w:val="0062788D"/>
    <w:rsid w:val="006309EB"/>
    <w:rsid w:val="00631950"/>
    <w:rsid w:val="0063239D"/>
    <w:rsid w:val="00632443"/>
    <w:rsid w:val="00632C23"/>
    <w:rsid w:val="00633088"/>
    <w:rsid w:val="00633780"/>
    <w:rsid w:val="00634410"/>
    <w:rsid w:val="00634A64"/>
    <w:rsid w:val="00634D0B"/>
    <w:rsid w:val="00634E97"/>
    <w:rsid w:val="00636E40"/>
    <w:rsid w:val="0063767B"/>
    <w:rsid w:val="00637F06"/>
    <w:rsid w:val="00641566"/>
    <w:rsid w:val="00642C67"/>
    <w:rsid w:val="00643055"/>
    <w:rsid w:val="00643964"/>
    <w:rsid w:val="0064430C"/>
    <w:rsid w:val="006443A3"/>
    <w:rsid w:val="0064734E"/>
    <w:rsid w:val="00650A3E"/>
    <w:rsid w:val="00651407"/>
    <w:rsid w:val="006534CE"/>
    <w:rsid w:val="00654088"/>
    <w:rsid w:val="00654D5E"/>
    <w:rsid w:val="00657175"/>
    <w:rsid w:val="0065755B"/>
    <w:rsid w:val="006578B1"/>
    <w:rsid w:val="00657AF7"/>
    <w:rsid w:val="006609CD"/>
    <w:rsid w:val="006610CA"/>
    <w:rsid w:val="00662183"/>
    <w:rsid w:val="00663047"/>
    <w:rsid w:val="00664D93"/>
    <w:rsid w:val="00666738"/>
    <w:rsid w:val="00666D8C"/>
    <w:rsid w:val="00666FF6"/>
    <w:rsid w:val="00667788"/>
    <w:rsid w:val="00667DA9"/>
    <w:rsid w:val="006701CC"/>
    <w:rsid w:val="006710FB"/>
    <w:rsid w:val="00671285"/>
    <w:rsid w:val="00671BB6"/>
    <w:rsid w:val="006726C4"/>
    <w:rsid w:val="00673612"/>
    <w:rsid w:val="00673DB9"/>
    <w:rsid w:val="006746FB"/>
    <w:rsid w:val="00674A06"/>
    <w:rsid w:val="00675A5A"/>
    <w:rsid w:val="00676722"/>
    <w:rsid w:val="006767BB"/>
    <w:rsid w:val="00677B9D"/>
    <w:rsid w:val="0068111C"/>
    <w:rsid w:val="00681EB1"/>
    <w:rsid w:val="00681FBD"/>
    <w:rsid w:val="0068210D"/>
    <w:rsid w:val="00683187"/>
    <w:rsid w:val="00683378"/>
    <w:rsid w:val="0068364E"/>
    <w:rsid w:val="006851E6"/>
    <w:rsid w:val="0068610F"/>
    <w:rsid w:val="00692D72"/>
    <w:rsid w:val="00692F62"/>
    <w:rsid w:val="006944A1"/>
    <w:rsid w:val="006959B3"/>
    <w:rsid w:val="00695B83"/>
    <w:rsid w:val="00696CF8"/>
    <w:rsid w:val="006A02C5"/>
    <w:rsid w:val="006A0563"/>
    <w:rsid w:val="006A2016"/>
    <w:rsid w:val="006A4351"/>
    <w:rsid w:val="006A4860"/>
    <w:rsid w:val="006A5075"/>
    <w:rsid w:val="006A5B67"/>
    <w:rsid w:val="006A6069"/>
    <w:rsid w:val="006A6217"/>
    <w:rsid w:val="006A6FAA"/>
    <w:rsid w:val="006B03C1"/>
    <w:rsid w:val="006B1228"/>
    <w:rsid w:val="006B19DC"/>
    <w:rsid w:val="006B3882"/>
    <w:rsid w:val="006B4E32"/>
    <w:rsid w:val="006B528E"/>
    <w:rsid w:val="006B5A61"/>
    <w:rsid w:val="006B6101"/>
    <w:rsid w:val="006B7828"/>
    <w:rsid w:val="006B7D3A"/>
    <w:rsid w:val="006C0796"/>
    <w:rsid w:val="006C2731"/>
    <w:rsid w:val="006C27A3"/>
    <w:rsid w:val="006C2AF4"/>
    <w:rsid w:val="006C4440"/>
    <w:rsid w:val="006C4C04"/>
    <w:rsid w:val="006C4F56"/>
    <w:rsid w:val="006C6049"/>
    <w:rsid w:val="006C6D22"/>
    <w:rsid w:val="006C72F3"/>
    <w:rsid w:val="006D03E6"/>
    <w:rsid w:val="006D1801"/>
    <w:rsid w:val="006D3CC6"/>
    <w:rsid w:val="006D463D"/>
    <w:rsid w:val="006D466A"/>
    <w:rsid w:val="006D5542"/>
    <w:rsid w:val="006D666C"/>
    <w:rsid w:val="006D6679"/>
    <w:rsid w:val="006E0479"/>
    <w:rsid w:val="006E252E"/>
    <w:rsid w:val="006E349D"/>
    <w:rsid w:val="006E3BE8"/>
    <w:rsid w:val="006E45FC"/>
    <w:rsid w:val="006E4CC6"/>
    <w:rsid w:val="006E5659"/>
    <w:rsid w:val="006E610D"/>
    <w:rsid w:val="006E61AB"/>
    <w:rsid w:val="006E7572"/>
    <w:rsid w:val="006E7657"/>
    <w:rsid w:val="006F0116"/>
    <w:rsid w:val="006F0F6B"/>
    <w:rsid w:val="006F0FBE"/>
    <w:rsid w:val="006F1859"/>
    <w:rsid w:val="006F1BFB"/>
    <w:rsid w:val="006F20A8"/>
    <w:rsid w:val="006F3318"/>
    <w:rsid w:val="006F4774"/>
    <w:rsid w:val="006F57F4"/>
    <w:rsid w:val="006F757B"/>
    <w:rsid w:val="006F7DDA"/>
    <w:rsid w:val="0070052E"/>
    <w:rsid w:val="00700C8E"/>
    <w:rsid w:val="00700D32"/>
    <w:rsid w:val="00700F1F"/>
    <w:rsid w:val="00701DF0"/>
    <w:rsid w:val="0070305C"/>
    <w:rsid w:val="007030BF"/>
    <w:rsid w:val="00703167"/>
    <w:rsid w:val="00703234"/>
    <w:rsid w:val="00703695"/>
    <w:rsid w:val="007041F1"/>
    <w:rsid w:val="00704667"/>
    <w:rsid w:val="00704ADB"/>
    <w:rsid w:val="007054AA"/>
    <w:rsid w:val="00705ABD"/>
    <w:rsid w:val="0070602F"/>
    <w:rsid w:val="00710772"/>
    <w:rsid w:val="00710C2D"/>
    <w:rsid w:val="00711191"/>
    <w:rsid w:val="00711A78"/>
    <w:rsid w:val="00711C4B"/>
    <w:rsid w:val="00711F83"/>
    <w:rsid w:val="00712539"/>
    <w:rsid w:val="007172C9"/>
    <w:rsid w:val="0072086A"/>
    <w:rsid w:val="00722F25"/>
    <w:rsid w:val="00723A4E"/>
    <w:rsid w:val="0072403D"/>
    <w:rsid w:val="00724E84"/>
    <w:rsid w:val="00726718"/>
    <w:rsid w:val="007274F5"/>
    <w:rsid w:val="007302F1"/>
    <w:rsid w:val="007308C1"/>
    <w:rsid w:val="007309BD"/>
    <w:rsid w:val="007314A5"/>
    <w:rsid w:val="00731CD3"/>
    <w:rsid w:val="00732C8F"/>
    <w:rsid w:val="00733EDF"/>
    <w:rsid w:val="0073454E"/>
    <w:rsid w:val="00736142"/>
    <w:rsid w:val="00737044"/>
    <w:rsid w:val="007409AF"/>
    <w:rsid w:val="00741651"/>
    <w:rsid w:val="00741E76"/>
    <w:rsid w:val="007425BC"/>
    <w:rsid w:val="00742AF1"/>
    <w:rsid w:val="0074391D"/>
    <w:rsid w:val="00743F22"/>
    <w:rsid w:val="00744C9C"/>
    <w:rsid w:val="00745B19"/>
    <w:rsid w:val="007468E7"/>
    <w:rsid w:val="00750B9B"/>
    <w:rsid w:val="00751AEF"/>
    <w:rsid w:val="00752CFB"/>
    <w:rsid w:val="00752CFE"/>
    <w:rsid w:val="0075342F"/>
    <w:rsid w:val="007550FF"/>
    <w:rsid w:val="007553D3"/>
    <w:rsid w:val="0075555E"/>
    <w:rsid w:val="007614D5"/>
    <w:rsid w:val="00761B3C"/>
    <w:rsid w:val="00763879"/>
    <w:rsid w:val="00765D33"/>
    <w:rsid w:val="00770DD8"/>
    <w:rsid w:val="007713F7"/>
    <w:rsid w:val="007720DD"/>
    <w:rsid w:val="007721CC"/>
    <w:rsid w:val="00772371"/>
    <w:rsid w:val="0077358E"/>
    <w:rsid w:val="007738DE"/>
    <w:rsid w:val="00774362"/>
    <w:rsid w:val="007749E2"/>
    <w:rsid w:val="00774B82"/>
    <w:rsid w:val="007757FB"/>
    <w:rsid w:val="00775857"/>
    <w:rsid w:val="007766EE"/>
    <w:rsid w:val="00776EF0"/>
    <w:rsid w:val="00777876"/>
    <w:rsid w:val="00777FD1"/>
    <w:rsid w:val="007810D8"/>
    <w:rsid w:val="007814BB"/>
    <w:rsid w:val="007819C7"/>
    <w:rsid w:val="00781AC2"/>
    <w:rsid w:val="0078275E"/>
    <w:rsid w:val="00782A12"/>
    <w:rsid w:val="00785BFC"/>
    <w:rsid w:val="00786C22"/>
    <w:rsid w:val="007872D5"/>
    <w:rsid w:val="00790F65"/>
    <w:rsid w:val="00791159"/>
    <w:rsid w:val="007916C9"/>
    <w:rsid w:val="007927AF"/>
    <w:rsid w:val="00793697"/>
    <w:rsid w:val="00794137"/>
    <w:rsid w:val="0079511B"/>
    <w:rsid w:val="007951A7"/>
    <w:rsid w:val="007A03B8"/>
    <w:rsid w:val="007A07D3"/>
    <w:rsid w:val="007A1CA0"/>
    <w:rsid w:val="007A1E81"/>
    <w:rsid w:val="007A1F80"/>
    <w:rsid w:val="007A224F"/>
    <w:rsid w:val="007A2CDB"/>
    <w:rsid w:val="007A4D0B"/>
    <w:rsid w:val="007A50A0"/>
    <w:rsid w:val="007A540B"/>
    <w:rsid w:val="007A6396"/>
    <w:rsid w:val="007A6E07"/>
    <w:rsid w:val="007A78CF"/>
    <w:rsid w:val="007A7A97"/>
    <w:rsid w:val="007A7EB2"/>
    <w:rsid w:val="007B06A6"/>
    <w:rsid w:val="007B090C"/>
    <w:rsid w:val="007B096C"/>
    <w:rsid w:val="007B0BC5"/>
    <w:rsid w:val="007B2705"/>
    <w:rsid w:val="007B2C05"/>
    <w:rsid w:val="007B403D"/>
    <w:rsid w:val="007B6D5B"/>
    <w:rsid w:val="007B73CD"/>
    <w:rsid w:val="007C0BEE"/>
    <w:rsid w:val="007C3B18"/>
    <w:rsid w:val="007C4D17"/>
    <w:rsid w:val="007C56DD"/>
    <w:rsid w:val="007C64C5"/>
    <w:rsid w:val="007C6D9F"/>
    <w:rsid w:val="007C7349"/>
    <w:rsid w:val="007D10A1"/>
    <w:rsid w:val="007D234D"/>
    <w:rsid w:val="007D4377"/>
    <w:rsid w:val="007D48B2"/>
    <w:rsid w:val="007D5813"/>
    <w:rsid w:val="007D65D1"/>
    <w:rsid w:val="007D6EA2"/>
    <w:rsid w:val="007D76BD"/>
    <w:rsid w:val="007D7B52"/>
    <w:rsid w:val="007E13AB"/>
    <w:rsid w:val="007E2954"/>
    <w:rsid w:val="007E2EC0"/>
    <w:rsid w:val="007E5DF3"/>
    <w:rsid w:val="007E7F4F"/>
    <w:rsid w:val="007F1456"/>
    <w:rsid w:val="007F1E3E"/>
    <w:rsid w:val="007F294C"/>
    <w:rsid w:val="007F3E21"/>
    <w:rsid w:val="007F5B81"/>
    <w:rsid w:val="007F5FD9"/>
    <w:rsid w:val="007F784A"/>
    <w:rsid w:val="0080039A"/>
    <w:rsid w:val="00800818"/>
    <w:rsid w:val="00801261"/>
    <w:rsid w:val="00802419"/>
    <w:rsid w:val="008029F8"/>
    <w:rsid w:val="00802DB8"/>
    <w:rsid w:val="00803000"/>
    <w:rsid w:val="0080327D"/>
    <w:rsid w:val="008038DF"/>
    <w:rsid w:val="0080416E"/>
    <w:rsid w:val="008048FF"/>
    <w:rsid w:val="00804D97"/>
    <w:rsid w:val="00805D40"/>
    <w:rsid w:val="00806799"/>
    <w:rsid w:val="00806F90"/>
    <w:rsid w:val="00810099"/>
    <w:rsid w:val="008105A4"/>
    <w:rsid w:val="00810963"/>
    <w:rsid w:val="00810FD0"/>
    <w:rsid w:val="0081114A"/>
    <w:rsid w:val="00811648"/>
    <w:rsid w:val="0081202A"/>
    <w:rsid w:val="00812EB9"/>
    <w:rsid w:val="00816AD0"/>
    <w:rsid w:val="00816E45"/>
    <w:rsid w:val="00816F32"/>
    <w:rsid w:val="00816FED"/>
    <w:rsid w:val="00817B90"/>
    <w:rsid w:val="0082151F"/>
    <w:rsid w:val="008227A3"/>
    <w:rsid w:val="008228FC"/>
    <w:rsid w:val="00822F90"/>
    <w:rsid w:val="008239C0"/>
    <w:rsid w:val="0082412F"/>
    <w:rsid w:val="00824A20"/>
    <w:rsid w:val="008257C0"/>
    <w:rsid w:val="00825AAF"/>
    <w:rsid w:val="00825C88"/>
    <w:rsid w:val="00826471"/>
    <w:rsid w:val="0082650B"/>
    <w:rsid w:val="00826D5E"/>
    <w:rsid w:val="00830C5F"/>
    <w:rsid w:val="00831D4E"/>
    <w:rsid w:val="0083502B"/>
    <w:rsid w:val="00835486"/>
    <w:rsid w:val="008357D9"/>
    <w:rsid w:val="0083608D"/>
    <w:rsid w:val="00840219"/>
    <w:rsid w:val="00840824"/>
    <w:rsid w:val="00840972"/>
    <w:rsid w:val="00840F42"/>
    <w:rsid w:val="008411F1"/>
    <w:rsid w:val="008429CE"/>
    <w:rsid w:val="008432D1"/>
    <w:rsid w:val="00844A17"/>
    <w:rsid w:val="00844AF3"/>
    <w:rsid w:val="008450DD"/>
    <w:rsid w:val="0084587B"/>
    <w:rsid w:val="008478DC"/>
    <w:rsid w:val="008515FA"/>
    <w:rsid w:val="00851D02"/>
    <w:rsid w:val="00852B27"/>
    <w:rsid w:val="00852CD4"/>
    <w:rsid w:val="00853656"/>
    <w:rsid w:val="00853865"/>
    <w:rsid w:val="00853EED"/>
    <w:rsid w:val="00854E27"/>
    <w:rsid w:val="0085559F"/>
    <w:rsid w:val="00855808"/>
    <w:rsid w:val="00856D14"/>
    <w:rsid w:val="00856EA3"/>
    <w:rsid w:val="00856F7E"/>
    <w:rsid w:val="0085787A"/>
    <w:rsid w:val="008605E8"/>
    <w:rsid w:val="00860992"/>
    <w:rsid w:val="00863C2C"/>
    <w:rsid w:val="008642EE"/>
    <w:rsid w:val="00865935"/>
    <w:rsid w:val="00867500"/>
    <w:rsid w:val="008700B7"/>
    <w:rsid w:val="0087044C"/>
    <w:rsid w:val="00871C6A"/>
    <w:rsid w:val="00872046"/>
    <w:rsid w:val="00872284"/>
    <w:rsid w:val="008739F5"/>
    <w:rsid w:val="0087431E"/>
    <w:rsid w:val="00874CAC"/>
    <w:rsid w:val="00875000"/>
    <w:rsid w:val="008754DB"/>
    <w:rsid w:val="00875E47"/>
    <w:rsid w:val="008767F8"/>
    <w:rsid w:val="00877B3D"/>
    <w:rsid w:val="00877D77"/>
    <w:rsid w:val="00880818"/>
    <w:rsid w:val="00882FA1"/>
    <w:rsid w:val="00883CA8"/>
    <w:rsid w:val="00883DA9"/>
    <w:rsid w:val="00884749"/>
    <w:rsid w:val="0088509D"/>
    <w:rsid w:val="0088658D"/>
    <w:rsid w:val="008871E7"/>
    <w:rsid w:val="00887801"/>
    <w:rsid w:val="00890B28"/>
    <w:rsid w:val="0089233F"/>
    <w:rsid w:val="00892FDD"/>
    <w:rsid w:val="008930FD"/>
    <w:rsid w:val="00894B3D"/>
    <w:rsid w:val="0089639A"/>
    <w:rsid w:val="008970E6"/>
    <w:rsid w:val="00897B2C"/>
    <w:rsid w:val="008A0047"/>
    <w:rsid w:val="008A15A5"/>
    <w:rsid w:val="008A1E13"/>
    <w:rsid w:val="008A1F41"/>
    <w:rsid w:val="008A2411"/>
    <w:rsid w:val="008A361B"/>
    <w:rsid w:val="008A5D18"/>
    <w:rsid w:val="008A5FB9"/>
    <w:rsid w:val="008A6081"/>
    <w:rsid w:val="008A7156"/>
    <w:rsid w:val="008A798D"/>
    <w:rsid w:val="008B0002"/>
    <w:rsid w:val="008B1192"/>
    <w:rsid w:val="008B1FED"/>
    <w:rsid w:val="008B41A1"/>
    <w:rsid w:val="008B440C"/>
    <w:rsid w:val="008B4654"/>
    <w:rsid w:val="008B49F0"/>
    <w:rsid w:val="008B4BE4"/>
    <w:rsid w:val="008B4F93"/>
    <w:rsid w:val="008B527E"/>
    <w:rsid w:val="008C1768"/>
    <w:rsid w:val="008C43A6"/>
    <w:rsid w:val="008C45CD"/>
    <w:rsid w:val="008C6032"/>
    <w:rsid w:val="008C66C9"/>
    <w:rsid w:val="008C70BA"/>
    <w:rsid w:val="008C7523"/>
    <w:rsid w:val="008D10EC"/>
    <w:rsid w:val="008D1335"/>
    <w:rsid w:val="008D52DA"/>
    <w:rsid w:val="008D5C4F"/>
    <w:rsid w:val="008D6926"/>
    <w:rsid w:val="008D7657"/>
    <w:rsid w:val="008D7FD8"/>
    <w:rsid w:val="008E188A"/>
    <w:rsid w:val="008E1A4E"/>
    <w:rsid w:val="008E286A"/>
    <w:rsid w:val="008E32C0"/>
    <w:rsid w:val="008E3C96"/>
    <w:rsid w:val="008E3CF6"/>
    <w:rsid w:val="008E580B"/>
    <w:rsid w:val="008E5BDA"/>
    <w:rsid w:val="008E5C1B"/>
    <w:rsid w:val="008E7789"/>
    <w:rsid w:val="008E7D78"/>
    <w:rsid w:val="008E7E7D"/>
    <w:rsid w:val="008F01EF"/>
    <w:rsid w:val="008F03D4"/>
    <w:rsid w:val="008F0FF3"/>
    <w:rsid w:val="008F10E9"/>
    <w:rsid w:val="008F1A5B"/>
    <w:rsid w:val="008F1F68"/>
    <w:rsid w:val="008F258F"/>
    <w:rsid w:val="008F2699"/>
    <w:rsid w:val="008F2D5C"/>
    <w:rsid w:val="008F3B09"/>
    <w:rsid w:val="008F416E"/>
    <w:rsid w:val="008F4B1E"/>
    <w:rsid w:val="008F5DDD"/>
    <w:rsid w:val="008F6074"/>
    <w:rsid w:val="008F7A06"/>
    <w:rsid w:val="009001EB"/>
    <w:rsid w:val="00900653"/>
    <w:rsid w:val="0090144B"/>
    <w:rsid w:val="00901CF2"/>
    <w:rsid w:val="0090251E"/>
    <w:rsid w:val="0090497A"/>
    <w:rsid w:val="009053DB"/>
    <w:rsid w:val="00905A39"/>
    <w:rsid w:val="009069BD"/>
    <w:rsid w:val="00906C5F"/>
    <w:rsid w:val="00906C73"/>
    <w:rsid w:val="00907500"/>
    <w:rsid w:val="00907670"/>
    <w:rsid w:val="009076B3"/>
    <w:rsid w:val="00907998"/>
    <w:rsid w:val="00911710"/>
    <w:rsid w:val="009122DB"/>
    <w:rsid w:val="009146D6"/>
    <w:rsid w:val="00916CD0"/>
    <w:rsid w:val="00917E76"/>
    <w:rsid w:val="00920487"/>
    <w:rsid w:val="009209B5"/>
    <w:rsid w:val="00922429"/>
    <w:rsid w:val="00922BFF"/>
    <w:rsid w:val="00923EC7"/>
    <w:rsid w:val="00924B75"/>
    <w:rsid w:val="00925D39"/>
    <w:rsid w:val="009261E5"/>
    <w:rsid w:val="009268F4"/>
    <w:rsid w:val="009271CC"/>
    <w:rsid w:val="009272B1"/>
    <w:rsid w:val="00931658"/>
    <w:rsid w:val="009321C8"/>
    <w:rsid w:val="0093249F"/>
    <w:rsid w:val="00932A48"/>
    <w:rsid w:val="009335B0"/>
    <w:rsid w:val="009335E2"/>
    <w:rsid w:val="00935146"/>
    <w:rsid w:val="00936E69"/>
    <w:rsid w:val="00936FF4"/>
    <w:rsid w:val="009406C0"/>
    <w:rsid w:val="00941298"/>
    <w:rsid w:val="00941BE5"/>
    <w:rsid w:val="0094367B"/>
    <w:rsid w:val="009439DB"/>
    <w:rsid w:val="00944C0E"/>
    <w:rsid w:val="009453D0"/>
    <w:rsid w:val="00946040"/>
    <w:rsid w:val="00946715"/>
    <w:rsid w:val="00946D70"/>
    <w:rsid w:val="00946F00"/>
    <w:rsid w:val="00946F32"/>
    <w:rsid w:val="009470EE"/>
    <w:rsid w:val="009470F3"/>
    <w:rsid w:val="009478FD"/>
    <w:rsid w:val="00947D1D"/>
    <w:rsid w:val="009504AD"/>
    <w:rsid w:val="00950BB0"/>
    <w:rsid w:val="00952A7A"/>
    <w:rsid w:val="00952B7A"/>
    <w:rsid w:val="009540A3"/>
    <w:rsid w:val="0095490B"/>
    <w:rsid w:val="009564CC"/>
    <w:rsid w:val="0095657E"/>
    <w:rsid w:val="0095753C"/>
    <w:rsid w:val="00957DDC"/>
    <w:rsid w:val="00957F72"/>
    <w:rsid w:val="00961E52"/>
    <w:rsid w:val="00962727"/>
    <w:rsid w:val="0096304B"/>
    <w:rsid w:val="009634EE"/>
    <w:rsid w:val="00963912"/>
    <w:rsid w:val="009650C8"/>
    <w:rsid w:val="009655C5"/>
    <w:rsid w:val="00965671"/>
    <w:rsid w:val="00965BC7"/>
    <w:rsid w:val="00966925"/>
    <w:rsid w:val="00967181"/>
    <w:rsid w:val="009706CC"/>
    <w:rsid w:val="00971C66"/>
    <w:rsid w:val="00971D1E"/>
    <w:rsid w:val="00973762"/>
    <w:rsid w:val="009740C1"/>
    <w:rsid w:val="00974277"/>
    <w:rsid w:val="009746EF"/>
    <w:rsid w:val="0097557F"/>
    <w:rsid w:val="0097572C"/>
    <w:rsid w:val="00975FF0"/>
    <w:rsid w:val="00977AD4"/>
    <w:rsid w:val="00977E20"/>
    <w:rsid w:val="009807CF"/>
    <w:rsid w:val="00980B46"/>
    <w:rsid w:val="00980D6F"/>
    <w:rsid w:val="00981B02"/>
    <w:rsid w:val="00982519"/>
    <w:rsid w:val="009827EC"/>
    <w:rsid w:val="00982A2C"/>
    <w:rsid w:val="00982D19"/>
    <w:rsid w:val="009848E2"/>
    <w:rsid w:val="00984B5B"/>
    <w:rsid w:val="00985585"/>
    <w:rsid w:val="009867C1"/>
    <w:rsid w:val="00986966"/>
    <w:rsid w:val="00987E73"/>
    <w:rsid w:val="00990581"/>
    <w:rsid w:val="00991E89"/>
    <w:rsid w:val="00992FC9"/>
    <w:rsid w:val="00993650"/>
    <w:rsid w:val="00994892"/>
    <w:rsid w:val="00995892"/>
    <w:rsid w:val="00995C66"/>
    <w:rsid w:val="00997953"/>
    <w:rsid w:val="00997DB8"/>
    <w:rsid w:val="009A04B6"/>
    <w:rsid w:val="009A21F9"/>
    <w:rsid w:val="009A263C"/>
    <w:rsid w:val="009A33F8"/>
    <w:rsid w:val="009A50B7"/>
    <w:rsid w:val="009A57C1"/>
    <w:rsid w:val="009A7982"/>
    <w:rsid w:val="009A7A4A"/>
    <w:rsid w:val="009A7D34"/>
    <w:rsid w:val="009B09BB"/>
    <w:rsid w:val="009B116B"/>
    <w:rsid w:val="009B25C0"/>
    <w:rsid w:val="009B2802"/>
    <w:rsid w:val="009B2F76"/>
    <w:rsid w:val="009B374C"/>
    <w:rsid w:val="009B3919"/>
    <w:rsid w:val="009B3DA8"/>
    <w:rsid w:val="009B449C"/>
    <w:rsid w:val="009B4553"/>
    <w:rsid w:val="009B5255"/>
    <w:rsid w:val="009B5548"/>
    <w:rsid w:val="009B669D"/>
    <w:rsid w:val="009B66E5"/>
    <w:rsid w:val="009B6B7A"/>
    <w:rsid w:val="009B7780"/>
    <w:rsid w:val="009B78ED"/>
    <w:rsid w:val="009C02F4"/>
    <w:rsid w:val="009C24FE"/>
    <w:rsid w:val="009C30BA"/>
    <w:rsid w:val="009C36BF"/>
    <w:rsid w:val="009C452D"/>
    <w:rsid w:val="009D02DE"/>
    <w:rsid w:val="009D1B91"/>
    <w:rsid w:val="009D279C"/>
    <w:rsid w:val="009D30FA"/>
    <w:rsid w:val="009D33C2"/>
    <w:rsid w:val="009D4087"/>
    <w:rsid w:val="009D4FA8"/>
    <w:rsid w:val="009D54F5"/>
    <w:rsid w:val="009D5795"/>
    <w:rsid w:val="009D5DE1"/>
    <w:rsid w:val="009D66C3"/>
    <w:rsid w:val="009D6D45"/>
    <w:rsid w:val="009D6F39"/>
    <w:rsid w:val="009D7BD2"/>
    <w:rsid w:val="009E11AA"/>
    <w:rsid w:val="009E1462"/>
    <w:rsid w:val="009E18A4"/>
    <w:rsid w:val="009E281D"/>
    <w:rsid w:val="009E28EE"/>
    <w:rsid w:val="009E3159"/>
    <w:rsid w:val="009E48B4"/>
    <w:rsid w:val="009E55C5"/>
    <w:rsid w:val="009E56A0"/>
    <w:rsid w:val="009F028B"/>
    <w:rsid w:val="009F0E9E"/>
    <w:rsid w:val="009F1509"/>
    <w:rsid w:val="009F21F1"/>
    <w:rsid w:val="009F24F8"/>
    <w:rsid w:val="009F3886"/>
    <w:rsid w:val="009F3AAC"/>
    <w:rsid w:val="009F5CAD"/>
    <w:rsid w:val="009F5CE0"/>
    <w:rsid w:val="009F6BF7"/>
    <w:rsid w:val="009F6FA4"/>
    <w:rsid w:val="009F7798"/>
    <w:rsid w:val="009F7C74"/>
    <w:rsid w:val="00A00263"/>
    <w:rsid w:val="00A00700"/>
    <w:rsid w:val="00A019B2"/>
    <w:rsid w:val="00A02A90"/>
    <w:rsid w:val="00A04381"/>
    <w:rsid w:val="00A058CC"/>
    <w:rsid w:val="00A06258"/>
    <w:rsid w:val="00A06668"/>
    <w:rsid w:val="00A072F4"/>
    <w:rsid w:val="00A076AC"/>
    <w:rsid w:val="00A07A07"/>
    <w:rsid w:val="00A1096C"/>
    <w:rsid w:val="00A10C6D"/>
    <w:rsid w:val="00A1185D"/>
    <w:rsid w:val="00A11D72"/>
    <w:rsid w:val="00A11FDA"/>
    <w:rsid w:val="00A12888"/>
    <w:rsid w:val="00A1537F"/>
    <w:rsid w:val="00A1576C"/>
    <w:rsid w:val="00A15DEE"/>
    <w:rsid w:val="00A1622B"/>
    <w:rsid w:val="00A169AC"/>
    <w:rsid w:val="00A178B3"/>
    <w:rsid w:val="00A20332"/>
    <w:rsid w:val="00A20AC4"/>
    <w:rsid w:val="00A20B1F"/>
    <w:rsid w:val="00A2114C"/>
    <w:rsid w:val="00A21B95"/>
    <w:rsid w:val="00A26B3C"/>
    <w:rsid w:val="00A275D4"/>
    <w:rsid w:val="00A27B2E"/>
    <w:rsid w:val="00A30199"/>
    <w:rsid w:val="00A30804"/>
    <w:rsid w:val="00A30C5B"/>
    <w:rsid w:val="00A33869"/>
    <w:rsid w:val="00A339D0"/>
    <w:rsid w:val="00A346BC"/>
    <w:rsid w:val="00A353C2"/>
    <w:rsid w:val="00A355D7"/>
    <w:rsid w:val="00A36B47"/>
    <w:rsid w:val="00A36D25"/>
    <w:rsid w:val="00A36D2B"/>
    <w:rsid w:val="00A37CBC"/>
    <w:rsid w:val="00A37D3E"/>
    <w:rsid w:val="00A40E6D"/>
    <w:rsid w:val="00A45E6B"/>
    <w:rsid w:val="00A46259"/>
    <w:rsid w:val="00A4653F"/>
    <w:rsid w:val="00A46A3D"/>
    <w:rsid w:val="00A47E46"/>
    <w:rsid w:val="00A519FE"/>
    <w:rsid w:val="00A52E04"/>
    <w:rsid w:val="00A53D29"/>
    <w:rsid w:val="00A53D5B"/>
    <w:rsid w:val="00A545AF"/>
    <w:rsid w:val="00A54D12"/>
    <w:rsid w:val="00A5689D"/>
    <w:rsid w:val="00A56C3E"/>
    <w:rsid w:val="00A56F68"/>
    <w:rsid w:val="00A57EA9"/>
    <w:rsid w:val="00A61F8A"/>
    <w:rsid w:val="00A62DC5"/>
    <w:rsid w:val="00A63B54"/>
    <w:rsid w:val="00A64C64"/>
    <w:rsid w:val="00A64E3D"/>
    <w:rsid w:val="00A666F0"/>
    <w:rsid w:val="00A669FA"/>
    <w:rsid w:val="00A67C8A"/>
    <w:rsid w:val="00A70146"/>
    <w:rsid w:val="00A712A2"/>
    <w:rsid w:val="00A71A14"/>
    <w:rsid w:val="00A71BE7"/>
    <w:rsid w:val="00A73ADC"/>
    <w:rsid w:val="00A7468D"/>
    <w:rsid w:val="00A74744"/>
    <w:rsid w:val="00A74BED"/>
    <w:rsid w:val="00A74CF2"/>
    <w:rsid w:val="00A7529A"/>
    <w:rsid w:val="00A757EB"/>
    <w:rsid w:val="00A77986"/>
    <w:rsid w:val="00A80CEF"/>
    <w:rsid w:val="00A81BE8"/>
    <w:rsid w:val="00A81CAB"/>
    <w:rsid w:val="00A82594"/>
    <w:rsid w:val="00A829A2"/>
    <w:rsid w:val="00A82D5F"/>
    <w:rsid w:val="00A83F59"/>
    <w:rsid w:val="00A84F9E"/>
    <w:rsid w:val="00A8638D"/>
    <w:rsid w:val="00A909CE"/>
    <w:rsid w:val="00A91098"/>
    <w:rsid w:val="00A91A76"/>
    <w:rsid w:val="00A933B7"/>
    <w:rsid w:val="00A93DFF"/>
    <w:rsid w:val="00A94191"/>
    <w:rsid w:val="00A941DA"/>
    <w:rsid w:val="00A9421D"/>
    <w:rsid w:val="00A9431B"/>
    <w:rsid w:val="00A94615"/>
    <w:rsid w:val="00A94FAA"/>
    <w:rsid w:val="00A95C7C"/>
    <w:rsid w:val="00A96944"/>
    <w:rsid w:val="00A96D9A"/>
    <w:rsid w:val="00A97316"/>
    <w:rsid w:val="00AA0CE9"/>
    <w:rsid w:val="00AA1637"/>
    <w:rsid w:val="00AA3C80"/>
    <w:rsid w:val="00AA3EDB"/>
    <w:rsid w:val="00AA4131"/>
    <w:rsid w:val="00AA417F"/>
    <w:rsid w:val="00AA512B"/>
    <w:rsid w:val="00AA6130"/>
    <w:rsid w:val="00AA6DB5"/>
    <w:rsid w:val="00AB0581"/>
    <w:rsid w:val="00AB119B"/>
    <w:rsid w:val="00AB16B3"/>
    <w:rsid w:val="00AB2DCF"/>
    <w:rsid w:val="00AB32AD"/>
    <w:rsid w:val="00AB3BF9"/>
    <w:rsid w:val="00AB3EF6"/>
    <w:rsid w:val="00AB462B"/>
    <w:rsid w:val="00AB46F5"/>
    <w:rsid w:val="00AB6013"/>
    <w:rsid w:val="00AB611B"/>
    <w:rsid w:val="00AB6479"/>
    <w:rsid w:val="00AB7120"/>
    <w:rsid w:val="00AC09D2"/>
    <w:rsid w:val="00AC1228"/>
    <w:rsid w:val="00AC1A65"/>
    <w:rsid w:val="00AC3517"/>
    <w:rsid w:val="00AC4D75"/>
    <w:rsid w:val="00AC67DB"/>
    <w:rsid w:val="00AC67E7"/>
    <w:rsid w:val="00AC78E2"/>
    <w:rsid w:val="00AD006A"/>
    <w:rsid w:val="00AD0625"/>
    <w:rsid w:val="00AD1907"/>
    <w:rsid w:val="00AD1925"/>
    <w:rsid w:val="00AD3044"/>
    <w:rsid w:val="00AD3F20"/>
    <w:rsid w:val="00AD47D7"/>
    <w:rsid w:val="00AD4BEC"/>
    <w:rsid w:val="00AD57E6"/>
    <w:rsid w:val="00AD6557"/>
    <w:rsid w:val="00AD749A"/>
    <w:rsid w:val="00AD7550"/>
    <w:rsid w:val="00AD7B5E"/>
    <w:rsid w:val="00AE0265"/>
    <w:rsid w:val="00AE097E"/>
    <w:rsid w:val="00AE2A71"/>
    <w:rsid w:val="00AE2DBD"/>
    <w:rsid w:val="00AE482D"/>
    <w:rsid w:val="00AE6D10"/>
    <w:rsid w:val="00AE7397"/>
    <w:rsid w:val="00AE7406"/>
    <w:rsid w:val="00AF00D1"/>
    <w:rsid w:val="00AF023B"/>
    <w:rsid w:val="00AF02AA"/>
    <w:rsid w:val="00AF085B"/>
    <w:rsid w:val="00AF10D1"/>
    <w:rsid w:val="00AF2820"/>
    <w:rsid w:val="00AF284D"/>
    <w:rsid w:val="00AF2A2C"/>
    <w:rsid w:val="00AF3406"/>
    <w:rsid w:val="00AF5386"/>
    <w:rsid w:val="00AF6450"/>
    <w:rsid w:val="00AF661C"/>
    <w:rsid w:val="00B001CD"/>
    <w:rsid w:val="00B00357"/>
    <w:rsid w:val="00B00F95"/>
    <w:rsid w:val="00B01363"/>
    <w:rsid w:val="00B01DFB"/>
    <w:rsid w:val="00B02081"/>
    <w:rsid w:val="00B0226E"/>
    <w:rsid w:val="00B02FD4"/>
    <w:rsid w:val="00B03D7A"/>
    <w:rsid w:val="00B04378"/>
    <w:rsid w:val="00B048FB"/>
    <w:rsid w:val="00B04D0B"/>
    <w:rsid w:val="00B05821"/>
    <w:rsid w:val="00B07534"/>
    <w:rsid w:val="00B07D8E"/>
    <w:rsid w:val="00B1077F"/>
    <w:rsid w:val="00B11274"/>
    <w:rsid w:val="00B12481"/>
    <w:rsid w:val="00B125E9"/>
    <w:rsid w:val="00B12786"/>
    <w:rsid w:val="00B12C4F"/>
    <w:rsid w:val="00B13080"/>
    <w:rsid w:val="00B13916"/>
    <w:rsid w:val="00B14710"/>
    <w:rsid w:val="00B14797"/>
    <w:rsid w:val="00B14CAB"/>
    <w:rsid w:val="00B164CF"/>
    <w:rsid w:val="00B16EC0"/>
    <w:rsid w:val="00B17333"/>
    <w:rsid w:val="00B22449"/>
    <w:rsid w:val="00B22CDA"/>
    <w:rsid w:val="00B23141"/>
    <w:rsid w:val="00B239BE"/>
    <w:rsid w:val="00B25A21"/>
    <w:rsid w:val="00B26420"/>
    <w:rsid w:val="00B276B6"/>
    <w:rsid w:val="00B31087"/>
    <w:rsid w:val="00B31448"/>
    <w:rsid w:val="00B3249A"/>
    <w:rsid w:val="00B34072"/>
    <w:rsid w:val="00B345BF"/>
    <w:rsid w:val="00B34C47"/>
    <w:rsid w:val="00B41488"/>
    <w:rsid w:val="00B43037"/>
    <w:rsid w:val="00B45AB9"/>
    <w:rsid w:val="00B45E9D"/>
    <w:rsid w:val="00B469A3"/>
    <w:rsid w:val="00B46A99"/>
    <w:rsid w:val="00B47184"/>
    <w:rsid w:val="00B47E14"/>
    <w:rsid w:val="00B50913"/>
    <w:rsid w:val="00B50C1F"/>
    <w:rsid w:val="00B5112E"/>
    <w:rsid w:val="00B53FE4"/>
    <w:rsid w:val="00B55F54"/>
    <w:rsid w:val="00B5686B"/>
    <w:rsid w:val="00B56E79"/>
    <w:rsid w:val="00B57462"/>
    <w:rsid w:val="00B576CB"/>
    <w:rsid w:val="00B57BB0"/>
    <w:rsid w:val="00B57E23"/>
    <w:rsid w:val="00B619B2"/>
    <w:rsid w:val="00B626A6"/>
    <w:rsid w:val="00B62E04"/>
    <w:rsid w:val="00B634D8"/>
    <w:rsid w:val="00B636FB"/>
    <w:rsid w:val="00B63ACE"/>
    <w:rsid w:val="00B64391"/>
    <w:rsid w:val="00B64E69"/>
    <w:rsid w:val="00B65920"/>
    <w:rsid w:val="00B660F9"/>
    <w:rsid w:val="00B66637"/>
    <w:rsid w:val="00B666EF"/>
    <w:rsid w:val="00B668EA"/>
    <w:rsid w:val="00B670E4"/>
    <w:rsid w:val="00B67A8F"/>
    <w:rsid w:val="00B67C8A"/>
    <w:rsid w:val="00B67F37"/>
    <w:rsid w:val="00B70CBB"/>
    <w:rsid w:val="00B71449"/>
    <w:rsid w:val="00B71D79"/>
    <w:rsid w:val="00B72073"/>
    <w:rsid w:val="00B72991"/>
    <w:rsid w:val="00B72CAE"/>
    <w:rsid w:val="00B730F8"/>
    <w:rsid w:val="00B74DF9"/>
    <w:rsid w:val="00B74FDB"/>
    <w:rsid w:val="00B75210"/>
    <w:rsid w:val="00B754AE"/>
    <w:rsid w:val="00B8066F"/>
    <w:rsid w:val="00B82870"/>
    <w:rsid w:val="00B83512"/>
    <w:rsid w:val="00B83656"/>
    <w:rsid w:val="00B83A9B"/>
    <w:rsid w:val="00B83BBB"/>
    <w:rsid w:val="00B85429"/>
    <w:rsid w:val="00B8569B"/>
    <w:rsid w:val="00B86E55"/>
    <w:rsid w:val="00B87670"/>
    <w:rsid w:val="00B87EB2"/>
    <w:rsid w:val="00B90B9C"/>
    <w:rsid w:val="00B91755"/>
    <w:rsid w:val="00B924A1"/>
    <w:rsid w:val="00B93DC9"/>
    <w:rsid w:val="00B94015"/>
    <w:rsid w:val="00B94590"/>
    <w:rsid w:val="00B961FB"/>
    <w:rsid w:val="00B96355"/>
    <w:rsid w:val="00B968DC"/>
    <w:rsid w:val="00B9693A"/>
    <w:rsid w:val="00B97205"/>
    <w:rsid w:val="00B97CAB"/>
    <w:rsid w:val="00BA114F"/>
    <w:rsid w:val="00BA198A"/>
    <w:rsid w:val="00BA24BE"/>
    <w:rsid w:val="00BA347C"/>
    <w:rsid w:val="00BA3D68"/>
    <w:rsid w:val="00BA453D"/>
    <w:rsid w:val="00BA4D0D"/>
    <w:rsid w:val="00BA5B8A"/>
    <w:rsid w:val="00BA6A49"/>
    <w:rsid w:val="00BB266A"/>
    <w:rsid w:val="00BB32F3"/>
    <w:rsid w:val="00BB3EF5"/>
    <w:rsid w:val="00BB4873"/>
    <w:rsid w:val="00BB50DD"/>
    <w:rsid w:val="00BB51B6"/>
    <w:rsid w:val="00BB5A73"/>
    <w:rsid w:val="00BB5B38"/>
    <w:rsid w:val="00BB5DAD"/>
    <w:rsid w:val="00BB66BC"/>
    <w:rsid w:val="00BB6A58"/>
    <w:rsid w:val="00BB745E"/>
    <w:rsid w:val="00BC0CC7"/>
    <w:rsid w:val="00BC0E62"/>
    <w:rsid w:val="00BC11C6"/>
    <w:rsid w:val="00BC29ED"/>
    <w:rsid w:val="00BC303F"/>
    <w:rsid w:val="00BC3EC9"/>
    <w:rsid w:val="00BC4252"/>
    <w:rsid w:val="00BC4441"/>
    <w:rsid w:val="00BC4687"/>
    <w:rsid w:val="00BC49DD"/>
    <w:rsid w:val="00BC4A0F"/>
    <w:rsid w:val="00BC55B6"/>
    <w:rsid w:val="00BC57AD"/>
    <w:rsid w:val="00BC76DA"/>
    <w:rsid w:val="00BD129D"/>
    <w:rsid w:val="00BD2779"/>
    <w:rsid w:val="00BD2A99"/>
    <w:rsid w:val="00BD2DD6"/>
    <w:rsid w:val="00BD3119"/>
    <w:rsid w:val="00BD4B90"/>
    <w:rsid w:val="00BD74D6"/>
    <w:rsid w:val="00BD761F"/>
    <w:rsid w:val="00BD7BF1"/>
    <w:rsid w:val="00BE0097"/>
    <w:rsid w:val="00BE21DC"/>
    <w:rsid w:val="00BE22AD"/>
    <w:rsid w:val="00BE3740"/>
    <w:rsid w:val="00BE3BBF"/>
    <w:rsid w:val="00BE3ED4"/>
    <w:rsid w:val="00BE534D"/>
    <w:rsid w:val="00BF04DF"/>
    <w:rsid w:val="00BF0635"/>
    <w:rsid w:val="00BF09AC"/>
    <w:rsid w:val="00BF0BDC"/>
    <w:rsid w:val="00BF3E02"/>
    <w:rsid w:val="00BF3F4F"/>
    <w:rsid w:val="00BF42EB"/>
    <w:rsid w:val="00BF5305"/>
    <w:rsid w:val="00BF5A3F"/>
    <w:rsid w:val="00BF5D04"/>
    <w:rsid w:val="00BF759D"/>
    <w:rsid w:val="00BF7F57"/>
    <w:rsid w:val="00C005E7"/>
    <w:rsid w:val="00C020A9"/>
    <w:rsid w:val="00C03102"/>
    <w:rsid w:val="00C04762"/>
    <w:rsid w:val="00C06711"/>
    <w:rsid w:val="00C069D6"/>
    <w:rsid w:val="00C0787C"/>
    <w:rsid w:val="00C07A4E"/>
    <w:rsid w:val="00C1096E"/>
    <w:rsid w:val="00C10D48"/>
    <w:rsid w:val="00C10F38"/>
    <w:rsid w:val="00C11038"/>
    <w:rsid w:val="00C127C4"/>
    <w:rsid w:val="00C12D1F"/>
    <w:rsid w:val="00C15EBB"/>
    <w:rsid w:val="00C1661F"/>
    <w:rsid w:val="00C16B94"/>
    <w:rsid w:val="00C20B3F"/>
    <w:rsid w:val="00C22082"/>
    <w:rsid w:val="00C223F0"/>
    <w:rsid w:val="00C22DBD"/>
    <w:rsid w:val="00C2332C"/>
    <w:rsid w:val="00C24883"/>
    <w:rsid w:val="00C24DC8"/>
    <w:rsid w:val="00C24F01"/>
    <w:rsid w:val="00C259F1"/>
    <w:rsid w:val="00C269FF"/>
    <w:rsid w:val="00C30170"/>
    <w:rsid w:val="00C316FD"/>
    <w:rsid w:val="00C32CE5"/>
    <w:rsid w:val="00C344E3"/>
    <w:rsid w:val="00C35E18"/>
    <w:rsid w:val="00C36CD5"/>
    <w:rsid w:val="00C374CD"/>
    <w:rsid w:val="00C37DF4"/>
    <w:rsid w:val="00C4028E"/>
    <w:rsid w:val="00C4030D"/>
    <w:rsid w:val="00C40739"/>
    <w:rsid w:val="00C41A43"/>
    <w:rsid w:val="00C41A8B"/>
    <w:rsid w:val="00C43D76"/>
    <w:rsid w:val="00C43EBB"/>
    <w:rsid w:val="00C447AE"/>
    <w:rsid w:val="00C44A73"/>
    <w:rsid w:val="00C463C4"/>
    <w:rsid w:val="00C46E55"/>
    <w:rsid w:val="00C46F1E"/>
    <w:rsid w:val="00C47461"/>
    <w:rsid w:val="00C478B1"/>
    <w:rsid w:val="00C517B2"/>
    <w:rsid w:val="00C530DA"/>
    <w:rsid w:val="00C532FC"/>
    <w:rsid w:val="00C5407D"/>
    <w:rsid w:val="00C54183"/>
    <w:rsid w:val="00C569F1"/>
    <w:rsid w:val="00C6001B"/>
    <w:rsid w:val="00C71D01"/>
    <w:rsid w:val="00C71D1C"/>
    <w:rsid w:val="00C72EE2"/>
    <w:rsid w:val="00C73D52"/>
    <w:rsid w:val="00C74B0F"/>
    <w:rsid w:val="00C760A3"/>
    <w:rsid w:val="00C764B0"/>
    <w:rsid w:val="00C77C43"/>
    <w:rsid w:val="00C77D12"/>
    <w:rsid w:val="00C77D4E"/>
    <w:rsid w:val="00C8180E"/>
    <w:rsid w:val="00C83851"/>
    <w:rsid w:val="00C859B2"/>
    <w:rsid w:val="00C86E51"/>
    <w:rsid w:val="00C870E9"/>
    <w:rsid w:val="00C87772"/>
    <w:rsid w:val="00C908D3"/>
    <w:rsid w:val="00C90EE6"/>
    <w:rsid w:val="00C91588"/>
    <w:rsid w:val="00C92196"/>
    <w:rsid w:val="00C922D2"/>
    <w:rsid w:val="00C93072"/>
    <w:rsid w:val="00C93705"/>
    <w:rsid w:val="00C94608"/>
    <w:rsid w:val="00C947F8"/>
    <w:rsid w:val="00C9696F"/>
    <w:rsid w:val="00C97751"/>
    <w:rsid w:val="00C979C3"/>
    <w:rsid w:val="00CA0CFA"/>
    <w:rsid w:val="00CA2025"/>
    <w:rsid w:val="00CA20FC"/>
    <w:rsid w:val="00CA21CE"/>
    <w:rsid w:val="00CA2A2D"/>
    <w:rsid w:val="00CA366B"/>
    <w:rsid w:val="00CA3AD4"/>
    <w:rsid w:val="00CA4C4F"/>
    <w:rsid w:val="00CA6F31"/>
    <w:rsid w:val="00CA740E"/>
    <w:rsid w:val="00CB0C48"/>
    <w:rsid w:val="00CB5E44"/>
    <w:rsid w:val="00CB609D"/>
    <w:rsid w:val="00CB61C4"/>
    <w:rsid w:val="00CB7AD0"/>
    <w:rsid w:val="00CC2250"/>
    <w:rsid w:val="00CC3A54"/>
    <w:rsid w:val="00CC3FA3"/>
    <w:rsid w:val="00CC40E5"/>
    <w:rsid w:val="00CC5D87"/>
    <w:rsid w:val="00CC6708"/>
    <w:rsid w:val="00CC6E44"/>
    <w:rsid w:val="00CC77CF"/>
    <w:rsid w:val="00CC7DE5"/>
    <w:rsid w:val="00CD141D"/>
    <w:rsid w:val="00CD1E3C"/>
    <w:rsid w:val="00CD27DC"/>
    <w:rsid w:val="00CD3A19"/>
    <w:rsid w:val="00CD5055"/>
    <w:rsid w:val="00CD59D9"/>
    <w:rsid w:val="00CD59E8"/>
    <w:rsid w:val="00CD61C6"/>
    <w:rsid w:val="00CD6BBF"/>
    <w:rsid w:val="00CD6E27"/>
    <w:rsid w:val="00CE11DB"/>
    <w:rsid w:val="00CE1786"/>
    <w:rsid w:val="00CE1884"/>
    <w:rsid w:val="00CE1A44"/>
    <w:rsid w:val="00CE2795"/>
    <w:rsid w:val="00CE3B8A"/>
    <w:rsid w:val="00CE4EDC"/>
    <w:rsid w:val="00CE62B7"/>
    <w:rsid w:val="00CE6673"/>
    <w:rsid w:val="00CE68A6"/>
    <w:rsid w:val="00CE7603"/>
    <w:rsid w:val="00CE7AB0"/>
    <w:rsid w:val="00CF080B"/>
    <w:rsid w:val="00CF0EC7"/>
    <w:rsid w:val="00CF14C6"/>
    <w:rsid w:val="00CF429E"/>
    <w:rsid w:val="00CF494D"/>
    <w:rsid w:val="00CF55EC"/>
    <w:rsid w:val="00CF7492"/>
    <w:rsid w:val="00CF7CEC"/>
    <w:rsid w:val="00D0021C"/>
    <w:rsid w:val="00D0062C"/>
    <w:rsid w:val="00D0088D"/>
    <w:rsid w:val="00D018DC"/>
    <w:rsid w:val="00D0232D"/>
    <w:rsid w:val="00D02A48"/>
    <w:rsid w:val="00D03109"/>
    <w:rsid w:val="00D040F7"/>
    <w:rsid w:val="00D04210"/>
    <w:rsid w:val="00D04755"/>
    <w:rsid w:val="00D06470"/>
    <w:rsid w:val="00D073A0"/>
    <w:rsid w:val="00D10733"/>
    <w:rsid w:val="00D1091E"/>
    <w:rsid w:val="00D10C42"/>
    <w:rsid w:val="00D11488"/>
    <w:rsid w:val="00D11B45"/>
    <w:rsid w:val="00D13094"/>
    <w:rsid w:val="00D13CBA"/>
    <w:rsid w:val="00D13D41"/>
    <w:rsid w:val="00D13F19"/>
    <w:rsid w:val="00D14C54"/>
    <w:rsid w:val="00D1613B"/>
    <w:rsid w:val="00D161C1"/>
    <w:rsid w:val="00D16C6F"/>
    <w:rsid w:val="00D17A29"/>
    <w:rsid w:val="00D17D11"/>
    <w:rsid w:val="00D17DE2"/>
    <w:rsid w:val="00D2094E"/>
    <w:rsid w:val="00D22894"/>
    <w:rsid w:val="00D246BE"/>
    <w:rsid w:val="00D24FC1"/>
    <w:rsid w:val="00D27D46"/>
    <w:rsid w:val="00D300BC"/>
    <w:rsid w:val="00D3032B"/>
    <w:rsid w:val="00D307AC"/>
    <w:rsid w:val="00D30973"/>
    <w:rsid w:val="00D31C94"/>
    <w:rsid w:val="00D31D16"/>
    <w:rsid w:val="00D31F12"/>
    <w:rsid w:val="00D322D3"/>
    <w:rsid w:val="00D3268C"/>
    <w:rsid w:val="00D3313D"/>
    <w:rsid w:val="00D33197"/>
    <w:rsid w:val="00D33D68"/>
    <w:rsid w:val="00D3480A"/>
    <w:rsid w:val="00D34914"/>
    <w:rsid w:val="00D35699"/>
    <w:rsid w:val="00D36776"/>
    <w:rsid w:val="00D40E8C"/>
    <w:rsid w:val="00D40F5E"/>
    <w:rsid w:val="00D429AE"/>
    <w:rsid w:val="00D431FF"/>
    <w:rsid w:val="00D45A50"/>
    <w:rsid w:val="00D46838"/>
    <w:rsid w:val="00D47234"/>
    <w:rsid w:val="00D5029D"/>
    <w:rsid w:val="00D50436"/>
    <w:rsid w:val="00D50FC0"/>
    <w:rsid w:val="00D5119F"/>
    <w:rsid w:val="00D51E43"/>
    <w:rsid w:val="00D51F6F"/>
    <w:rsid w:val="00D52DBB"/>
    <w:rsid w:val="00D531C0"/>
    <w:rsid w:val="00D540E7"/>
    <w:rsid w:val="00D54E04"/>
    <w:rsid w:val="00D56181"/>
    <w:rsid w:val="00D562D7"/>
    <w:rsid w:val="00D56552"/>
    <w:rsid w:val="00D56A1F"/>
    <w:rsid w:val="00D62610"/>
    <w:rsid w:val="00D7145C"/>
    <w:rsid w:val="00D721C6"/>
    <w:rsid w:val="00D72754"/>
    <w:rsid w:val="00D731B9"/>
    <w:rsid w:val="00D73A44"/>
    <w:rsid w:val="00D74039"/>
    <w:rsid w:val="00D743B8"/>
    <w:rsid w:val="00D7475F"/>
    <w:rsid w:val="00D74A9E"/>
    <w:rsid w:val="00D755BA"/>
    <w:rsid w:val="00D763CC"/>
    <w:rsid w:val="00D801AC"/>
    <w:rsid w:val="00D8020A"/>
    <w:rsid w:val="00D81030"/>
    <w:rsid w:val="00D82518"/>
    <w:rsid w:val="00D84739"/>
    <w:rsid w:val="00D8595F"/>
    <w:rsid w:val="00D86BE1"/>
    <w:rsid w:val="00D90216"/>
    <w:rsid w:val="00D90822"/>
    <w:rsid w:val="00D90E14"/>
    <w:rsid w:val="00D92A62"/>
    <w:rsid w:val="00D9360B"/>
    <w:rsid w:val="00D95353"/>
    <w:rsid w:val="00D9558E"/>
    <w:rsid w:val="00D95FB3"/>
    <w:rsid w:val="00D9630B"/>
    <w:rsid w:val="00D96CB5"/>
    <w:rsid w:val="00D96D4F"/>
    <w:rsid w:val="00D97540"/>
    <w:rsid w:val="00DA0549"/>
    <w:rsid w:val="00DA10D4"/>
    <w:rsid w:val="00DA1490"/>
    <w:rsid w:val="00DA16D1"/>
    <w:rsid w:val="00DA2B55"/>
    <w:rsid w:val="00DA2F12"/>
    <w:rsid w:val="00DA4101"/>
    <w:rsid w:val="00DA5DDE"/>
    <w:rsid w:val="00DA6240"/>
    <w:rsid w:val="00DA63CB"/>
    <w:rsid w:val="00DA7838"/>
    <w:rsid w:val="00DB1E9B"/>
    <w:rsid w:val="00DB2E84"/>
    <w:rsid w:val="00DB3D09"/>
    <w:rsid w:val="00DB4A0D"/>
    <w:rsid w:val="00DB5DA6"/>
    <w:rsid w:val="00DB6E05"/>
    <w:rsid w:val="00DC0033"/>
    <w:rsid w:val="00DC0831"/>
    <w:rsid w:val="00DC1A6B"/>
    <w:rsid w:val="00DC241F"/>
    <w:rsid w:val="00DC250D"/>
    <w:rsid w:val="00DC2911"/>
    <w:rsid w:val="00DC2CD3"/>
    <w:rsid w:val="00DC47F0"/>
    <w:rsid w:val="00DC5391"/>
    <w:rsid w:val="00DC552A"/>
    <w:rsid w:val="00DC59E9"/>
    <w:rsid w:val="00DC5BC2"/>
    <w:rsid w:val="00DC6CDA"/>
    <w:rsid w:val="00DD024B"/>
    <w:rsid w:val="00DD070F"/>
    <w:rsid w:val="00DD2345"/>
    <w:rsid w:val="00DD320E"/>
    <w:rsid w:val="00DD3476"/>
    <w:rsid w:val="00DD3527"/>
    <w:rsid w:val="00DD38C0"/>
    <w:rsid w:val="00DD46B8"/>
    <w:rsid w:val="00DD490A"/>
    <w:rsid w:val="00DD49BC"/>
    <w:rsid w:val="00DD4A08"/>
    <w:rsid w:val="00DD4C40"/>
    <w:rsid w:val="00DD5C2A"/>
    <w:rsid w:val="00DD69DD"/>
    <w:rsid w:val="00DD7232"/>
    <w:rsid w:val="00DD7360"/>
    <w:rsid w:val="00DD7487"/>
    <w:rsid w:val="00DE24E5"/>
    <w:rsid w:val="00DE34F0"/>
    <w:rsid w:val="00DE3DD9"/>
    <w:rsid w:val="00DE6069"/>
    <w:rsid w:val="00DE61D1"/>
    <w:rsid w:val="00DE64AC"/>
    <w:rsid w:val="00DF0B9B"/>
    <w:rsid w:val="00DF15C3"/>
    <w:rsid w:val="00DF2676"/>
    <w:rsid w:val="00DF3270"/>
    <w:rsid w:val="00DF3C41"/>
    <w:rsid w:val="00DF5E85"/>
    <w:rsid w:val="00DF5E99"/>
    <w:rsid w:val="00DF64E3"/>
    <w:rsid w:val="00DF6BDF"/>
    <w:rsid w:val="00DF6DBB"/>
    <w:rsid w:val="00DF6F1A"/>
    <w:rsid w:val="00DF780F"/>
    <w:rsid w:val="00DF7F6F"/>
    <w:rsid w:val="00E00219"/>
    <w:rsid w:val="00E00A47"/>
    <w:rsid w:val="00E00B42"/>
    <w:rsid w:val="00E01A88"/>
    <w:rsid w:val="00E01C15"/>
    <w:rsid w:val="00E0207E"/>
    <w:rsid w:val="00E0340C"/>
    <w:rsid w:val="00E0471E"/>
    <w:rsid w:val="00E04DB1"/>
    <w:rsid w:val="00E05363"/>
    <w:rsid w:val="00E07737"/>
    <w:rsid w:val="00E12D26"/>
    <w:rsid w:val="00E13423"/>
    <w:rsid w:val="00E1384A"/>
    <w:rsid w:val="00E14B84"/>
    <w:rsid w:val="00E1710B"/>
    <w:rsid w:val="00E21B46"/>
    <w:rsid w:val="00E22459"/>
    <w:rsid w:val="00E235E6"/>
    <w:rsid w:val="00E23631"/>
    <w:rsid w:val="00E237AF"/>
    <w:rsid w:val="00E23827"/>
    <w:rsid w:val="00E24082"/>
    <w:rsid w:val="00E244D5"/>
    <w:rsid w:val="00E26448"/>
    <w:rsid w:val="00E2764F"/>
    <w:rsid w:val="00E27955"/>
    <w:rsid w:val="00E30424"/>
    <w:rsid w:val="00E316FC"/>
    <w:rsid w:val="00E317B8"/>
    <w:rsid w:val="00E31AC0"/>
    <w:rsid w:val="00E33481"/>
    <w:rsid w:val="00E33CCD"/>
    <w:rsid w:val="00E36263"/>
    <w:rsid w:val="00E41645"/>
    <w:rsid w:val="00E419E1"/>
    <w:rsid w:val="00E43CB3"/>
    <w:rsid w:val="00E442FC"/>
    <w:rsid w:val="00E44329"/>
    <w:rsid w:val="00E45923"/>
    <w:rsid w:val="00E45F88"/>
    <w:rsid w:val="00E4737F"/>
    <w:rsid w:val="00E4745B"/>
    <w:rsid w:val="00E47687"/>
    <w:rsid w:val="00E4770B"/>
    <w:rsid w:val="00E50F15"/>
    <w:rsid w:val="00E50FF4"/>
    <w:rsid w:val="00E512E1"/>
    <w:rsid w:val="00E52788"/>
    <w:rsid w:val="00E5289C"/>
    <w:rsid w:val="00E52C71"/>
    <w:rsid w:val="00E52CF6"/>
    <w:rsid w:val="00E53E2B"/>
    <w:rsid w:val="00E56262"/>
    <w:rsid w:val="00E572CC"/>
    <w:rsid w:val="00E60931"/>
    <w:rsid w:val="00E60C24"/>
    <w:rsid w:val="00E6212C"/>
    <w:rsid w:val="00E62E97"/>
    <w:rsid w:val="00E63096"/>
    <w:rsid w:val="00E636FC"/>
    <w:rsid w:val="00E63CEE"/>
    <w:rsid w:val="00E63D85"/>
    <w:rsid w:val="00E64D79"/>
    <w:rsid w:val="00E651F6"/>
    <w:rsid w:val="00E66450"/>
    <w:rsid w:val="00E70578"/>
    <w:rsid w:val="00E7181C"/>
    <w:rsid w:val="00E72236"/>
    <w:rsid w:val="00E72241"/>
    <w:rsid w:val="00E73B8A"/>
    <w:rsid w:val="00E7508C"/>
    <w:rsid w:val="00E75291"/>
    <w:rsid w:val="00E75CCD"/>
    <w:rsid w:val="00E766AB"/>
    <w:rsid w:val="00E768BA"/>
    <w:rsid w:val="00E772B0"/>
    <w:rsid w:val="00E77928"/>
    <w:rsid w:val="00E77A98"/>
    <w:rsid w:val="00E77D2B"/>
    <w:rsid w:val="00E810EA"/>
    <w:rsid w:val="00E81B8C"/>
    <w:rsid w:val="00E82F7F"/>
    <w:rsid w:val="00E83843"/>
    <w:rsid w:val="00E842D7"/>
    <w:rsid w:val="00E844D5"/>
    <w:rsid w:val="00E84A10"/>
    <w:rsid w:val="00E85D65"/>
    <w:rsid w:val="00E87B7A"/>
    <w:rsid w:val="00E87F98"/>
    <w:rsid w:val="00E90262"/>
    <w:rsid w:val="00E92AA5"/>
    <w:rsid w:val="00E92F4F"/>
    <w:rsid w:val="00E9304D"/>
    <w:rsid w:val="00E931DB"/>
    <w:rsid w:val="00E95753"/>
    <w:rsid w:val="00E97087"/>
    <w:rsid w:val="00E9742F"/>
    <w:rsid w:val="00E977F1"/>
    <w:rsid w:val="00EA1E9A"/>
    <w:rsid w:val="00EA23F8"/>
    <w:rsid w:val="00EA2A44"/>
    <w:rsid w:val="00EA2EBE"/>
    <w:rsid w:val="00EA3C08"/>
    <w:rsid w:val="00EA405C"/>
    <w:rsid w:val="00EA4C8D"/>
    <w:rsid w:val="00EA5540"/>
    <w:rsid w:val="00EA6EC4"/>
    <w:rsid w:val="00EA7AC1"/>
    <w:rsid w:val="00EB08D9"/>
    <w:rsid w:val="00EB33BB"/>
    <w:rsid w:val="00EB3483"/>
    <w:rsid w:val="00EB36A0"/>
    <w:rsid w:val="00EB3F21"/>
    <w:rsid w:val="00EB4033"/>
    <w:rsid w:val="00EB472E"/>
    <w:rsid w:val="00EB47F7"/>
    <w:rsid w:val="00EB646E"/>
    <w:rsid w:val="00EB648E"/>
    <w:rsid w:val="00EB6966"/>
    <w:rsid w:val="00EB70DD"/>
    <w:rsid w:val="00EB767F"/>
    <w:rsid w:val="00EB7837"/>
    <w:rsid w:val="00EC1503"/>
    <w:rsid w:val="00EC22CF"/>
    <w:rsid w:val="00EC24F1"/>
    <w:rsid w:val="00EC3130"/>
    <w:rsid w:val="00EC3838"/>
    <w:rsid w:val="00EC41BC"/>
    <w:rsid w:val="00EC477A"/>
    <w:rsid w:val="00EC6FC7"/>
    <w:rsid w:val="00EC7555"/>
    <w:rsid w:val="00ED0378"/>
    <w:rsid w:val="00ED18DF"/>
    <w:rsid w:val="00ED2F11"/>
    <w:rsid w:val="00ED2FE0"/>
    <w:rsid w:val="00ED3113"/>
    <w:rsid w:val="00ED3771"/>
    <w:rsid w:val="00ED4D81"/>
    <w:rsid w:val="00ED5D3A"/>
    <w:rsid w:val="00ED6BB6"/>
    <w:rsid w:val="00ED7214"/>
    <w:rsid w:val="00ED727A"/>
    <w:rsid w:val="00EE035A"/>
    <w:rsid w:val="00EE2306"/>
    <w:rsid w:val="00EE2D0F"/>
    <w:rsid w:val="00EE422E"/>
    <w:rsid w:val="00EE4B91"/>
    <w:rsid w:val="00EE54A5"/>
    <w:rsid w:val="00EE5709"/>
    <w:rsid w:val="00EE5A15"/>
    <w:rsid w:val="00EE5D80"/>
    <w:rsid w:val="00EE6692"/>
    <w:rsid w:val="00EE66F1"/>
    <w:rsid w:val="00EE6C89"/>
    <w:rsid w:val="00EE7180"/>
    <w:rsid w:val="00EE7BC7"/>
    <w:rsid w:val="00EF1C75"/>
    <w:rsid w:val="00EF1E12"/>
    <w:rsid w:val="00EF1EF7"/>
    <w:rsid w:val="00EF1F41"/>
    <w:rsid w:val="00EF2025"/>
    <w:rsid w:val="00EF2CA4"/>
    <w:rsid w:val="00EF3011"/>
    <w:rsid w:val="00EF332D"/>
    <w:rsid w:val="00EF3D52"/>
    <w:rsid w:val="00EF3E37"/>
    <w:rsid w:val="00EF4EAA"/>
    <w:rsid w:val="00EF5C05"/>
    <w:rsid w:val="00EF5FF5"/>
    <w:rsid w:val="00F00AFD"/>
    <w:rsid w:val="00F02688"/>
    <w:rsid w:val="00F02EFF"/>
    <w:rsid w:val="00F0346A"/>
    <w:rsid w:val="00F041DC"/>
    <w:rsid w:val="00F0461A"/>
    <w:rsid w:val="00F058A0"/>
    <w:rsid w:val="00F07A37"/>
    <w:rsid w:val="00F1174F"/>
    <w:rsid w:val="00F11815"/>
    <w:rsid w:val="00F123AD"/>
    <w:rsid w:val="00F131C4"/>
    <w:rsid w:val="00F13251"/>
    <w:rsid w:val="00F132F4"/>
    <w:rsid w:val="00F14B66"/>
    <w:rsid w:val="00F17550"/>
    <w:rsid w:val="00F207B5"/>
    <w:rsid w:val="00F211BA"/>
    <w:rsid w:val="00F216D1"/>
    <w:rsid w:val="00F2173F"/>
    <w:rsid w:val="00F2362D"/>
    <w:rsid w:val="00F24932"/>
    <w:rsid w:val="00F24C8D"/>
    <w:rsid w:val="00F3071C"/>
    <w:rsid w:val="00F3214E"/>
    <w:rsid w:val="00F32F61"/>
    <w:rsid w:val="00F349A6"/>
    <w:rsid w:val="00F35E7D"/>
    <w:rsid w:val="00F35EE0"/>
    <w:rsid w:val="00F36694"/>
    <w:rsid w:val="00F373F8"/>
    <w:rsid w:val="00F37725"/>
    <w:rsid w:val="00F40A44"/>
    <w:rsid w:val="00F41705"/>
    <w:rsid w:val="00F42157"/>
    <w:rsid w:val="00F42577"/>
    <w:rsid w:val="00F43B92"/>
    <w:rsid w:val="00F44C38"/>
    <w:rsid w:val="00F4595E"/>
    <w:rsid w:val="00F45B68"/>
    <w:rsid w:val="00F50015"/>
    <w:rsid w:val="00F514D1"/>
    <w:rsid w:val="00F51E79"/>
    <w:rsid w:val="00F52335"/>
    <w:rsid w:val="00F52B88"/>
    <w:rsid w:val="00F548DF"/>
    <w:rsid w:val="00F5595D"/>
    <w:rsid w:val="00F56779"/>
    <w:rsid w:val="00F56BF0"/>
    <w:rsid w:val="00F56C03"/>
    <w:rsid w:val="00F56DF6"/>
    <w:rsid w:val="00F6009B"/>
    <w:rsid w:val="00F612F5"/>
    <w:rsid w:val="00F61CF8"/>
    <w:rsid w:val="00F63793"/>
    <w:rsid w:val="00F63B2F"/>
    <w:rsid w:val="00F64369"/>
    <w:rsid w:val="00F65679"/>
    <w:rsid w:val="00F65862"/>
    <w:rsid w:val="00F65B96"/>
    <w:rsid w:val="00F67197"/>
    <w:rsid w:val="00F7018F"/>
    <w:rsid w:val="00F70650"/>
    <w:rsid w:val="00F71637"/>
    <w:rsid w:val="00F72AB1"/>
    <w:rsid w:val="00F72C3D"/>
    <w:rsid w:val="00F72C41"/>
    <w:rsid w:val="00F7312F"/>
    <w:rsid w:val="00F73D52"/>
    <w:rsid w:val="00F76123"/>
    <w:rsid w:val="00F76B56"/>
    <w:rsid w:val="00F76C6A"/>
    <w:rsid w:val="00F778BE"/>
    <w:rsid w:val="00F77BA8"/>
    <w:rsid w:val="00F802E8"/>
    <w:rsid w:val="00F82119"/>
    <w:rsid w:val="00F82DCC"/>
    <w:rsid w:val="00F8472B"/>
    <w:rsid w:val="00F861BB"/>
    <w:rsid w:val="00F8672C"/>
    <w:rsid w:val="00F873D5"/>
    <w:rsid w:val="00F8752B"/>
    <w:rsid w:val="00F9069F"/>
    <w:rsid w:val="00F91A32"/>
    <w:rsid w:val="00F91D57"/>
    <w:rsid w:val="00F933AC"/>
    <w:rsid w:val="00F9584A"/>
    <w:rsid w:val="00F95852"/>
    <w:rsid w:val="00F95ECC"/>
    <w:rsid w:val="00F962EE"/>
    <w:rsid w:val="00F96337"/>
    <w:rsid w:val="00F9775F"/>
    <w:rsid w:val="00FA21C5"/>
    <w:rsid w:val="00FA2370"/>
    <w:rsid w:val="00FA2528"/>
    <w:rsid w:val="00FA2EB4"/>
    <w:rsid w:val="00FA3752"/>
    <w:rsid w:val="00FA3B23"/>
    <w:rsid w:val="00FA4DAC"/>
    <w:rsid w:val="00FA4DD0"/>
    <w:rsid w:val="00FA6CE1"/>
    <w:rsid w:val="00FA77F1"/>
    <w:rsid w:val="00FB049E"/>
    <w:rsid w:val="00FB1C77"/>
    <w:rsid w:val="00FB1CC7"/>
    <w:rsid w:val="00FB24C4"/>
    <w:rsid w:val="00FB26EF"/>
    <w:rsid w:val="00FB41FF"/>
    <w:rsid w:val="00FB4567"/>
    <w:rsid w:val="00FB57BD"/>
    <w:rsid w:val="00FB5909"/>
    <w:rsid w:val="00FB6357"/>
    <w:rsid w:val="00FB7F5B"/>
    <w:rsid w:val="00FC0415"/>
    <w:rsid w:val="00FC074C"/>
    <w:rsid w:val="00FC0905"/>
    <w:rsid w:val="00FC2617"/>
    <w:rsid w:val="00FC2A26"/>
    <w:rsid w:val="00FC3434"/>
    <w:rsid w:val="00FC5954"/>
    <w:rsid w:val="00FC6359"/>
    <w:rsid w:val="00FC641A"/>
    <w:rsid w:val="00FC6945"/>
    <w:rsid w:val="00FC7EFA"/>
    <w:rsid w:val="00FD016F"/>
    <w:rsid w:val="00FD0E06"/>
    <w:rsid w:val="00FD1074"/>
    <w:rsid w:val="00FD1C81"/>
    <w:rsid w:val="00FD3341"/>
    <w:rsid w:val="00FD3BBA"/>
    <w:rsid w:val="00FD3DE1"/>
    <w:rsid w:val="00FD4AFD"/>
    <w:rsid w:val="00FD4CA7"/>
    <w:rsid w:val="00FD5520"/>
    <w:rsid w:val="00FD5926"/>
    <w:rsid w:val="00FD5A20"/>
    <w:rsid w:val="00FD6748"/>
    <w:rsid w:val="00FD72E7"/>
    <w:rsid w:val="00FE1355"/>
    <w:rsid w:val="00FE1FFC"/>
    <w:rsid w:val="00FE4E8F"/>
    <w:rsid w:val="00FE6009"/>
    <w:rsid w:val="00FE7640"/>
    <w:rsid w:val="00FF13D0"/>
    <w:rsid w:val="00FF1786"/>
    <w:rsid w:val="00FF1CC3"/>
    <w:rsid w:val="00FF3C2F"/>
    <w:rsid w:val="00FF469A"/>
    <w:rsid w:val="00FF4B86"/>
    <w:rsid w:val="00FF4D57"/>
    <w:rsid w:val="00FF52C2"/>
    <w:rsid w:val="00FF5ACB"/>
    <w:rsid w:val="00FF63C9"/>
    <w:rsid w:val="00FF7490"/>
    <w:rsid w:val="00FF75DE"/>
    <w:rsid w:val="00FF7E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1C4FF"/>
  <w15:docId w15:val="{3E43839D-0599-48CB-9FC5-7FFEBFF5C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CC4"/>
  </w:style>
  <w:style w:type="paragraph" w:styleId="Heading1">
    <w:name w:val="heading 1"/>
    <w:basedOn w:val="Normal"/>
    <w:next w:val="Normal"/>
    <w:link w:val="Heading1Char"/>
    <w:uiPriority w:val="9"/>
    <w:qFormat/>
    <w:rsid w:val="00DC0033"/>
    <w:pPr>
      <w:keepNext/>
      <w:keepLines/>
      <w:spacing w:before="320" w:after="0" w:line="240" w:lineRule="auto"/>
      <w:outlineLvl w:val="0"/>
    </w:pPr>
    <w:rPr>
      <w:rFonts w:asciiTheme="majorHAnsi" w:eastAsiaTheme="majorEastAsia" w:hAnsiTheme="majorHAnsi" w:cstheme="majorBidi"/>
      <w:color w:val="178A9A" w:themeColor="accent1" w:themeShade="BF"/>
      <w:sz w:val="32"/>
      <w:szCs w:val="32"/>
    </w:rPr>
  </w:style>
  <w:style w:type="paragraph" w:styleId="Heading2">
    <w:name w:val="heading 2"/>
    <w:basedOn w:val="Normal"/>
    <w:next w:val="Normal"/>
    <w:link w:val="Heading2Char"/>
    <w:uiPriority w:val="9"/>
    <w:unhideWhenUsed/>
    <w:qFormat/>
    <w:rsid w:val="00DC003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C0033"/>
    <w:pPr>
      <w:keepNext/>
      <w:keepLines/>
      <w:spacing w:before="40" w:after="0" w:line="240" w:lineRule="auto"/>
      <w:outlineLvl w:val="2"/>
    </w:pPr>
    <w:rPr>
      <w:rFonts w:asciiTheme="majorHAnsi" w:eastAsiaTheme="majorEastAsia" w:hAnsiTheme="majorHAnsi" w:cstheme="majorBidi"/>
      <w:color w:val="136083" w:themeColor="text2"/>
      <w:sz w:val="24"/>
      <w:szCs w:val="24"/>
    </w:rPr>
  </w:style>
  <w:style w:type="paragraph" w:styleId="Heading4">
    <w:name w:val="heading 4"/>
    <w:basedOn w:val="Normal"/>
    <w:next w:val="Normal"/>
    <w:link w:val="Heading4Char"/>
    <w:uiPriority w:val="9"/>
    <w:semiHidden/>
    <w:unhideWhenUsed/>
    <w:qFormat/>
    <w:rsid w:val="00DC003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C0033"/>
    <w:pPr>
      <w:keepNext/>
      <w:keepLines/>
      <w:spacing w:before="40" w:after="0"/>
      <w:outlineLvl w:val="4"/>
    </w:pPr>
    <w:rPr>
      <w:rFonts w:asciiTheme="majorHAnsi" w:eastAsiaTheme="majorEastAsia" w:hAnsiTheme="majorHAnsi" w:cstheme="majorBidi"/>
      <w:color w:val="136083" w:themeColor="text2"/>
      <w:sz w:val="22"/>
      <w:szCs w:val="22"/>
    </w:rPr>
  </w:style>
  <w:style w:type="paragraph" w:styleId="Heading6">
    <w:name w:val="heading 6"/>
    <w:basedOn w:val="Normal"/>
    <w:next w:val="Normal"/>
    <w:link w:val="Heading6Char"/>
    <w:uiPriority w:val="9"/>
    <w:semiHidden/>
    <w:unhideWhenUsed/>
    <w:qFormat/>
    <w:rsid w:val="00DC0033"/>
    <w:pPr>
      <w:keepNext/>
      <w:keepLines/>
      <w:spacing w:before="40" w:after="0"/>
      <w:outlineLvl w:val="5"/>
    </w:pPr>
    <w:rPr>
      <w:rFonts w:asciiTheme="majorHAnsi" w:eastAsiaTheme="majorEastAsia" w:hAnsiTheme="majorHAnsi" w:cstheme="majorBidi"/>
      <w:i/>
      <w:iCs/>
      <w:color w:val="136083" w:themeColor="text2"/>
      <w:sz w:val="21"/>
      <w:szCs w:val="21"/>
    </w:rPr>
  </w:style>
  <w:style w:type="paragraph" w:styleId="Heading7">
    <w:name w:val="heading 7"/>
    <w:basedOn w:val="Normal"/>
    <w:next w:val="Normal"/>
    <w:link w:val="Heading7Char"/>
    <w:uiPriority w:val="9"/>
    <w:semiHidden/>
    <w:unhideWhenUsed/>
    <w:qFormat/>
    <w:rsid w:val="00DC0033"/>
    <w:pPr>
      <w:keepNext/>
      <w:keepLines/>
      <w:spacing w:before="40" w:after="0"/>
      <w:outlineLvl w:val="6"/>
    </w:pPr>
    <w:rPr>
      <w:rFonts w:asciiTheme="majorHAnsi" w:eastAsiaTheme="majorEastAsia" w:hAnsiTheme="majorHAnsi" w:cstheme="majorBidi"/>
      <w:i/>
      <w:iCs/>
      <w:color w:val="0F5C67" w:themeColor="accent1" w:themeShade="80"/>
      <w:sz w:val="21"/>
      <w:szCs w:val="21"/>
    </w:rPr>
  </w:style>
  <w:style w:type="paragraph" w:styleId="Heading8">
    <w:name w:val="heading 8"/>
    <w:basedOn w:val="Normal"/>
    <w:next w:val="Normal"/>
    <w:link w:val="Heading8Char"/>
    <w:uiPriority w:val="9"/>
    <w:semiHidden/>
    <w:unhideWhenUsed/>
    <w:qFormat/>
    <w:rsid w:val="00DC0033"/>
    <w:pPr>
      <w:keepNext/>
      <w:keepLines/>
      <w:spacing w:before="40" w:after="0"/>
      <w:outlineLvl w:val="7"/>
    </w:pPr>
    <w:rPr>
      <w:rFonts w:asciiTheme="majorHAnsi" w:eastAsiaTheme="majorEastAsia" w:hAnsiTheme="majorHAnsi" w:cstheme="majorBidi"/>
      <w:b/>
      <w:bCs/>
      <w:color w:val="136083" w:themeColor="text2"/>
    </w:rPr>
  </w:style>
  <w:style w:type="paragraph" w:styleId="Heading9">
    <w:name w:val="heading 9"/>
    <w:basedOn w:val="Normal"/>
    <w:next w:val="Normal"/>
    <w:link w:val="Heading9Char"/>
    <w:uiPriority w:val="9"/>
    <w:semiHidden/>
    <w:unhideWhenUsed/>
    <w:qFormat/>
    <w:rsid w:val="00DC0033"/>
    <w:pPr>
      <w:keepNext/>
      <w:keepLines/>
      <w:spacing w:before="40" w:after="0"/>
      <w:outlineLvl w:val="8"/>
    </w:pPr>
    <w:rPr>
      <w:rFonts w:asciiTheme="majorHAnsi" w:eastAsiaTheme="majorEastAsia" w:hAnsiTheme="majorHAnsi" w:cstheme="majorBidi"/>
      <w:b/>
      <w:bCs/>
      <w:i/>
      <w:iCs/>
      <w:color w:val="136083"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033"/>
    <w:rPr>
      <w:rFonts w:asciiTheme="majorHAnsi" w:eastAsiaTheme="majorEastAsia" w:hAnsiTheme="majorHAnsi" w:cstheme="majorBidi"/>
      <w:color w:val="178A9A" w:themeColor="accent1" w:themeShade="BF"/>
      <w:sz w:val="32"/>
      <w:szCs w:val="32"/>
    </w:rPr>
  </w:style>
  <w:style w:type="paragraph" w:styleId="TOCHeading">
    <w:name w:val="TOC Heading"/>
    <w:basedOn w:val="Heading1"/>
    <w:next w:val="Normal"/>
    <w:uiPriority w:val="39"/>
    <w:unhideWhenUsed/>
    <w:qFormat/>
    <w:rsid w:val="00DC0033"/>
    <w:pPr>
      <w:outlineLvl w:val="9"/>
    </w:pPr>
  </w:style>
  <w:style w:type="character" w:customStyle="1" w:styleId="Heading2Char">
    <w:name w:val="Heading 2 Char"/>
    <w:basedOn w:val="DefaultParagraphFont"/>
    <w:link w:val="Heading2"/>
    <w:uiPriority w:val="9"/>
    <w:rsid w:val="00DC003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C0033"/>
    <w:rPr>
      <w:rFonts w:asciiTheme="majorHAnsi" w:eastAsiaTheme="majorEastAsia" w:hAnsiTheme="majorHAnsi" w:cstheme="majorBidi"/>
      <w:color w:val="136083" w:themeColor="text2"/>
      <w:sz w:val="24"/>
      <w:szCs w:val="24"/>
    </w:rPr>
  </w:style>
  <w:style w:type="character" w:customStyle="1" w:styleId="Heading4Char">
    <w:name w:val="Heading 4 Char"/>
    <w:basedOn w:val="DefaultParagraphFont"/>
    <w:link w:val="Heading4"/>
    <w:uiPriority w:val="9"/>
    <w:semiHidden/>
    <w:rsid w:val="00DC003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C0033"/>
    <w:rPr>
      <w:rFonts w:asciiTheme="majorHAnsi" w:eastAsiaTheme="majorEastAsia" w:hAnsiTheme="majorHAnsi" w:cstheme="majorBidi"/>
      <w:color w:val="136083" w:themeColor="text2"/>
      <w:sz w:val="22"/>
      <w:szCs w:val="22"/>
    </w:rPr>
  </w:style>
  <w:style w:type="character" w:customStyle="1" w:styleId="Heading6Char">
    <w:name w:val="Heading 6 Char"/>
    <w:basedOn w:val="DefaultParagraphFont"/>
    <w:link w:val="Heading6"/>
    <w:uiPriority w:val="9"/>
    <w:semiHidden/>
    <w:rsid w:val="00DC0033"/>
    <w:rPr>
      <w:rFonts w:asciiTheme="majorHAnsi" w:eastAsiaTheme="majorEastAsia" w:hAnsiTheme="majorHAnsi" w:cstheme="majorBidi"/>
      <w:i/>
      <w:iCs/>
      <w:color w:val="136083" w:themeColor="text2"/>
      <w:sz w:val="21"/>
      <w:szCs w:val="21"/>
    </w:rPr>
  </w:style>
  <w:style w:type="character" w:customStyle="1" w:styleId="Heading7Char">
    <w:name w:val="Heading 7 Char"/>
    <w:basedOn w:val="DefaultParagraphFont"/>
    <w:link w:val="Heading7"/>
    <w:uiPriority w:val="9"/>
    <w:semiHidden/>
    <w:rsid w:val="00DC0033"/>
    <w:rPr>
      <w:rFonts w:asciiTheme="majorHAnsi" w:eastAsiaTheme="majorEastAsia" w:hAnsiTheme="majorHAnsi" w:cstheme="majorBidi"/>
      <w:i/>
      <w:iCs/>
      <w:color w:val="0F5C67" w:themeColor="accent1" w:themeShade="80"/>
      <w:sz w:val="21"/>
      <w:szCs w:val="21"/>
    </w:rPr>
  </w:style>
  <w:style w:type="character" w:customStyle="1" w:styleId="Heading8Char">
    <w:name w:val="Heading 8 Char"/>
    <w:basedOn w:val="DefaultParagraphFont"/>
    <w:link w:val="Heading8"/>
    <w:uiPriority w:val="9"/>
    <w:semiHidden/>
    <w:rsid w:val="00DC0033"/>
    <w:rPr>
      <w:rFonts w:asciiTheme="majorHAnsi" w:eastAsiaTheme="majorEastAsia" w:hAnsiTheme="majorHAnsi" w:cstheme="majorBidi"/>
      <w:b/>
      <w:bCs/>
      <w:color w:val="136083" w:themeColor="text2"/>
    </w:rPr>
  </w:style>
  <w:style w:type="character" w:customStyle="1" w:styleId="Heading9Char">
    <w:name w:val="Heading 9 Char"/>
    <w:basedOn w:val="DefaultParagraphFont"/>
    <w:link w:val="Heading9"/>
    <w:uiPriority w:val="9"/>
    <w:semiHidden/>
    <w:rsid w:val="00DC0033"/>
    <w:rPr>
      <w:rFonts w:asciiTheme="majorHAnsi" w:eastAsiaTheme="majorEastAsia" w:hAnsiTheme="majorHAnsi" w:cstheme="majorBidi"/>
      <w:b/>
      <w:bCs/>
      <w:i/>
      <w:iCs/>
      <w:color w:val="136083" w:themeColor="text2"/>
    </w:rPr>
  </w:style>
  <w:style w:type="paragraph" w:styleId="Caption">
    <w:name w:val="caption"/>
    <w:basedOn w:val="Normal"/>
    <w:next w:val="Normal"/>
    <w:uiPriority w:val="35"/>
    <w:semiHidden/>
    <w:unhideWhenUsed/>
    <w:qFormat/>
    <w:rsid w:val="00DC0033"/>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DC0033"/>
    <w:pPr>
      <w:spacing w:after="0" w:line="240" w:lineRule="auto"/>
      <w:contextualSpacing/>
    </w:pPr>
    <w:rPr>
      <w:rFonts w:asciiTheme="majorHAnsi" w:eastAsiaTheme="majorEastAsia" w:hAnsiTheme="majorHAnsi" w:cstheme="majorBidi"/>
      <w:color w:val="1FBACF" w:themeColor="accent1"/>
      <w:spacing w:val="-10"/>
      <w:sz w:val="56"/>
      <w:szCs w:val="56"/>
    </w:rPr>
  </w:style>
  <w:style w:type="character" w:customStyle="1" w:styleId="TitleChar">
    <w:name w:val="Title Char"/>
    <w:basedOn w:val="DefaultParagraphFont"/>
    <w:link w:val="Title"/>
    <w:uiPriority w:val="10"/>
    <w:rsid w:val="00DC0033"/>
    <w:rPr>
      <w:rFonts w:asciiTheme="majorHAnsi" w:eastAsiaTheme="majorEastAsia" w:hAnsiTheme="majorHAnsi" w:cstheme="majorBidi"/>
      <w:color w:val="1FBACF" w:themeColor="accent1"/>
      <w:spacing w:val="-10"/>
      <w:sz w:val="56"/>
      <w:szCs w:val="56"/>
    </w:rPr>
  </w:style>
  <w:style w:type="paragraph" w:styleId="Subtitle">
    <w:name w:val="Subtitle"/>
    <w:basedOn w:val="Normal"/>
    <w:next w:val="Normal"/>
    <w:link w:val="SubtitleChar"/>
    <w:uiPriority w:val="11"/>
    <w:qFormat/>
    <w:rsid w:val="00DC003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C0033"/>
    <w:rPr>
      <w:rFonts w:asciiTheme="majorHAnsi" w:eastAsiaTheme="majorEastAsia" w:hAnsiTheme="majorHAnsi" w:cstheme="majorBidi"/>
      <w:sz w:val="24"/>
      <w:szCs w:val="24"/>
    </w:rPr>
  </w:style>
  <w:style w:type="character" w:styleId="Strong">
    <w:name w:val="Strong"/>
    <w:basedOn w:val="DefaultParagraphFont"/>
    <w:uiPriority w:val="22"/>
    <w:qFormat/>
    <w:rsid w:val="00DC0033"/>
    <w:rPr>
      <w:b/>
      <w:bCs/>
    </w:rPr>
  </w:style>
  <w:style w:type="character" w:styleId="Emphasis">
    <w:name w:val="Emphasis"/>
    <w:basedOn w:val="DefaultParagraphFont"/>
    <w:uiPriority w:val="20"/>
    <w:qFormat/>
    <w:rsid w:val="00DC0033"/>
    <w:rPr>
      <w:i/>
      <w:iCs/>
    </w:rPr>
  </w:style>
  <w:style w:type="paragraph" w:styleId="NoSpacing">
    <w:name w:val="No Spacing"/>
    <w:uiPriority w:val="1"/>
    <w:qFormat/>
    <w:rsid w:val="00DC0033"/>
    <w:pPr>
      <w:spacing w:after="0" w:line="240" w:lineRule="auto"/>
    </w:pPr>
  </w:style>
  <w:style w:type="paragraph" w:styleId="Quote">
    <w:name w:val="Quote"/>
    <w:basedOn w:val="Normal"/>
    <w:next w:val="Normal"/>
    <w:link w:val="QuoteChar"/>
    <w:uiPriority w:val="29"/>
    <w:qFormat/>
    <w:rsid w:val="00DC003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C0033"/>
    <w:rPr>
      <w:i/>
      <w:iCs/>
      <w:color w:val="404040" w:themeColor="text1" w:themeTint="BF"/>
    </w:rPr>
  </w:style>
  <w:style w:type="paragraph" w:styleId="IntenseQuote">
    <w:name w:val="Intense Quote"/>
    <w:basedOn w:val="Normal"/>
    <w:next w:val="Normal"/>
    <w:link w:val="IntenseQuoteChar"/>
    <w:uiPriority w:val="30"/>
    <w:qFormat/>
    <w:rsid w:val="00DC0033"/>
    <w:pPr>
      <w:pBdr>
        <w:left w:val="single" w:sz="18" w:space="12" w:color="1FBACF" w:themeColor="accent1"/>
      </w:pBdr>
      <w:spacing w:before="100" w:beforeAutospacing="1" w:line="300" w:lineRule="auto"/>
      <w:ind w:left="1224" w:right="1224"/>
    </w:pPr>
    <w:rPr>
      <w:rFonts w:asciiTheme="majorHAnsi" w:eastAsiaTheme="majorEastAsia" w:hAnsiTheme="majorHAnsi" w:cstheme="majorBidi"/>
      <w:color w:val="1FBACF" w:themeColor="accent1"/>
      <w:sz w:val="28"/>
      <w:szCs w:val="28"/>
    </w:rPr>
  </w:style>
  <w:style w:type="character" w:customStyle="1" w:styleId="IntenseQuoteChar">
    <w:name w:val="Intense Quote Char"/>
    <w:basedOn w:val="DefaultParagraphFont"/>
    <w:link w:val="IntenseQuote"/>
    <w:uiPriority w:val="30"/>
    <w:rsid w:val="00DC0033"/>
    <w:rPr>
      <w:rFonts w:asciiTheme="majorHAnsi" w:eastAsiaTheme="majorEastAsia" w:hAnsiTheme="majorHAnsi" w:cstheme="majorBidi"/>
      <w:color w:val="1FBACF" w:themeColor="accent1"/>
      <w:sz w:val="28"/>
      <w:szCs w:val="28"/>
    </w:rPr>
  </w:style>
  <w:style w:type="character" w:styleId="SubtleEmphasis">
    <w:name w:val="Subtle Emphasis"/>
    <w:basedOn w:val="DefaultParagraphFont"/>
    <w:uiPriority w:val="19"/>
    <w:qFormat/>
    <w:rsid w:val="00DC0033"/>
    <w:rPr>
      <w:i/>
      <w:iCs/>
      <w:color w:val="404040" w:themeColor="text1" w:themeTint="BF"/>
    </w:rPr>
  </w:style>
  <w:style w:type="character" w:styleId="IntenseEmphasis">
    <w:name w:val="Intense Emphasis"/>
    <w:basedOn w:val="DefaultParagraphFont"/>
    <w:uiPriority w:val="21"/>
    <w:qFormat/>
    <w:rsid w:val="00DC0033"/>
    <w:rPr>
      <w:b/>
      <w:bCs/>
      <w:i/>
      <w:iCs/>
    </w:rPr>
  </w:style>
  <w:style w:type="character" w:styleId="SubtleReference">
    <w:name w:val="Subtle Reference"/>
    <w:basedOn w:val="DefaultParagraphFont"/>
    <w:uiPriority w:val="31"/>
    <w:qFormat/>
    <w:rsid w:val="00DC003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C0033"/>
    <w:rPr>
      <w:b/>
      <w:bCs/>
      <w:smallCaps/>
      <w:spacing w:val="5"/>
      <w:u w:val="single"/>
    </w:rPr>
  </w:style>
  <w:style w:type="character" w:styleId="BookTitle">
    <w:name w:val="Book Title"/>
    <w:basedOn w:val="DefaultParagraphFont"/>
    <w:uiPriority w:val="33"/>
    <w:qFormat/>
    <w:rsid w:val="00DC0033"/>
    <w:rPr>
      <w:b/>
      <w:bCs/>
      <w:smallCaps/>
    </w:rPr>
  </w:style>
  <w:style w:type="paragraph" w:styleId="FootnoteText">
    <w:name w:val="footnote text"/>
    <w:basedOn w:val="Normal"/>
    <w:link w:val="FootnoteTextChar"/>
    <w:uiPriority w:val="99"/>
    <w:unhideWhenUsed/>
    <w:qFormat/>
    <w:rsid w:val="00DC0033"/>
    <w:pPr>
      <w:spacing w:after="0" w:line="240" w:lineRule="auto"/>
    </w:pPr>
    <w:rPr>
      <w:rFonts w:eastAsiaTheme="minorHAnsi"/>
    </w:rPr>
  </w:style>
  <w:style w:type="character" w:customStyle="1" w:styleId="FootnoteTextChar">
    <w:name w:val="Footnote Text Char"/>
    <w:basedOn w:val="DefaultParagraphFont"/>
    <w:link w:val="FootnoteText"/>
    <w:uiPriority w:val="99"/>
    <w:qFormat/>
    <w:rsid w:val="00DC0033"/>
    <w:rPr>
      <w:rFonts w:eastAsiaTheme="minorHAnsi"/>
    </w:rPr>
  </w:style>
  <w:style w:type="character" w:styleId="FootnoteReference">
    <w:name w:val="footnote reference"/>
    <w:basedOn w:val="DefaultParagraphFont"/>
    <w:uiPriority w:val="99"/>
    <w:semiHidden/>
    <w:unhideWhenUsed/>
    <w:qFormat/>
    <w:rsid w:val="00DC0033"/>
    <w:rPr>
      <w:vertAlign w:val="superscript"/>
    </w:rPr>
  </w:style>
  <w:style w:type="paragraph" w:customStyle="1" w:styleId="BB2023Body">
    <w:name w:val="BB 2023 Body"/>
    <w:basedOn w:val="Normal"/>
    <w:link w:val="BB2023BodyChar"/>
    <w:qFormat/>
    <w:rsid w:val="00B47184"/>
    <w:pPr>
      <w:spacing w:line="288" w:lineRule="auto"/>
      <w:ind w:left="1166"/>
      <w:jc w:val="both"/>
    </w:pPr>
    <w:rPr>
      <w:sz w:val="16"/>
    </w:rPr>
  </w:style>
  <w:style w:type="paragraph" w:customStyle="1" w:styleId="BB2023Title1">
    <w:name w:val="BB 2023 Title 1"/>
    <w:basedOn w:val="Heading1"/>
    <w:next w:val="BB2023Body"/>
    <w:link w:val="BB2023Title1Char"/>
    <w:qFormat/>
    <w:rsid w:val="00883CA8"/>
    <w:pPr>
      <w:spacing w:before="0" w:line="276" w:lineRule="auto"/>
      <w:ind w:left="990"/>
    </w:pPr>
    <w:rPr>
      <w:rFonts w:ascii="Sinkin Sans 800 Black" w:hAnsi="Sinkin Sans 800 Black"/>
      <w:b/>
      <w:bCs/>
      <w:noProof/>
      <w:color w:val="1FBACF" w:themeColor="accent1"/>
      <w:sz w:val="30"/>
      <w:szCs w:val="30"/>
    </w:rPr>
  </w:style>
  <w:style w:type="character" w:customStyle="1" w:styleId="BB2023BodyChar">
    <w:name w:val="BB 2023 Body Char"/>
    <w:basedOn w:val="DefaultParagraphFont"/>
    <w:link w:val="BB2023Body"/>
    <w:rsid w:val="00B47184"/>
    <w:rPr>
      <w:sz w:val="16"/>
    </w:rPr>
  </w:style>
  <w:style w:type="table" w:styleId="TableGrid">
    <w:name w:val="Table Grid"/>
    <w:basedOn w:val="TableNormal"/>
    <w:uiPriority w:val="39"/>
    <w:rsid w:val="00501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B2023Title1Char">
    <w:name w:val="BB 2023 Title 1 Char"/>
    <w:basedOn w:val="Heading1Char"/>
    <w:link w:val="BB2023Title1"/>
    <w:rsid w:val="00883CA8"/>
    <w:rPr>
      <w:rFonts w:ascii="Sinkin Sans 800 Black" w:eastAsiaTheme="majorEastAsia" w:hAnsi="Sinkin Sans 800 Black" w:cstheme="majorBidi"/>
      <w:b/>
      <w:bCs/>
      <w:noProof/>
      <w:color w:val="1FBACF" w:themeColor="accent1"/>
      <w:sz w:val="30"/>
      <w:szCs w:val="30"/>
    </w:rPr>
  </w:style>
  <w:style w:type="character" w:styleId="Hyperlink">
    <w:name w:val="Hyperlink"/>
    <w:basedOn w:val="DefaultParagraphFont"/>
    <w:uiPriority w:val="99"/>
    <w:unhideWhenUsed/>
    <w:qFormat/>
    <w:rsid w:val="00310325"/>
    <w:rPr>
      <w:color w:val="0563C1" w:themeColor="hyperlink"/>
      <w:u w:val="single"/>
    </w:rPr>
  </w:style>
  <w:style w:type="paragraph" w:styleId="ListParagraph">
    <w:name w:val="List Paragraph"/>
    <w:basedOn w:val="Normal"/>
    <w:uiPriority w:val="34"/>
    <w:qFormat/>
    <w:rsid w:val="00310325"/>
    <w:pPr>
      <w:spacing w:after="160" w:line="259" w:lineRule="auto"/>
      <w:ind w:left="720"/>
      <w:contextualSpacing/>
    </w:pPr>
    <w:rPr>
      <w:rFonts w:eastAsiaTheme="minorHAnsi"/>
      <w:sz w:val="22"/>
      <w:szCs w:val="22"/>
    </w:rPr>
  </w:style>
  <w:style w:type="paragraph" w:styleId="NormalWeb">
    <w:name w:val="Normal (Web)"/>
    <w:basedOn w:val="Normal"/>
    <w:uiPriority w:val="99"/>
    <w:unhideWhenUsed/>
    <w:rsid w:val="00154C17"/>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102BA2"/>
    <w:pPr>
      <w:tabs>
        <w:tab w:val="right" w:leader="dot" w:pos="9016"/>
      </w:tabs>
      <w:spacing w:after="100"/>
      <w:ind w:left="1800" w:right="360" w:hanging="180"/>
    </w:pPr>
  </w:style>
  <w:style w:type="paragraph" w:styleId="TOC2">
    <w:name w:val="toc 2"/>
    <w:basedOn w:val="Normal"/>
    <w:next w:val="Normal"/>
    <w:autoRedefine/>
    <w:uiPriority w:val="39"/>
    <w:unhideWhenUsed/>
    <w:rsid w:val="00AA1637"/>
    <w:pPr>
      <w:spacing w:after="100"/>
      <w:ind w:left="200"/>
    </w:pPr>
  </w:style>
  <w:style w:type="paragraph" w:styleId="Header">
    <w:name w:val="header"/>
    <w:basedOn w:val="Normal"/>
    <w:link w:val="HeaderChar"/>
    <w:uiPriority w:val="99"/>
    <w:unhideWhenUsed/>
    <w:rsid w:val="000642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232"/>
  </w:style>
  <w:style w:type="paragraph" w:styleId="Footer">
    <w:name w:val="footer"/>
    <w:basedOn w:val="Normal"/>
    <w:link w:val="FooterChar"/>
    <w:uiPriority w:val="99"/>
    <w:unhideWhenUsed/>
    <w:rsid w:val="000642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232"/>
  </w:style>
  <w:style w:type="paragraph" w:styleId="Revision">
    <w:name w:val="Revision"/>
    <w:hidden/>
    <w:uiPriority w:val="99"/>
    <w:semiHidden/>
    <w:rsid w:val="005A0185"/>
    <w:pPr>
      <w:spacing w:after="0" w:line="240" w:lineRule="auto"/>
    </w:pPr>
  </w:style>
  <w:style w:type="character" w:styleId="CommentReference">
    <w:name w:val="annotation reference"/>
    <w:basedOn w:val="DefaultParagraphFont"/>
    <w:uiPriority w:val="99"/>
    <w:semiHidden/>
    <w:unhideWhenUsed/>
    <w:rsid w:val="005C4DC2"/>
    <w:rPr>
      <w:sz w:val="16"/>
      <w:szCs w:val="16"/>
    </w:rPr>
  </w:style>
  <w:style w:type="paragraph" w:styleId="CommentText">
    <w:name w:val="annotation text"/>
    <w:basedOn w:val="Normal"/>
    <w:link w:val="CommentTextChar"/>
    <w:uiPriority w:val="99"/>
    <w:unhideWhenUsed/>
    <w:rsid w:val="005C4DC2"/>
    <w:pPr>
      <w:spacing w:line="240" w:lineRule="auto"/>
    </w:pPr>
  </w:style>
  <w:style w:type="character" w:customStyle="1" w:styleId="CommentTextChar">
    <w:name w:val="Comment Text Char"/>
    <w:basedOn w:val="DefaultParagraphFont"/>
    <w:link w:val="CommentText"/>
    <w:uiPriority w:val="99"/>
    <w:rsid w:val="005C4DC2"/>
  </w:style>
  <w:style w:type="paragraph" w:styleId="CommentSubject">
    <w:name w:val="annotation subject"/>
    <w:basedOn w:val="CommentText"/>
    <w:next w:val="CommentText"/>
    <w:link w:val="CommentSubjectChar"/>
    <w:uiPriority w:val="99"/>
    <w:semiHidden/>
    <w:unhideWhenUsed/>
    <w:rsid w:val="005C4DC2"/>
    <w:rPr>
      <w:b/>
      <w:bCs/>
    </w:rPr>
  </w:style>
  <w:style w:type="character" w:customStyle="1" w:styleId="CommentSubjectChar">
    <w:name w:val="Comment Subject Char"/>
    <w:basedOn w:val="CommentTextChar"/>
    <w:link w:val="CommentSubject"/>
    <w:uiPriority w:val="99"/>
    <w:semiHidden/>
    <w:rsid w:val="005C4DC2"/>
    <w:rPr>
      <w:b/>
      <w:bCs/>
    </w:rPr>
  </w:style>
  <w:style w:type="character" w:customStyle="1" w:styleId="UnresolvedMention1">
    <w:name w:val="Unresolved Mention1"/>
    <w:basedOn w:val="DefaultParagraphFont"/>
    <w:uiPriority w:val="99"/>
    <w:semiHidden/>
    <w:unhideWhenUsed/>
    <w:rsid w:val="00666D8C"/>
    <w:rPr>
      <w:color w:val="605E5C"/>
      <w:shd w:val="clear" w:color="auto" w:fill="E1DFDD"/>
    </w:rPr>
  </w:style>
  <w:style w:type="paragraph" w:customStyle="1" w:styleId="heading--6">
    <w:name w:val="heading--6"/>
    <w:basedOn w:val="Normal"/>
    <w:rsid w:val="00E14B8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B1C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1CC7"/>
    <w:rPr>
      <w:rFonts w:ascii="Segoe UI" w:hAnsi="Segoe UI" w:cs="Segoe UI"/>
      <w:sz w:val="18"/>
      <w:szCs w:val="18"/>
    </w:rPr>
  </w:style>
  <w:style w:type="character" w:styleId="FollowedHyperlink">
    <w:name w:val="FollowedHyperlink"/>
    <w:basedOn w:val="DefaultParagraphFont"/>
    <w:uiPriority w:val="99"/>
    <w:semiHidden/>
    <w:unhideWhenUsed/>
    <w:rsid w:val="004956B4"/>
    <w:rPr>
      <w:color w:val="954F72" w:themeColor="followedHyperlink"/>
      <w:u w:val="single"/>
    </w:rPr>
  </w:style>
  <w:style w:type="character" w:customStyle="1" w:styleId="hgkelc">
    <w:name w:val="hgkelc"/>
    <w:basedOn w:val="DefaultParagraphFont"/>
    <w:rsid w:val="006746FB"/>
  </w:style>
  <w:style w:type="character" w:styleId="UnresolvedMention">
    <w:name w:val="Unresolved Mention"/>
    <w:basedOn w:val="DefaultParagraphFont"/>
    <w:uiPriority w:val="99"/>
    <w:semiHidden/>
    <w:unhideWhenUsed/>
    <w:rsid w:val="00DF6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3526">
      <w:bodyDiv w:val="1"/>
      <w:marLeft w:val="0"/>
      <w:marRight w:val="0"/>
      <w:marTop w:val="0"/>
      <w:marBottom w:val="0"/>
      <w:divBdr>
        <w:top w:val="none" w:sz="0" w:space="0" w:color="auto"/>
        <w:left w:val="none" w:sz="0" w:space="0" w:color="auto"/>
        <w:bottom w:val="none" w:sz="0" w:space="0" w:color="auto"/>
        <w:right w:val="none" w:sz="0" w:space="0" w:color="auto"/>
      </w:divBdr>
    </w:div>
    <w:div w:id="11297427">
      <w:bodyDiv w:val="1"/>
      <w:marLeft w:val="0"/>
      <w:marRight w:val="0"/>
      <w:marTop w:val="0"/>
      <w:marBottom w:val="0"/>
      <w:divBdr>
        <w:top w:val="none" w:sz="0" w:space="0" w:color="auto"/>
        <w:left w:val="none" w:sz="0" w:space="0" w:color="auto"/>
        <w:bottom w:val="none" w:sz="0" w:space="0" w:color="auto"/>
        <w:right w:val="none" w:sz="0" w:space="0" w:color="auto"/>
      </w:divBdr>
    </w:div>
    <w:div w:id="15810108">
      <w:bodyDiv w:val="1"/>
      <w:marLeft w:val="0"/>
      <w:marRight w:val="0"/>
      <w:marTop w:val="0"/>
      <w:marBottom w:val="0"/>
      <w:divBdr>
        <w:top w:val="none" w:sz="0" w:space="0" w:color="auto"/>
        <w:left w:val="none" w:sz="0" w:space="0" w:color="auto"/>
        <w:bottom w:val="none" w:sz="0" w:space="0" w:color="auto"/>
        <w:right w:val="none" w:sz="0" w:space="0" w:color="auto"/>
      </w:divBdr>
    </w:div>
    <w:div w:id="26569273">
      <w:bodyDiv w:val="1"/>
      <w:marLeft w:val="0"/>
      <w:marRight w:val="0"/>
      <w:marTop w:val="0"/>
      <w:marBottom w:val="0"/>
      <w:divBdr>
        <w:top w:val="none" w:sz="0" w:space="0" w:color="auto"/>
        <w:left w:val="none" w:sz="0" w:space="0" w:color="auto"/>
        <w:bottom w:val="none" w:sz="0" w:space="0" w:color="auto"/>
        <w:right w:val="none" w:sz="0" w:space="0" w:color="auto"/>
      </w:divBdr>
    </w:div>
    <w:div w:id="42603665">
      <w:bodyDiv w:val="1"/>
      <w:marLeft w:val="0"/>
      <w:marRight w:val="0"/>
      <w:marTop w:val="0"/>
      <w:marBottom w:val="0"/>
      <w:divBdr>
        <w:top w:val="none" w:sz="0" w:space="0" w:color="auto"/>
        <w:left w:val="none" w:sz="0" w:space="0" w:color="auto"/>
        <w:bottom w:val="none" w:sz="0" w:space="0" w:color="auto"/>
        <w:right w:val="none" w:sz="0" w:space="0" w:color="auto"/>
      </w:divBdr>
    </w:div>
    <w:div w:id="44766613">
      <w:bodyDiv w:val="1"/>
      <w:marLeft w:val="0"/>
      <w:marRight w:val="0"/>
      <w:marTop w:val="0"/>
      <w:marBottom w:val="0"/>
      <w:divBdr>
        <w:top w:val="none" w:sz="0" w:space="0" w:color="auto"/>
        <w:left w:val="none" w:sz="0" w:space="0" w:color="auto"/>
        <w:bottom w:val="none" w:sz="0" w:space="0" w:color="auto"/>
        <w:right w:val="none" w:sz="0" w:space="0" w:color="auto"/>
      </w:divBdr>
    </w:div>
    <w:div w:id="76948173">
      <w:bodyDiv w:val="1"/>
      <w:marLeft w:val="0"/>
      <w:marRight w:val="0"/>
      <w:marTop w:val="0"/>
      <w:marBottom w:val="0"/>
      <w:divBdr>
        <w:top w:val="none" w:sz="0" w:space="0" w:color="auto"/>
        <w:left w:val="none" w:sz="0" w:space="0" w:color="auto"/>
        <w:bottom w:val="none" w:sz="0" w:space="0" w:color="auto"/>
        <w:right w:val="none" w:sz="0" w:space="0" w:color="auto"/>
      </w:divBdr>
    </w:div>
    <w:div w:id="81529443">
      <w:bodyDiv w:val="1"/>
      <w:marLeft w:val="0"/>
      <w:marRight w:val="0"/>
      <w:marTop w:val="0"/>
      <w:marBottom w:val="0"/>
      <w:divBdr>
        <w:top w:val="none" w:sz="0" w:space="0" w:color="auto"/>
        <w:left w:val="none" w:sz="0" w:space="0" w:color="auto"/>
        <w:bottom w:val="none" w:sz="0" w:space="0" w:color="auto"/>
        <w:right w:val="none" w:sz="0" w:space="0" w:color="auto"/>
      </w:divBdr>
    </w:div>
    <w:div w:id="98991015">
      <w:bodyDiv w:val="1"/>
      <w:marLeft w:val="0"/>
      <w:marRight w:val="0"/>
      <w:marTop w:val="0"/>
      <w:marBottom w:val="0"/>
      <w:divBdr>
        <w:top w:val="none" w:sz="0" w:space="0" w:color="auto"/>
        <w:left w:val="none" w:sz="0" w:space="0" w:color="auto"/>
        <w:bottom w:val="none" w:sz="0" w:space="0" w:color="auto"/>
        <w:right w:val="none" w:sz="0" w:space="0" w:color="auto"/>
      </w:divBdr>
    </w:div>
    <w:div w:id="121701855">
      <w:bodyDiv w:val="1"/>
      <w:marLeft w:val="0"/>
      <w:marRight w:val="0"/>
      <w:marTop w:val="0"/>
      <w:marBottom w:val="0"/>
      <w:divBdr>
        <w:top w:val="none" w:sz="0" w:space="0" w:color="auto"/>
        <w:left w:val="none" w:sz="0" w:space="0" w:color="auto"/>
        <w:bottom w:val="none" w:sz="0" w:space="0" w:color="auto"/>
        <w:right w:val="none" w:sz="0" w:space="0" w:color="auto"/>
      </w:divBdr>
    </w:div>
    <w:div w:id="132404905">
      <w:bodyDiv w:val="1"/>
      <w:marLeft w:val="0"/>
      <w:marRight w:val="0"/>
      <w:marTop w:val="0"/>
      <w:marBottom w:val="0"/>
      <w:divBdr>
        <w:top w:val="none" w:sz="0" w:space="0" w:color="auto"/>
        <w:left w:val="none" w:sz="0" w:space="0" w:color="auto"/>
        <w:bottom w:val="none" w:sz="0" w:space="0" w:color="auto"/>
        <w:right w:val="none" w:sz="0" w:space="0" w:color="auto"/>
      </w:divBdr>
    </w:div>
    <w:div w:id="132525589">
      <w:bodyDiv w:val="1"/>
      <w:marLeft w:val="0"/>
      <w:marRight w:val="0"/>
      <w:marTop w:val="0"/>
      <w:marBottom w:val="0"/>
      <w:divBdr>
        <w:top w:val="none" w:sz="0" w:space="0" w:color="auto"/>
        <w:left w:val="none" w:sz="0" w:space="0" w:color="auto"/>
        <w:bottom w:val="none" w:sz="0" w:space="0" w:color="auto"/>
        <w:right w:val="none" w:sz="0" w:space="0" w:color="auto"/>
      </w:divBdr>
    </w:div>
    <w:div w:id="154759723">
      <w:bodyDiv w:val="1"/>
      <w:marLeft w:val="0"/>
      <w:marRight w:val="0"/>
      <w:marTop w:val="0"/>
      <w:marBottom w:val="0"/>
      <w:divBdr>
        <w:top w:val="none" w:sz="0" w:space="0" w:color="auto"/>
        <w:left w:val="none" w:sz="0" w:space="0" w:color="auto"/>
        <w:bottom w:val="none" w:sz="0" w:space="0" w:color="auto"/>
        <w:right w:val="none" w:sz="0" w:space="0" w:color="auto"/>
      </w:divBdr>
    </w:div>
    <w:div w:id="190580541">
      <w:bodyDiv w:val="1"/>
      <w:marLeft w:val="0"/>
      <w:marRight w:val="0"/>
      <w:marTop w:val="0"/>
      <w:marBottom w:val="0"/>
      <w:divBdr>
        <w:top w:val="none" w:sz="0" w:space="0" w:color="auto"/>
        <w:left w:val="none" w:sz="0" w:space="0" w:color="auto"/>
        <w:bottom w:val="none" w:sz="0" w:space="0" w:color="auto"/>
        <w:right w:val="none" w:sz="0" w:space="0" w:color="auto"/>
      </w:divBdr>
    </w:div>
    <w:div w:id="206454041">
      <w:bodyDiv w:val="1"/>
      <w:marLeft w:val="0"/>
      <w:marRight w:val="0"/>
      <w:marTop w:val="0"/>
      <w:marBottom w:val="0"/>
      <w:divBdr>
        <w:top w:val="none" w:sz="0" w:space="0" w:color="auto"/>
        <w:left w:val="none" w:sz="0" w:space="0" w:color="auto"/>
        <w:bottom w:val="none" w:sz="0" w:space="0" w:color="auto"/>
        <w:right w:val="none" w:sz="0" w:space="0" w:color="auto"/>
      </w:divBdr>
    </w:div>
    <w:div w:id="211039935">
      <w:bodyDiv w:val="1"/>
      <w:marLeft w:val="0"/>
      <w:marRight w:val="0"/>
      <w:marTop w:val="0"/>
      <w:marBottom w:val="0"/>
      <w:divBdr>
        <w:top w:val="none" w:sz="0" w:space="0" w:color="auto"/>
        <w:left w:val="none" w:sz="0" w:space="0" w:color="auto"/>
        <w:bottom w:val="none" w:sz="0" w:space="0" w:color="auto"/>
        <w:right w:val="none" w:sz="0" w:space="0" w:color="auto"/>
      </w:divBdr>
    </w:div>
    <w:div w:id="244077302">
      <w:bodyDiv w:val="1"/>
      <w:marLeft w:val="0"/>
      <w:marRight w:val="0"/>
      <w:marTop w:val="0"/>
      <w:marBottom w:val="0"/>
      <w:divBdr>
        <w:top w:val="none" w:sz="0" w:space="0" w:color="auto"/>
        <w:left w:val="none" w:sz="0" w:space="0" w:color="auto"/>
        <w:bottom w:val="none" w:sz="0" w:space="0" w:color="auto"/>
        <w:right w:val="none" w:sz="0" w:space="0" w:color="auto"/>
      </w:divBdr>
    </w:div>
    <w:div w:id="252977127">
      <w:bodyDiv w:val="1"/>
      <w:marLeft w:val="0"/>
      <w:marRight w:val="0"/>
      <w:marTop w:val="0"/>
      <w:marBottom w:val="0"/>
      <w:divBdr>
        <w:top w:val="none" w:sz="0" w:space="0" w:color="auto"/>
        <w:left w:val="none" w:sz="0" w:space="0" w:color="auto"/>
        <w:bottom w:val="none" w:sz="0" w:space="0" w:color="auto"/>
        <w:right w:val="none" w:sz="0" w:space="0" w:color="auto"/>
      </w:divBdr>
    </w:div>
    <w:div w:id="253126997">
      <w:bodyDiv w:val="1"/>
      <w:marLeft w:val="0"/>
      <w:marRight w:val="0"/>
      <w:marTop w:val="0"/>
      <w:marBottom w:val="0"/>
      <w:divBdr>
        <w:top w:val="none" w:sz="0" w:space="0" w:color="auto"/>
        <w:left w:val="none" w:sz="0" w:space="0" w:color="auto"/>
        <w:bottom w:val="none" w:sz="0" w:space="0" w:color="auto"/>
        <w:right w:val="none" w:sz="0" w:space="0" w:color="auto"/>
      </w:divBdr>
    </w:div>
    <w:div w:id="291600104">
      <w:bodyDiv w:val="1"/>
      <w:marLeft w:val="0"/>
      <w:marRight w:val="0"/>
      <w:marTop w:val="0"/>
      <w:marBottom w:val="0"/>
      <w:divBdr>
        <w:top w:val="none" w:sz="0" w:space="0" w:color="auto"/>
        <w:left w:val="none" w:sz="0" w:space="0" w:color="auto"/>
        <w:bottom w:val="none" w:sz="0" w:space="0" w:color="auto"/>
        <w:right w:val="none" w:sz="0" w:space="0" w:color="auto"/>
      </w:divBdr>
    </w:div>
    <w:div w:id="336231115">
      <w:bodyDiv w:val="1"/>
      <w:marLeft w:val="0"/>
      <w:marRight w:val="0"/>
      <w:marTop w:val="0"/>
      <w:marBottom w:val="0"/>
      <w:divBdr>
        <w:top w:val="none" w:sz="0" w:space="0" w:color="auto"/>
        <w:left w:val="none" w:sz="0" w:space="0" w:color="auto"/>
        <w:bottom w:val="none" w:sz="0" w:space="0" w:color="auto"/>
        <w:right w:val="none" w:sz="0" w:space="0" w:color="auto"/>
      </w:divBdr>
    </w:div>
    <w:div w:id="368652789">
      <w:bodyDiv w:val="1"/>
      <w:marLeft w:val="0"/>
      <w:marRight w:val="0"/>
      <w:marTop w:val="0"/>
      <w:marBottom w:val="0"/>
      <w:divBdr>
        <w:top w:val="none" w:sz="0" w:space="0" w:color="auto"/>
        <w:left w:val="none" w:sz="0" w:space="0" w:color="auto"/>
        <w:bottom w:val="none" w:sz="0" w:space="0" w:color="auto"/>
        <w:right w:val="none" w:sz="0" w:space="0" w:color="auto"/>
      </w:divBdr>
    </w:div>
    <w:div w:id="383063370">
      <w:bodyDiv w:val="1"/>
      <w:marLeft w:val="0"/>
      <w:marRight w:val="0"/>
      <w:marTop w:val="0"/>
      <w:marBottom w:val="0"/>
      <w:divBdr>
        <w:top w:val="none" w:sz="0" w:space="0" w:color="auto"/>
        <w:left w:val="none" w:sz="0" w:space="0" w:color="auto"/>
        <w:bottom w:val="none" w:sz="0" w:space="0" w:color="auto"/>
        <w:right w:val="none" w:sz="0" w:space="0" w:color="auto"/>
      </w:divBdr>
    </w:div>
    <w:div w:id="423188799">
      <w:bodyDiv w:val="1"/>
      <w:marLeft w:val="0"/>
      <w:marRight w:val="0"/>
      <w:marTop w:val="0"/>
      <w:marBottom w:val="0"/>
      <w:divBdr>
        <w:top w:val="none" w:sz="0" w:space="0" w:color="auto"/>
        <w:left w:val="none" w:sz="0" w:space="0" w:color="auto"/>
        <w:bottom w:val="none" w:sz="0" w:space="0" w:color="auto"/>
        <w:right w:val="none" w:sz="0" w:space="0" w:color="auto"/>
      </w:divBdr>
    </w:div>
    <w:div w:id="467480328">
      <w:bodyDiv w:val="1"/>
      <w:marLeft w:val="0"/>
      <w:marRight w:val="0"/>
      <w:marTop w:val="0"/>
      <w:marBottom w:val="0"/>
      <w:divBdr>
        <w:top w:val="none" w:sz="0" w:space="0" w:color="auto"/>
        <w:left w:val="none" w:sz="0" w:space="0" w:color="auto"/>
        <w:bottom w:val="none" w:sz="0" w:space="0" w:color="auto"/>
        <w:right w:val="none" w:sz="0" w:space="0" w:color="auto"/>
      </w:divBdr>
    </w:div>
    <w:div w:id="487212331">
      <w:bodyDiv w:val="1"/>
      <w:marLeft w:val="0"/>
      <w:marRight w:val="0"/>
      <w:marTop w:val="0"/>
      <w:marBottom w:val="0"/>
      <w:divBdr>
        <w:top w:val="none" w:sz="0" w:space="0" w:color="auto"/>
        <w:left w:val="none" w:sz="0" w:space="0" w:color="auto"/>
        <w:bottom w:val="none" w:sz="0" w:space="0" w:color="auto"/>
        <w:right w:val="none" w:sz="0" w:space="0" w:color="auto"/>
      </w:divBdr>
    </w:div>
    <w:div w:id="494029996">
      <w:bodyDiv w:val="1"/>
      <w:marLeft w:val="0"/>
      <w:marRight w:val="0"/>
      <w:marTop w:val="0"/>
      <w:marBottom w:val="0"/>
      <w:divBdr>
        <w:top w:val="none" w:sz="0" w:space="0" w:color="auto"/>
        <w:left w:val="none" w:sz="0" w:space="0" w:color="auto"/>
        <w:bottom w:val="none" w:sz="0" w:space="0" w:color="auto"/>
        <w:right w:val="none" w:sz="0" w:space="0" w:color="auto"/>
      </w:divBdr>
    </w:div>
    <w:div w:id="542519969">
      <w:bodyDiv w:val="1"/>
      <w:marLeft w:val="0"/>
      <w:marRight w:val="0"/>
      <w:marTop w:val="0"/>
      <w:marBottom w:val="0"/>
      <w:divBdr>
        <w:top w:val="none" w:sz="0" w:space="0" w:color="auto"/>
        <w:left w:val="none" w:sz="0" w:space="0" w:color="auto"/>
        <w:bottom w:val="none" w:sz="0" w:space="0" w:color="auto"/>
        <w:right w:val="none" w:sz="0" w:space="0" w:color="auto"/>
      </w:divBdr>
    </w:div>
    <w:div w:id="548421859">
      <w:bodyDiv w:val="1"/>
      <w:marLeft w:val="0"/>
      <w:marRight w:val="0"/>
      <w:marTop w:val="0"/>
      <w:marBottom w:val="0"/>
      <w:divBdr>
        <w:top w:val="none" w:sz="0" w:space="0" w:color="auto"/>
        <w:left w:val="none" w:sz="0" w:space="0" w:color="auto"/>
        <w:bottom w:val="none" w:sz="0" w:space="0" w:color="auto"/>
        <w:right w:val="none" w:sz="0" w:space="0" w:color="auto"/>
      </w:divBdr>
    </w:div>
    <w:div w:id="588735398">
      <w:bodyDiv w:val="1"/>
      <w:marLeft w:val="0"/>
      <w:marRight w:val="0"/>
      <w:marTop w:val="0"/>
      <w:marBottom w:val="0"/>
      <w:divBdr>
        <w:top w:val="none" w:sz="0" w:space="0" w:color="auto"/>
        <w:left w:val="none" w:sz="0" w:space="0" w:color="auto"/>
        <w:bottom w:val="none" w:sz="0" w:space="0" w:color="auto"/>
        <w:right w:val="none" w:sz="0" w:space="0" w:color="auto"/>
      </w:divBdr>
    </w:div>
    <w:div w:id="628895342">
      <w:bodyDiv w:val="1"/>
      <w:marLeft w:val="0"/>
      <w:marRight w:val="0"/>
      <w:marTop w:val="0"/>
      <w:marBottom w:val="0"/>
      <w:divBdr>
        <w:top w:val="none" w:sz="0" w:space="0" w:color="auto"/>
        <w:left w:val="none" w:sz="0" w:space="0" w:color="auto"/>
        <w:bottom w:val="none" w:sz="0" w:space="0" w:color="auto"/>
        <w:right w:val="none" w:sz="0" w:space="0" w:color="auto"/>
      </w:divBdr>
    </w:div>
    <w:div w:id="640039622">
      <w:bodyDiv w:val="1"/>
      <w:marLeft w:val="0"/>
      <w:marRight w:val="0"/>
      <w:marTop w:val="0"/>
      <w:marBottom w:val="0"/>
      <w:divBdr>
        <w:top w:val="none" w:sz="0" w:space="0" w:color="auto"/>
        <w:left w:val="none" w:sz="0" w:space="0" w:color="auto"/>
        <w:bottom w:val="none" w:sz="0" w:space="0" w:color="auto"/>
        <w:right w:val="none" w:sz="0" w:space="0" w:color="auto"/>
      </w:divBdr>
    </w:div>
    <w:div w:id="657997658">
      <w:bodyDiv w:val="1"/>
      <w:marLeft w:val="0"/>
      <w:marRight w:val="0"/>
      <w:marTop w:val="0"/>
      <w:marBottom w:val="0"/>
      <w:divBdr>
        <w:top w:val="none" w:sz="0" w:space="0" w:color="auto"/>
        <w:left w:val="none" w:sz="0" w:space="0" w:color="auto"/>
        <w:bottom w:val="none" w:sz="0" w:space="0" w:color="auto"/>
        <w:right w:val="none" w:sz="0" w:space="0" w:color="auto"/>
      </w:divBdr>
    </w:div>
    <w:div w:id="687878342">
      <w:bodyDiv w:val="1"/>
      <w:marLeft w:val="0"/>
      <w:marRight w:val="0"/>
      <w:marTop w:val="0"/>
      <w:marBottom w:val="0"/>
      <w:divBdr>
        <w:top w:val="none" w:sz="0" w:space="0" w:color="auto"/>
        <w:left w:val="none" w:sz="0" w:space="0" w:color="auto"/>
        <w:bottom w:val="none" w:sz="0" w:space="0" w:color="auto"/>
        <w:right w:val="none" w:sz="0" w:space="0" w:color="auto"/>
      </w:divBdr>
    </w:div>
    <w:div w:id="689796402">
      <w:bodyDiv w:val="1"/>
      <w:marLeft w:val="0"/>
      <w:marRight w:val="0"/>
      <w:marTop w:val="0"/>
      <w:marBottom w:val="0"/>
      <w:divBdr>
        <w:top w:val="none" w:sz="0" w:space="0" w:color="auto"/>
        <w:left w:val="none" w:sz="0" w:space="0" w:color="auto"/>
        <w:bottom w:val="none" w:sz="0" w:space="0" w:color="auto"/>
        <w:right w:val="none" w:sz="0" w:space="0" w:color="auto"/>
      </w:divBdr>
    </w:div>
    <w:div w:id="713433265">
      <w:bodyDiv w:val="1"/>
      <w:marLeft w:val="0"/>
      <w:marRight w:val="0"/>
      <w:marTop w:val="0"/>
      <w:marBottom w:val="0"/>
      <w:divBdr>
        <w:top w:val="none" w:sz="0" w:space="0" w:color="auto"/>
        <w:left w:val="none" w:sz="0" w:space="0" w:color="auto"/>
        <w:bottom w:val="none" w:sz="0" w:space="0" w:color="auto"/>
        <w:right w:val="none" w:sz="0" w:space="0" w:color="auto"/>
      </w:divBdr>
    </w:div>
    <w:div w:id="724568704">
      <w:bodyDiv w:val="1"/>
      <w:marLeft w:val="0"/>
      <w:marRight w:val="0"/>
      <w:marTop w:val="0"/>
      <w:marBottom w:val="0"/>
      <w:divBdr>
        <w:top w:val="none" w:sz="0" w:space="0" w:color="auto"/>
        <w:left w:val="none" w:sz="0" w:space="0" w:color="auto"/>
        <w:bottom w:val="none" w:sz="0" w:space="0" w:color="auto"/>
        <w:right w:val="none" w:sz="0" w:space="0" w:color="auto"/>
      </w:divBdr>
    </w:div>
    <w:div w:id="766148016">
      <w:bodyDiv w:val="1"/>
      <w:marLeft w:val="0"/>
      <w:marRight w:val="0"/>
      <w:marTop w:val="0"/>
      <w:marBottom w:val="0"/>
      <w:divBdr>
        <w:top w:val="none" w:sz="0" w:space="0" w:color="auto"/>
        <w:left w:val="none" w:sz="0" w:space="0" w:color="auto"/>
        <w:bottom w:val="none" w:sz="0" w:space="0" w:color="auto"/>
        <w:right w:val="none" w:sz="0" w:space="0" w:color="auto"/>
      </w:divBdr>
    </w:div>
    <w:div w:id="772432729">
      <w:bodyDiv w:val="1"/>
      <w:marLeft w:val="0"/>
      <w:marRight w:val="0"/>
      <w:marTop w:val="0"/>
      <w:marBottom w:val="0"/>
      <w:divBdr>
        <w:top w:val="none" w:sz="0" w:space="0" w:color="auto"/>
        <w:left w:val="none" w:sz="0" w:space="0" w:color="auto"/>
        <w:bottom w:val="none" w:sz="0" w:space="0" w:color="auto"/>
        <w:right w:val="none" w:sz="0" w:space="0" w:color="auto"/>
      </w:divBdr>
    </w:div>
    <w:div w:id="775442436">
      <w:bodyDiv w:val="1"/>
      <w:marLeft w:val="0"/>
      <w:marRight w:val="0"/>
      <w:marTop w:val="0"/>
      <w:marBottom w:val="0"/>
      <w:divBdr>
        <w:top w:val="none" w:sz="0" w:space="0" w:color="auto"/>
        <w:left w:val="none" w:sz="0" w:space="0" w:color="auto"/>
        <w:bottom w:val="none" w:sz="0" w:space="0" w:color="auto"/>
        <w:right w:val="none" w:sz="0" w:space="0" w:color="auto"/>
      </w:divBdr>
    </w:div>
    <w:div w:id="777531927">
      <w:bodyDiv w:val="1"/>
      <w:marLeft w:val="0"/>
      <w:marRight w:val="0"/>
      <w:marTop w:val="0"/>
      <w:marBottom w:val="0"/>
      <w:divBdr>
        <w:top w:val="none" w:sz="0" w:space="0" w:color="auto"/>
        <w:left w:val="none" w:sz="0" w:space="0" w:color="auto"/>
        <w:bottom w:val="none" w:sz="0" w:space="0" w:color="auto"/>
        <w:right w:val="none" w:sz="0" w:space="0" w:color="auto"/>
      </w:divBdr>
    </w:div>
    <w:div w:id="778110497">
      <w:bodyDiv w:val="1"/>
      <w:marLeft w:val="0"/>
      <w:marRight w:val="0"/>
      <w:marTop w:val="0"/>
      <w:marBottom w:val="0"/>
      <w:divBdr>
        <w:top w:val="none" w:sz="0" w:space="0" w:color="auto"/>
        <w:left w:val="none" w:sz="0" w:space="0" w:color="auto"/>
        <w:bottom w:val="none" w:sz="0" w:space="0" w:color="auto"/>
        <w:right w:val="none" w:sz="0" w:space="0" w:color="auto"/>
      </w:divBdr>
    </w:div>
    <w:div w:id="790586253">
      <w:bodyDiv w:val="1"/>
      <w:marLeft w:val="0"/>
      <w:marRight w:val="0"/>
      <w:marTop w:val="0"/>
      <w:marBottom w:val="0"/>
      <w:divBdr>
        <w:top w:val="none" w:sz="0" w:space="0" w:color="auto"/>
        <w:left w:val="none" w:sz="0" w:space="0" w:color="auto"/>
        <w:bottom w:val="none" w:sz="0" w:space="0" w:color="auto"/>
        <w:right w:val="none" w:sz="0" w:space="0" w:color="auto"/>
      </w:divBdr>
    </w:div>
    <w:div w:id="812596729">
      <w:bodyDiv w:val="1"/>
      <w:marLeft w:val="0"/>
      <w:marRight w:val="0"/>
      <w:marTop w:val="0"/>
      <w:marBottom w:val="0"/>
      <w:divBdr>
        <w:top w:val="none" w:sz="0" w:space="0" w:color="auto"/>
        <w:left w:val="none" w:sz="0" w:space="0" w:color="auto"/>
        <w:bottom w:val="none" w:sz="0" w:space="0" w:color="auto"/>
        <w:right w:val="none" w:sz="0" w:space="0" w:color="auto"/>
      </w:divBdr>
    </w:div>
    <w:div w:id="824249996">
      <w:bodyDiv w:val="1"/>
      <w:marLeft w:val="0"/>
      <w:marRight w:val="0"/>
      <w:marTop w:val="0"/>
      <w:marBottom w:val="0"/>
      <w:divBdr>
        <w:top w:val="none" w:sz="0" w:space="0" w:color="auto"/>
        <w:left w:val="none" w:sz="0" w:space="0" w:color="auto"/>
        <w:bottom w:val="none" w:sz="0" w:space="0" w:color="auto"/>
        <w:right w:val="none" w:sz="0" w:space="0" w:color="auto"/>
      </w:divBdr>
    </w:div>
    <w:div w:id="839387257">
      <w:bodyDiv w:val="1"/>
      <w:marLeft w:val="0"/>
      <w:marRight w:val="0"/>
      <w:marTop w:val="0"/>
      <w:marBottom w:val="0"/>
      <w:divBdr>
        <w:top w:val="none" w:sz="0" w:space="0" w:color="auto"/>
        <w:left w:val="none" w:sz="0" w:space="0" w:color="auto"/>
        <w:bottom w:val="none" w:sz="0" w:space="0" w:color="auto"/>
        <w:right w:val="none" w:sz="0" w:space="0" w:color="auto"/>
      </w:divBdr>
    </w:div>
    <w:div w:id="905453922">
      <w:bodyDiv w:val="1"/>
      <w:marLeft w:val="0"/>
      <w:marRight w:val="0"/>
      <w:marTop w:val="0"/>
      <w:marBottom w:val="0"/>
      <w:divBdr>
        <w:top w:val="none" w:sz="0" w:space="0" w:color="auto"/>
        <w:left w:val="none" w:sz="0" w:space="0" w:color="auto"/>
        <w:bottom w:val="none" w:sz="0" w:space="0" w:color="auto"/>
        <w:right w:val="none" w:sz="0" w:space="0" w:color="auto"/>
      </w:divBdr>
    </w:div>
    <w:div w:id="923689049">
      <w:bodyDiv w:val="1"/>
      <w:marLeft w:val="0"/>
      <w:marRight w:val="0"/>
      <w:marTop w:val="0"/>
      <w:marBottom w:val="0"/>
      <w:divBdr>
        <w:top w:val="none" w:sz="0" w:space="0" w:color="auto"/>
        <w:left w:val="none" w:sz="0" w:space="0" w:color="auto"/>
        <w:bottom w:val="none" w:sz="0" w:space="0" w:color="auto"/>
        <w:right w:val="none" w:sz="0" w:space="0" w:color="auto"/>
      </w:divBdr>
    </w:div>
    <w:div w:id="989139260">
      <w:bodyDiv w:val="1"/>
      <w:marLeft w:val="0"/>
      <w:marRight w:val="0"/>
      <w:marTop w:val="0"/>
      <w:marBottom w:val="0"/>
      <w:divBdr>
        <w:top w:val="none" w:sz="0" w:space="0" w:color="auto"/>
        <w:left w:val="none" w:sz="0" w:space="0" w:color="auto"/>
        <w:bottom w:val="none" w:sz="0" w:space="0" w:color="auto"/>
        <w:right w:val="none" w:sz="0" w:space="0" w:color="auto"/>
      </w:divBdr>
    </w:div>
    <w:div w:id="1005984353">
      <w:bodyDiv w:val="1"/>
      <w:marLeft w:val="0"/>
      <w:marRight w:val="0"/>
      <w:marTop w:val="0"/>
      <w:marBottom w:val="0"/>
      <w:divBdr>
        <w:top w:val="none" w:sz="0" w:space="0" w:color="auto"/>
        <w:left w:val="none" w:sz="0" w:space="0" w:color="auto"/>
        <w:bottom w:val="none" w:sz="0" w:space="0" w:color="auto"/>
        <w:right w:val="none" w:sz="0" w:space="0" w:color="auto"/>
      </w:divBdr>
    </w:div>
    <w:div w:id="1046637096">
      <w:bodyDiv w:val="1"/>
      <w:marLeft w:val="0"/>
      <w:marRight w:val="0"/>
      <w:marTop w:val="0"/>
      <w:marBottom w:val="0"/>
      <w:divBdr>
        <w:top w:val="none" w:sz="0" w:space="0" w:color="auto"/>
        <w:left w:val="none" w:sz="0" w:space="0" w:color="auto"/>
        <w:bottom w:val="none" w:sz="0" w:space="0" w:color="auto"/>
        <w:right w:val="none" w:sz="0" w:space="0" w:color="auto"/>
      </w:divBdr>
    </w:div>
    <w:div w:id="1052115927">
      <w:bodyDiv w:val="1"/>
      <w:marLeft w:val="0"/>
      <w:marRight w:val="0"/>
      <w:marTop w:val="0"/>
      <w:marBottom w:val="0"/>
      <w:divBdr>
        <w:top w:val="none" w:sz="0" w:space="0" w:color="auto"/>
        <w:left w:val="none" w:sz="0" w:space="0" w:color="auto"/>
        <w:bottom w:val="none" w:sz="0" w:space="0" w:color="auto"/>
        <w:right w:val="none" w:sz="0" w:space="0" w:color="auto"/>
      </w:divBdr>
    </w:div>
    <w:div w:id="1053848066">
      <w:bodyDiv w:val="1"/>
      <w:marLeft w:val="0"/>
      <w:marRight w:val="0"/>
      <w:marTop w:val="0"/>
      <w:marBottom w:val="0"/>
      <w:divBdr>
        <w:top w:val="none" w:sz="0" w:space="0" w:color="auto"/>
        <w:left w:val="none" w:sz="0" w:space="0" w:color="auto"/>
        <w:bottom w:val="none" w:sz="0" w:space="0" w:color="auto"/>
        <w:right w:val="none" w:sz="0" w:space="0" w:color="auto"/>
      </w:divBdr>
    </w:div>
    <w:div w:id="1060985693">
      <w:bodyDiv w:val="1"/>
      <w:marLeft w:val="0"/>
      <w:marRight w:val="0"/>
      <w:marTop w:val="0"/>
      <w:marBottom w:val="0"/>
      <w:divBdr>
        <w:top w:val="none" w:sz="0" w:space="0" w:color="auto"/>
        <w:left w:val="none" w:sz="0" w:space="0" w:color="auto"/>
        <w:bottom w:val="none" w:sz="0" w:space="0" w:color="auto"/>
        <w:right w:val="none" w:sz="0" w:space="0" w:color="auto"/>
      </w:divBdr>
    </w:div>
    <w:div w:id="1065686850">
      <w:bodyDiv w:val="1"/>
      <w:marLeft w:val="0"/>
      <w:marRight w:val="0"/>
      <w:marTop w:val="0"/>
      <w:marBottom w:val="0"/>
      <w:divBdr>
        <w:top w:val="none" w:sz="0" w:space="0" w:color="auto"/>
        <w:left w:val="none" w:sz="0" w:space="0" w:color="auto"/>
        <w:bottom w:val="none" w:sz="0" w:space="0" w:color="auto"/>
        <w:right w:val="none" w:sz="0" w:space="0" w:color="auto"/>
      </w:divBdr>
    </w:div>
    <w:div w:id="1105688336">
      <w:bodyDiv w:val="1"/>
      <w:marLeft w:val="0"/>
      <w:marRight w:val="0"/>
      <w:marTop w:val="0"/>
      <w:marBottom w:val="0"/>
      <w:divBdr>
        <w:top w:val="none" w:sz="0" w:space="0" w:color="auto"/>
        <w:left w:val="none" w:sz="0" w:space="0" w:color="auto"/>
        <w:bottom w:val="none" w:sz="0" w:space="0" w:color="auto"/>
        <w:right w:val="none" w:sz="0" w:space="0" w:color="auto"/>
      </w:divBdr>
    </w:div>
    <w:div w:id="1109159004">
      <w:bodyDiv w:val="1"/>
      <w:marLeft w:val="0"/>
      <w:marRight w:val="0"/>
      <w:marTop w:val="0"/>
      <w:marBottom w:val="0"/>
      <w:divBdr>
        <w:top w:val="none" w:sz="0" w:space="0" w:color="auto"/>
        <w:left w:val="none" w:sz="0" w:space="0" w:color="auto"/>
        <w:bottom w:val="none" w:sz="0" w:space="0" w:color="auto"/>
        <w:right w:val="none" w:sz="0" w:space="0" w:color="auto"/>
      </w:divBdr>
    </w:div>
    <w:div w:id="1135371980">
      <w:bodyDiv w:val="1"/>
      <w:marLeft w:val="0"/>
      <w:marRight w:val="0"/>
      <w:marTop w:val="0"/>
      <w:marBottom w:val="0"/>
      <w:divBdr>
        <w:top w:val="none" w:sz="0" w:space="0" w:color="auto"/>
        <w:left w:val="none" w:sz="0" w:space="0" w:color="auto"/>
        <w:bottom w:val="none" w:sz="0" w:space="0" w:color="auto"/>
        <w:right w:val="none" w:sz="0" w:space="0" w:color="auto"/>
      </w:divBdr>
    </w:div>
    <w:div w:id="1139416734">
      <w:bodyDiv w:val="1"/>
      <w:marLeft w:val="0"/>
      <w:marRight w:val="0"/>
      <w:marTop w:val="0"/>
      <w:marBottom w:val="0"/>
      <w:divBdr>
        <w:top w:val="none" w:sz="0" w:space="0" w:color="auto"/>
        <w:left w:val="none" w:sz="0" w:space="0" w:color="auto"/>
        <w:bottom w:val="none" w:sz="0" w:space="0" w:color="auto"/>
        <w:right w:val="none" w:sz="0" w:space="0" w:color="auto"/>
      </w:divBdr>
    </w:div>
    <w:div w:id="1197616499">
      <w:bodyDiv w:val="1"/>
      <w:marLeft w:val="0"/>
      <w:marRight w:val="0"/>
      <w:marTop w:val="0"/>
      <w:marBottom w:val="0"/>
      <w:divBdr>
        <w:top w:val="none" w:sz="0" w:space="0" w:color="auto"/>
        <w:left w:val="none" w:sz="0" w:space="0" w:color="auto"/>
        <w:bottom w:val="none" w:sz="0" w:space="0" w:color="auto"/>
        <w:right w:val="none" w:sz="0" w:space="0" w:color="auto"/>
      </w:divBdr>
    </w:div>
    <w:div w:id="1224758874">
      <w:bodyDiv w:val="1"/>
      <w:marLeft w:val="0"/>
      <w:marRight w:val="0"/>
      <w:marTop w:val="0"/>
      <w:marBottom w:val="0"/>
      <w:divBdr>
        <w:top w:val="none" w:sz="0" w:space="0" w:color="auto"/>
        <w:left w:val="none" w:sz="0" w:space="0" w:color="auto"/>
        <w:bottom w:val="none" w:sz="0" w:space="0" w:color="auto"/>
        <w:right w:val="none" w:sz="0" w:space="0" w:color="auto"/>
      </w:divBdr>
      <w:divsChild>
        <w:div w:id="526334608">
          <w:marLeft w:val="0"/>
          <w:marRight w:val="0"/>
          <w:marTop w:val="0"/>
          <w:marBottom w:val="0"/>
          <w:divBdr>
            <w:top w:val="none" w:sz="0" w:space="0" w:color="auto"/>
            <w:left w:val="none" w:sz="0" w:space="0" w:color="auto"/>
            <w:bottom w:val="none" w:sz="0" w:space="0" w:color="auto"/>
            <w:right w:val="none" w:sz="0" w:space="0" w:color="auto"/>
          </w:divBdr>
          <w:divsChild>
            <w:div w:id="1690988653">
              <w:marLeft w:val="0"/>
              <w:marRight w:val="0"/>
              <w:marTop w:val="0"/>
              <w:marBottom w:val="0"/>
              <w:divBdr>
                <w:top w:val="none" w:sz="0" w:space="0" w:color="auto"/>
                <w:left w:val="none" w:sz="0" w:space="0" w:color="auto"/>
                <w:bottom w:val="none" w:sz="0" w:space="0" w:color="auto"/>
                <w:right w:val="none" w:sz="0" w:space="0" w:color="auto"/>
              </w:divBdr>
              <w:divsChild>
                <w:div w:id="842281820">
                  <w:marLeft w:val="0"/>
                  <w:marRight w:val="0"/>
                  <w:marTop w:val="0"/>
                  <w:marBottom w:val="0"/>
                  <w:divBdr>
                    <w:top w:val="none" w:sz="0" w:space="0" w:color="auto"/>
                    <w:left w:val="none" w:sz="0" w:space="0" w:color="auto"/>
                    <w:bottom w:val="none" w:sz="0" w:space="0" w:color="auto"/>
                    <w:right w:val="none" w:sz="0" w:space="0" w:color="auto"/>
                  </w:divBdr>
                  <w:divsChild>
                    <w:div w:id="382488673">
                      <w:marLeft w:val="0"/>
                      <w:marRight w:val="0"/>
                      <w:marTop w:val="0"/>
                      <w:marBottom w:val="0"/>
                      <w:divBdr>
                        <w:top w:val="none" w:sz="0" w:space="0" w:color="auto"/>
                        <w:left w:val="none" w:sz="0" w:space="0" w:color="auto"/>
                        <w:bottom w:val="none" w:sz="0" w:space="0" w:color="auto"/>
                        <w:right w:val="none" w:sz="0" w:space="0" w:color="auto"/>
                      </w:divBdr>
                      <w:divsChild>
                        <w:div w:id="1555775460">
                          <w:marLeft w:val="0"/>
                          <w:marRight w:val="0"/>
                          <w:marTop w:val="0"/>
                          <w:marBottom w:val="0"/>
                          <w:divBdr>
                            <w:top w:val="none" w:sz="0" w:space="0" w:color="auto"/>
                            <w:left w:val="none" w:sz="0" w:space="0" w:color="auto"/>
                            <w:bottom w:val="none" w:sz="0" w:space="0" w:color="auto"/>
                            <w:right w:val="none" w:sz="0" w:space="0" w:color="auto"/>
                          </w:divBdr>
                          <w:divsChild>
                            <w:div w:id="61236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569441">
      <w:bodyDiv w:val="1"/>
      <w:marLeft w:val="0"/>
      <w:marRight w:val="0"/>
      <w:marTop w:val="0"/>
      <w:marBottom w:val="0"/>
      <w:divBdr>
        <w:top w:val="none" w:sz="0" w:space="0" w:color="auto"/>
        <w:left w:val="none" w:sz="0" w:space="0" w:color="auto"/>
        <w:bottom w:val="none" w:sz="0" w:space="0" w:color="auto"/>
        <w:right w:val="none" w:sz="0" w:space="0" w:color="auto"/>
      </w:divBdr>
    </w:div>
    <w:div w:id="1304311120">
      <w:bodyDiv w:val="1"/>
      <w:marLeft w:val="0"/>
      <w:marRight w:val="0"/>
      <w:marTop w:val="0"/>
      <w:marBottom w:val="0"/>
      <w:divBdr>
        <w:top w:val="none" w:sz="0" w:space="0" w:color="auto"/>
        <w:left w:val="none" w:sz="0" w:space="0" w:color="auto"/>
        <w:bottom w:val="none" w:sz="0" w:space="0" w:color="auto"/>
        <w:right w:val="none" w:sz="0" w:space="0" w:color="auto"/>
      </w:divBdr>
    </w:div>
    <w:div w:id="1329791943">
      <w:bodyDiv w:val="1"/>
      <w:marLeft w:val="0"/>
      <w:marRight w:val="0"/>
      <w:marTop w:val="0"/>
      <w:marBottom w:val="0"/>
      <w:divBdr>
        <w:top w:val="none" w:sz="0" w:space="0" w:color="auto"/>
        <w:left w:val="none" w:sz="0" w:space="0" w:color="auto"/>
        <w:bottom w:val="none" w:sz="0" w:space="0" w:color="auto"/>
        <w:right w:val="none" w:sz="0" w:space="0" w:color="auto"/>
      </w:divBdr>
    </w:div>
    <w:div w:id="1330669909">
      <w:bodyDiv w:val="1"/>
      <w:marLeft w:val="0"/>
      <w:marRight w:val="0"/>
      <w:marTop w:val="0"/>
      <w:marBottom w:val="0"/>
      <w:divBdr>
        <w:top w:val="none" w:sz="0" w:space="0" w:color="auto"/>
        <w:left w:val="none" w:sz="0" w:space="0" w:color="auto"/>
        <w:bottom w:val="none" w:sz="0" w:space="0" w:color="auto"/>
        <w:right w:val="none" w:sz="0" w:space="0" w:color="auto"/>
      </w:divBdr>
    </w:div>
    <w:div w:id="1343313083">
      <w:bodyDiv w:val="1"/>
      <w:marLeft w:val="0"/>
      <w:marRight w:val="0"/>
      <w:marTop w:val="0"/>
      <w:marBottom w:val="0"/>
      <w:divBdr>
        <w:top w:val="none" w:sz="0" w:space="0" w:color="auto"/>
        <w:left w:val="none" w:sz="0" w:space="0" w:color="auto"/>
        <w:bottom w:val="none" w:sz="0" w:space="0" w:color="auto"/>
        <w:right w:val="none" w:sz="0" w:space="0" w:color="auto"/>
      </w:divBdr>
    </w:div>
    <w:div w:id="1381172391">
      <w:bodyDiv w:val="1"/>
      <w:marLeft w:val="0"/>
      <w:marRight w:val="0"/>
      <w:marTop w:val="0"/>
      <w:marBottom w:val="0"/>
      <w:divBdr>
        <w:top w:val="none" w:sz="0" w:space="0" w:color="auto"/>
        <w:left w:val="none" w:sz="0" w:space="0" w:color="auto"/>
        <w:bottom w:val="none" w:sz="0" w:space="0" w:color="auto"/>
        <w:right w:val="none" w:sz="0" w:space="0" w:color="auto"/>
      </w:divBdr>
    </w:div>
    <w:div w:id="1430464064">
      <w:bodyDiv w:val="1"/>
      <w:marLeft w:val="0"/>
      <w:marRight w:val="0"/>
      <w:marTop w:val="0"/>
      <w:marBottom w:val="0"/>
      <w:divBdr>
        <w:top w:val="none" w:sz="0" w:space="0" w:color="auto"/>
        <w:left w:val="none" w:sz="0" w:space="0" w:color="auto"/>
        <w:bottom w:val="none" w:sz="0" w:space="0" w:color="auto"/>
        <w:right w:val="none" w:sz="0" w:space="0" w:color="auto"/>
      </w:divBdr>
    </w:div>
    <w:div w:id="1432046627">
      <w:bodyDiv w:val="1"/>
      <w:marLeft w:val="0"/>
      <w:marRight w:val="0"/>
      <w:marTop w:val="0"/>
      <w:marBottom w:val="0"/>
      <w:divBdr>
        <w:top w:val="none" w:sz="0" w:space="0" w:color="auto"/>
        <w:left w:val="none" w:sz="0" w:space="0" w:color="auto"/>
        <w:bottom w:val="none" w:sz="0" w:space="0" w:color="auto"/>
        <w:right w:val="none" w:sz="0" w:space="0" w:color="auto"/>
      </w:divBdr>
    </w:div>
    <w:div w:id="1433621153">
      <w:bodyDiv w:val="1"/>
      <w:marLeft w:val="0"/>
      <w:marRight w:val="0"/>
      <w:marTop w:val="0"/>
      <w:marBottom w:val="0"/>
      <w:divBdr>
        <w:top w:val="none" w:sz="0" w:space="0" w:color="auto"/>
        <w:left w:val="none" w:sz="0" w:space="0" w:color="auto"/>
        <w:bottom w:val="none" w:sz="0" w:space="0" w:color="auto"/>
        <w:right w:val="none" w:sz="0" w:space="0" w:color="auto"/>
      </w:divBdr>
    </w:div>
    <w:div w:id="1444761161">
      <w:bodyDiv w:val="1"/>
      <w:marLeft w:val="0"/>
      <w:marRight w:val="0"/>
      <w:marTop w:val="0"/>
      <w:marBottom w:val="0"/>
      <w:divBdr>
        <w:top w:val="none" w:sz="0" w:space="0" w:color="auto"/>
        <w:left w:val="none" w:sz="0" w:space="0" w:color="auto"/>
        <w:bottom w:val="none" w:sz="0" w:space="0" w:color="auto"/>
        <w:right w:val="none" w:sz="0" w:space="0" w:color="auto"/>
      </w:divBdr>
    </w:div>
    <w:div w:id="1454902919">
      <w:bodyDiv w:val="1"/>
      <w:marLeft w:val="0"/>
      <w:marRight w:val="0"/>
      <w:marTop w:val="0"/>
      <w:marBottom w:val="0"/>
      <w:divBdr>
        <w:top w:val="none" w:sz="0" w:space="0" w:color="auto"/>
        <w:left w:val="none" w:sz="0" w:space="0" w:color="auto"/>
        <w:bottom w:val="none" w:sz="0" w:space="0" w:color="auto"/>
        <w:right w:val="none" w:sz="0" w:space="0" w:color="auto"/>
      </w:divBdr>
      <w:divsChild>
        <w:div w:id="881744721">
          <w:marLeft w:val="0"/>
          <w:marRight w:val="0"/>
          <w:marTop w:val="0"/>
          <w:marBottom w:val="0"/>
          <w:divBdr>
            <w:top w:val="none" w:sz="0" w:space="0" w:color="auto"/>
            <w:left w:val="none" w:sz="0" w:space="0" w:color="auto"/>
            <w:bottom w:val="none" w:sz="0" w:space="0" w:color="auto"/>
            <w:right w:val="none" w:sz="0" w:space="0" w:color="auto"/>
          </w:divBdr>
          <w:divsChild>
            <w:div w:id="1385837336">
              <w:marLeft w:val="0"/>
              <w:marRight w:val="0"/>
              <w:marTop w:val="0"/>
              <w:marBottom w:val="0"/>
              <w:divBdr>
                <w:top w:val="none" w:sz="0" w:space="0" w:color="auto"/>
                <w:left w:val="none" w:sz="0" w:space="0" w:color="auto"/>
                <w:bottom w:val="none" w:sz="0" w:space="0" w:color="auto"/>
                <w:right w:val="none" w:sz="0" w:space="0" w:color="auto"/>
              </w:divBdr>
              <w:divsChild>
                <w:div w:id="1089078107">
                  <w:marLeft w:val="0"/>
                  <w:marRight w:val="0"/>
                  <w:marTop w:val="0"/>
                  <w:marBottom w:val="0"/>
                  <w:divBdr>
                    <w:top w:val="none" w:sz="0" w:space="0" w:color="auto"/>
                    <w:left w:val="none" w:sz="0" w:space="0" w:color="auto"/>
                    <w:bottom w:val="none" w:sz="0" w:space="0" w:color="auto"/>
                    <w:right w:val="none" w:sz="0" w:space="0" w:color="auto"/>
                  </w:divBdr>
                  <w:divsChild>
                    <w:div w:id="1323312279">
                      <w:marLeft w:val="0"/>
                      <w:marRight w:val="0"/>
                      <w:marTop w:val="0"/>
                      <w:marBottom w:val="0"/>
                      <w:divBdr>
                        <w:top w:val="none" w:sz="0" w:space="0" w:color="auto"/>
                        <w:left w:val="none" w:sz="0" w:space="0" w:color="auto"/>
                        <w:bottom w:val="none" w:sz="0" w:space="0" w:color="auto"/>
                        <w:right w:val="none" w:sz="0" w:space="0" w:color="auto"/>
                      </w:divBdr>
                      <w:divsChild>
                        <w:div w:id="1599294665">
                          <w:marLeft w:val="0"/>
                          <w:marRight w:val="0"/>
                          <w:marTop w:val="0"/>
                          <w:marBottom w:val="0"/>
                          <w:divBdr>
                            <w:top w:val="none" w:sz="0" w:space="0" w:color="auto"/>
                            <w:left w:val="none" w:sz="0" w:space="0" w:color="auto"/>
                            <w:bottom w:val="none" w:sz="0" w:space="0" w:color="auto"/>
                            <w:right w:val="none" w:sz="0" w:space="0" w:color="auto"/>
                          </w:divBdr>
                          <w:divsChild>
                            <w:div w:id="19604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333103">
      <w:bodyDiv w:val="1"/>
      <w:marLeft w:val="0"/>
      <w:marRight w:val="0"/>
      <w:marTop w:val="0"/>
      <w:marBottom w:val="0"/>
      <w:divBdr>
        <w:top w:val="none" w:sz="0" w:space="0" w:color="auto"/>
        <w:left w:val="none" w:sz="0" w:space="0" w:color="auto"/>
        <w:bottom w:val="none" w:sz="0" w:space="0" w:color="auto"/>
        <w:right w:val="none" w:sz="0" w:space="0" w:color="auto"/>
      </w:divBdr>
    </w:div>
    <w:div w:id="1509054404">
      <w:bodyDiv w:val="1"/>
      <w:marLeft w:val="0"/>
      <w:marRight w:val="0"/>
      <w:marTop w:val="0"/>
      <w:marBottom w:val="0"/>
      <w:divBdr>
        <w:top w:val="none" w:sz="0" w:space="0" w:color="auto"/>
        <w:left w:val="none" w:sz="0" w:space="0" w:color="auto"/>
        <w:bottom w:val="none" w:sz="0" w:space="0" w:color="auto"/>
        <w:right w:val="none" w:sz="0" w:space="0" w:color="auto"/>
      </w:divBdr>
    </w:div>
    <w:div w:id="1516071816">
      <w:bodyDiv w:val="1"/>
      <w:marLeft w:val="0"/>
      <w:marRight w:val="0"/>
      <w:marTop w:val="0"/>
      <w:marBottom w:val="0"/>
      <w:divBdr>
        <w:top w:val="none" w:sz="0" w:space="0" w:color="auto"/>
        <w:left w:val="none" w:sz="0" w:space="0" w:color="auto"/>
        <w:bottom w:val="none" w:sz="0" w:space="0" w:color="auto"/>
        <w:right w:val="none" w:sz="0" w:space="0" w:color="auto"/>
      </w:divBdr>
    </w:div>
    <w:div w:id="1535382113">
      <w:bodyDiv w:val="1"/>
      <w:marLeft w:val="0"/>
      <w:marRight w:val="0"/>
      <w:marTop w:val="0"/>
      <w:marBottom w:val="0"/>
      <w:divBdr>
        <w:top w:val="none" w:sz="0" w:space="0" w:color="auto"/>
        <w:left w:val="none" w:sz="0" w:space="0" w:color="auto"/>
        <w:bottom w:val="none" w:sz="0" w:space="0" w:color="auto"/>
        <w:right w:val="none" w:sz="0" w:space="0" w:color="auto"/>
      </w:divBdr>
    </w:div>
    <w:div w:id="1576477137">
      <w:bodyDiv w:val="1"/>
      <w:marLeft w:val="0"/>
      <w:marRight w:val="0"/>
      <w:marTop w:val="0"/>
      <w:marBottom w:val="0"/>
      <w:divBdr>
        <w:top w:val="none" w:sz="0" w:space="0" w:color="auto"/>
        <w:left w:val="none" w:sz="0" w:space="0" w:color="auto"/>
        <w:bottom w:val="none" w:sz="0" w:space="0" w:color="auto"/>
        <w:right w:val="none" w:sz="0" w:space="0" w:color="auto"/>
      </w:divBdr>
    </w:div>
    <w:div w:id="1592855679">
      <w:bodyDiv w:val="1"/>
      <w:marLeft w:val="0"/>
      <w:marRight w:val="0"/>
      <w:marTop w:val="0"/>
      <w:marBottom w:val="0"/>
      <w:divBdr>
        <w:top w:val="none" w:sz="0" w:space="0" w:color="auto"/>
        <w:left w:val="none" w:sz="0" w:space="0" w:color="auto"/>
        <w:bottom w:val="none" w:sz="0" w:space="0" w:color="auto"/>
        <w:right w:val="none" w:sz="0" w:space="0" w:color="auto"/>
      </w:divBdr>
    </w:div>
    <w:div w:id="1601570425">
      <w:bodyDiv w:val="1"/>
      <w:marLeft w:val="0"/>
      <w:marRight w:val="0"/>
      <w:marTop w:val="0"/>
      <w:marBottom w:val="0"/>
      <w:divBdr>
        <w:top w:val="none" w:sz="0" w:space="0" w:color="auto"/>
        <w:left w:val="none" w:sz="0" w:space="0" w:color="auto"/>
        <w:bottom w:val="none" w:sz="0" w:space="0" w:color="auto"/>
        <w:right w:val="none" w:sz="0" w:space="0" w:color="auto"/>
      </w:divBdr>
    </w:div>
    <w:div w:id="1607883059">
      <w:bodyDiv w:val="1"/>
      <w:marLeft w:val="0"/>
      <w:marRight w:val="0"/>
      <w:marTop w:val="0"/>
      <w:marBottom w:val="0"/>
      <w:divBdr>
        <w:top w:val="none" w:sz="0" w:space="0" w:color="auto"/>
        <w:left w:val="none" w:sz="0" w:space="0" w:color="auto"/>
        <w:bottom w:val="none" w:sz="0" w:space="0" w:color="auto"/>
        <w:right w:val="none" w:sz="0" w:space="0" w:color="auto"/>
      </w:divBdr>
    </w:div>
    <w:div w:id="1624923252">
      <w:bodyDiv w:val="1"/>
      <w:marLeft w:val="0"/>
      <w:marRight w:val="0"/>
      <w:marTop w:val="0"/>
      <w:marBottom w:val="0"/>
      <w:divBdr>
        <w:top w:val="none" w:sz="0" w:space="0" w:color="auto"/>
        <w:left w:val="none" w:sz="0" w:space="0" w:color="auto"/>
        <w:bottom w:val="none" w:sz="0" w:space="0" w:color="auto"/>
        <w:right w:val="none" w:sz="0" w:space="0" w:color="auto"/>
      </w:divBdr>
    </w:div>
    <w:div w:id="1629046033">
      <w:bodyDiv w:val="1"/>
      <w:marLeft w:val="0"/>
      <w:marRight w:val="0"/>
      <w:marTop w:val="0"/>
      <w:marBottom w:val="0"/>
      <w:divBdr>
        <w:top w:val="none" w:sz="0" w:space="0" w:color="auto"/>
        <w:left w:val="none" w:sz="0" w:space="0" w:color="auto"/>
        <w:bottom w:val="none" w:sz="0" w:space="0" w:color="auto"/>
        <w:right w:val="none" w:sz="0" w:space="0" w:color="auto"/>
      </w:divBdr>
    </w:div>
    <w:div w:id="1637222236">
      <w:bodyDiv w:val="1"/>
      <w:marLeft w:val="0"/>
      <w:marRight w:val="0"/>
      <w:marTop w:val="0"/>
      <w:marBottom w:val="0"/>
      <w:divBdr>
        <w:top w:val="none" w:sz="0" w:space="0" w:color="auto"/>
        <w:left w:val="none" w:sz="0" w:space="0" w:color="auto"/>
        <w:bottom w:val="none" w:sz="0" w:space="0" w:color="auto"/>
        <w:right w:val="none" w:sz="0" w:space="0" w:color="auto"/>
      </w:divBdr>
    </w:div>
    <w:div w:id="1644918932">
      <w:bodyDiv w:val="1"/>
      <w:marLeft w:val="0"/>
      <w:marRight w:val="0"/>
      <w:marTop w:val="0"/>
      <w:marBottom w:val="0"/>
      <w:divBdr>
        <w:top w:val="none" w:sz="0" w:space="0" w:color="auto"/>
        <w:left w:val="none" w:sz="0" w:space="0" w:color="auto"/>
        <w:bottom w:val="none" w:sz="0" w:space="0" w:color="auto"/>
        <w:right w:val="none" w:sz="0" w:space="0" w:color="auto"/>
      </w:divBdr>
    </w:div>
    <w:div w:id="1645625119">
      <w:bodyDiv w:val="1"/>
      <w:marLeft w:val="0"/>
      <w:marRight w:val="0"/>
      <w:marTop w:val="0"/>
      <w:marBottom w:val="0"/>
      <w:divBdr>
        <w:top w:val="none" w:sz="0" w:space="0" w:color="auto"/>
        <w:left w:val="none" w:sz="0" w:space="0" w:color="auto"/>
        <w:bottom w:val="none" w:sz="0" w:space="0" w:color="auto"/>
        <w:right w:val="none" w:sz="0" w:space="0" w:color="auto"/>
      </w:divBdr>
    </w:div>
    <w:div w:id="1647735888">
      <w:bodyDiv w:val="1"/>
      <w:marLeft w:val="0"/>
      <w:marRight w:val="0"/>
      <w:marTop w:val="0"/>
      <w:marBottom w:val="0"/>
      <w:divBdr>
        <w:top w:val="none" w:sz="0" w:space="0" w:color="auto"/>
        <w:left w:val="none" w:sz="0" w:space="0" w:color="auto"/>
        <w:bottom w:val="none" w:sz="0" w:space="0" w:color="auto"/>
        <w:right w:val="none" w:sz="0" w:space="0" w:color="auto"/>
      </w:divBdr>
    </w:div>
    <w:div w:id="1650474791">
      <w:bodyDiv w:val="1"/>
      <w:marLeft w:val="0"/>
      <w:marRight w:val="0"/>
      <w:marTop w:val="0"/>
      <w:marBottom w:val="0"/>
      <w:divBdr>
        <w:top w:val="none" w:sz="0" w:space="0" w:color="auto"/>
        <w:left w:val="none" w:sz="0" w:space="0" w:color="auto"/>
        <w:bottom w:val="none" w:sz="0" w:space="0" w:color="auto"/>
        <w:right w:val="none" w:sz="0" w:space="0" w:color="auto"/>
      </w:divBdr>
    </w:div>
    <w:div w:id="1661883319">
      <w:bodyDiv w:val="1"/>
      <w:marLeft w:val="0"/>
      <w:marRight w:val="0"/>
      <w:marTop w:val="0"/>
      <w:marBottom w:val="0"/>
      <w:divBdr>
        <w:top w:val="none" w:sz="0" w:space="0" w:color="auto"/>
        <w:left w:val="none" w:sz="0" w:space="0" w:color="auto"/>
        <w:bottom w:val="none" w:sz="0" w:space="0" w:color="auto"/>
        <w:right w:val="none" w:sz="0" w:space="0" w:color="auto"/>
      </w:divBdr>
    </w:div>
    <w:div w:id="1712219002">
      <w:bodyDiv w:val="1"/>
      <w:marLeft w:val="0"/>
      <w:marRight w:val="0"/>
      <w:marTop w:val="0"/>
      <w:marBottom w:val="0"/>
      <w:divBdr>
        <w:top w:val="none" w:sz="0" w:space="0" w:color="auto"/>
        <w:left w:val="none" w:sz="0" w:space="0" w:color="auto"/>
        <w:bottom w:val="none" w:sz="0" w:space="0" w:color="auto"/>
        <w:right w:val="none" w:sz="0" w:space="0" w:color="auto"/>
      </w:divBdr>
    </w:div>
    <w:div w:id="1726023961">
      <w:bodyDiv w:val="1"/>
      <w:marLeft w:val="0"/>
      <w:marRight w:val="0"/>
      <w:marTop w:val="0"/>
      <w:marBottom w:val="0"/>
      <w:divBdr>
        <w:top w:val="none" w:sz="0" w:space="0" w:color="auto"/>
        <w:left w:val="none" w:sz="0" w:space="0" w:color="auto"/>
        <w:bottom w:val="none" w:sz="0" w:space="0" w:color="auto"/>
        <w:right w:val="none" w:sz="0" w:space="0" w:color="auto"/>
      </w:divBdr>
    </w:div>
    <w:div w:id="1755005441">
      <w:bodyDiv w:val="1"/>
      <w:marLeft w:val="0"/>
      <w:marRight w:val="0"/>
      <w:marTop w:val="0"/>
      <w:marBottom w:val="0"/>
      <w:divBdr>
        <w:top w:val="none" w:sz="0" w:space="0" w:color="auto"/>
        <w:left w:val="none" w:sz="0" w:space="0" w:color="auto"/>
        <w:bottom w:val="none" w:sz="0" w:space="0" w:color="auto"/>
        <w:right w:val="none" w:sz="0" w:space="0" w:color="auto"/>
      </w:divBdr>
    </w:div>
    <w:div w:id="1785417900">
      <w:bodyDiv w:val="1"/>
      <w:marLeft w:val="0"/>
      <w:marRight w:val="0"/>
      <w:marTop w:val="0"/>
      <w:marBottom w:val="0"/>
      <w:divBdr>
        <w:top w:val="none" w:sz="0" w:space="0" w:color="auto"/>
        <w:left w:val="none" w:sz="0" w:space="0" w:color="auto"/>
        <w:bottom w:val="none" w:sz="0" w:space="0" w:color="auto"/>
        <w:right w:val="none" w:sz="0" w:space="0" w:color="auto"/>
      </w:divBdr>
    </w:div>
    <w:div w:id="1786996168">
      <w:bodyDiv w:val="1"/>
      <w:marLeft w:val="0"/>
      <w:marRight w:val="0"/>
      <w:marTop w:val="0"/>
      <w:marBottom w:val="0"/>
      <w:divBdr>
        <w:top w:val="none" w:sz="0" w:space="0" w:color="auto"/>
        <w:left w:val="none" w:sz="0" w:space="0" w:color="auto"/>
        <w:bottom w:val="none" w:sz="0" w:space="0" w:color="auto"/>
        <w:right w:val="none" w:sz="0" w:space="0" w:color="auto"/>
      </w:divBdr>
    </w:div>
    <w:div w:id="1793091358">
      <w:bodyDiv w:val="1"/>
      <w:marLeft w:val="0"/>
      <w:marRight w:val="0"/>
      <w:marTop w:val="0"/>
      <w:marBottom w:val="0"/>
      <w:divBdr>
        <w:top w:val="none" w:sz="0" w:space="0" w:color="auto"/>
        <w:left w:val="none" w:sz="0" w:space="0" w:color="auto"/>
        <w:bottom w:val="none" w:sz="0" w:space="0" w:color="auto"/>
        <w:right w:val="none" w:sz="0" w:space="0" w:color="auto"/>
      </w:divBdr>
    </w:div>
    <w:div w:id="1802771869">
      <w:bodyDiv w:val="1"/>
      <w:marLeft w:val="0"/>
      <w:marRight w:val="0"/>
      <w:marTop w:val="0"/>
      <w:marBottom w:val="0"/>
      <w:divBdr>
        <w:top w:val="none" w:sz="0" w:space="0" w:color="auto"/>
        <w:left w:val="none" w:sz="0" w:space="0" w:color="auto"/>
        <w:bottom w:val="none" w:sz="0" w:space="0" w:color="auto"/>
        <w:right w:val="none" w:sz="0" w:space="0" w:color="auto"/>
      </w:divBdr>
    </w:div>
    <w:div w:id="1806652694">
      <w:bodyDiv w:val="1"/>
      <w:marLeft w:val="0"/>
      <w:marRight w:val="0"/>
      <w:marTop w:val="0"/>
      <w:marBottom w:val="0"/>
      <w:divBdr>
        <w:top w:val="none" w:sz="0" w:space="0" w:color="auto"/>
        <w:left w:val="none" w:sz="0" w:space="0" w:color="auto"/>
        <w:bottom w:val="none" w:sz="0" w:space="0" w:color="auto"/>
        <w:right w:val="none" w:sz="0" w:space="0" w:color="auto"/>
      </w:divBdr>
    </w:div>
    <w:div w:id="1821267619">
      <w:bodyDiv w:val="1"/>
      <w:marLeft w:val="0"/>
      <w:marRight w:val="0"/>
      <w:marTop w:val="0"/>
      <w:marBottom w:val="0"/>
      <w:divBdr>
        <w:top w:val="none" w:sz="0" w:space="0" w:color="auto"/>
        <w:left w:val="none" w:sz="0" w:space="0" w:color="auto"/>
        <w:bottom w:val="none" w:sz="0" w:space="0" w:color="auto"/>
        <w:right w:val="none" w:sz="0" w:space="0" w:color="auto"/>
      </w:divBdr>
    </w:div>
    <w:div w:id="1837529280">
      <w:bodyDiv w:val="1"/>
      <w:marLeft w:val="0"/>
      <w:marRight w:val="0"/>
      <w:marTop w:val="0"/>
      <w:marBottom w:val="0"/>
      <w:divBdr>
        <w:top w:val="none" w:sz="0" w:space="0" w:color="auto"/>
        <w:left w:val="none" w:sz="0" w:space="0" w:color="auto"/>
        <w:bottom w:val="none" w:sz="0" w:space="0" w:color="auto"/>
        <w:right w:val="none" w:sz="0" w:space="0" w:color="auto"/>
      </w:divBdr>
    </w:div>
    <w:div w:id="1845049289">
      <w:bodyDiv w:val="1"/>
      <w:marLeft w:val="0"/>
      <w:marRight w:val="0"/>
      <w:marTop w:val="0"/>
      <w:marBottom w:val="0"/>
      <w:divBdr>
        <w:top w:val="none" w:sz="0" w:space="0" w:color="auto"/>
        <w:left w:val="none" w:sz="0" w:space="0" w:color="auto"/>
        <w:bottom w:val="none" w:sz="0" w:space="0" w:color="auto"/>
        <w:right w:val="none" w:sz="0" w:space="0" w:color="auto"/>
      </w:divBdr>
    </w:div>
    <w:div w:id="1849370383">
      <w:bodyDiv w:val="1"/>
      <w:marLeft w:val="0"/>
      <w:marRight w:val="0"/>
      <w:marTop w:val="0"/>
      <w:marBottom w:val="0"/>
      <w:divBdr>
        <w:top w:val="none" w:sz="0" w:space="0" w:color="auto"/>
        <w:left w:val="none" w:sz="0" w:space="0" w:color="auto"/>
        <w:bottom w:val="none" w:sz="0" w:space="0" w:color="auto"/>
        <w:right w:val="none" w:sz="0" w:space="0" w:color="auto"/>
      </w:divBdr>
    </w:div>
    <w:div w:id="1888026910">
      <w:bodyDiv w:val="1"/>
      <w:marLeft w:val="0"/>
      <w:marRight w:val="0"/>
      <w:marTop w:val="0"/>
      <w:marBottom w:val="0"/>
      <w:divBdr>
        <w:top w:val="none" w:sz="0" w:space="0" w:color="auto"/>
        <w:left w:val="none" w:sz="0" w:space="0" w:color="auto"/>
        <w:bottom w:val="none" w:sz="0" w:space="0" w:color="auto"/>
        <w:right w:val="none" w:sz="0" w:space="0" w:color="auto"/>
      </w:divBdr>
    </w:div>
    <w:div w:id="1908958255">
      <w:bodyDiv w:val="1"/>
      <w:marLeft w:val="0"/>
      <w:marRight w:val="0"/>
      <w:marTop w:val="0"/>
      <w:marBottom w:val="0"/>
      <w:divBdr>
        <w:top w:val="none" w:sz="0" w:space="0" w:color="auto"/>
        <w:left w:val="none" w:sz="0" w:space="0" w:color="auto"/>
        <w:bottom w:val="none" w:sz="0" w:space="0" w:color="auto"/>
        <w:right w:val="none" w:sz="0" w:space="0" w:color="auto"/>
      </w:divBdr>
    </w:div>
    <w:div w:id="1915701621">
      <w:bodyDiv w:val="1"/>
      <w:marLeft w:val="0"/>
      <w:marRight w:val="0"/>
      <w:marTop w:val="0"/>
      <w:marBottom w:val="0"/>
      <w:divBdr>
        <w:top w:val="none" w:sz="0" w:space="0" w:color="auto"/>
        <w:left w:val="none" w:sz="0" w:space="0" w:color="auto"/>
        <w:bottom w:val="none" w:sz="0" w:space="0" w:color="auto"/>
        <w:right w:val="none" w:sz="0" w:space="0" w:color="auto"/>
      </w:divBdr>
    </w:div>
    <w:div w:id="1920671915">
      <w:bodyDiv w:val="1"/>
      <w:marLeft w:val="0"/>
      <w:marRight w:val="0"/>
      <w:marTop w:val="0"/>
      <w:marBottom w:val="0"/>
      <w:divBdr>
        <w:top w:val="none" w:sz="0" w:space="0" w:color="auto"/>
        <w:left w:val="none" w:sz="0" w:space="0" w:color="auto"/>
        <w:bottom w:val="none" w:sz="0" w:space="0" w:color="auto"/>
        <w:right w:val="none" w:sz="0" w:space="0" w:color="auto"/>
      </w:divBdr>
    </w:div>
    <w:div w:id="1931350113">
      <w:bodyDiv w:val="1"/>
      <w:marLeft w:val="0"/>
      <w:marRight w:val="0"/>
      <w:marTop w:val="0"/>
      <w:marBottom w:val="0"/>
      <w:divBdr>
        <w:top w:val="none" w:sz="0" w:space="0" w:color="auto"/>
        <w:left w:val="none" w:sz="0" w:space="0" w:color="auto"/>
        <w:bottom w:val="none" w:sz="0" w:space="0" w:color="auto"/>
        <w:right w:val="none" w:sz="0" w:space="0" w:color="auto"/>
      </w:divBdr>
    </w:div>
    <w:div w:id="1937054105">
      <w:bodyDiv w:val="1"/>
      <w:marLeft w:val="0"/>
      <w:marRight w:val="0"/>
      <w:marTop w:val="0"/>
      <w:marBottom w:val="0"/>
      <w:divBdr>
        <w:top w:val="none" w:sz="0" w:space="0" w:color="auto"/>
        <w:left w:val="none" w:sz="0" w:space="0" w:color="auto"/>
        <w:bottom w:val="none" w:sz="0" w:space="0" w:color="auto"/>
        <w:right w:val="none" w:sz="0" w:space="0" w:color="auto"/>
      </w:divBdr>
    </w:div>
    <w:div w:id="1950434744">
      <w:bodyDiv w:val="1"/>
      <w:marLeft w:val="0"/>
      <w:marRight w:val="0"/>
      <w:marTop w:val="0"/>
      <w:marBottom w:val="0"/>
      <w:divBdr>
        <w:top w:val="none" w:sz="0" w:space="0" w:color="auto"/>
        <w:left w:val="none" w:sz="0" w:space="0" w:color="auto"/>
        <w:bottom w:val="none" w:sz="0" w:space="0" w:color="auto"/>
        <w:right w:val="none" w:sz="0" w:space="0" w:color="auto"/>
      </w:divBdr>
    </w:div>
    <w:div w:id="1983387840">
      <w:bodyDiv w:val="1"/>
      <w:marLeft w:val="0"/>
      <w:marRight w:val="0"/>
      <w:marTop w:val="0"/>
      <w:marBottom w:val="0"/>
      <w:divBdr>
        <w:top w:val="none" w:sz="0" w:space="0" w:color="auto"/>
        <w:left w:val="none" w:sz="0" w:space="0" w:color="auto"/>
        <w:bottom w:val="none" w:sz="0" w:space="0" w:color="auto"/>
        <w:right w:val="none" w:sz="0" w:space="0" w:color="auto"/>
      </w:divBdr>
    </w:div>
    <w:div w:id="1985772599">
      <w:bodyDiv w:val="1"/>
      <w:marLeft w:val="0"/>
      <w:marRight w:val="0"/>
      <w:marTop w:val="0"/>
      <w:marBottom w:val="0"/>
      <w:divBdr>
        <w:top w:val="none" w:sz="0" w:space="0" w:color="auto"/>
        <w:left w:val="none" w:sz="0" w:space="0" w:color="auto"/>
        <w:bottom w:val="none" w:sz="0" w:space="0" w:color="auto"/>
        <w:right w:val="none" w:sz="0" w:space="0" w:color="auto"/>
      </w:divBdr>
    </w:div>
    <w:div w:id="1988127800">
      <w:bodyDiv w:val="1"/>
      <w:marLeft w:val="0"/>
      <w:marRight w:val="0"/>
      <w:marTop w:val="0"/>
      <w:marBottom w:val="0"/>
      <w:divBdr>
        <w:top w:val="none" w:sz="0" w:space="0" w:color="auto"/>
        <w:left w:val="none" w:sz="0" w:space="0" w:color="auto"/>
        <w:bottom w:val="none" w:sz="0" w:space="0" w:color="auto"/>
        <w:right w:val="none" w:sz="0" w:space="0" w:color="auto"/>
      </w:divBdr>
    </w:div>
    <w:div w:id="2002586637">
      <w:bodyDiv w:val="1"/>
      <w:marLeft w:val="0"/>
      <w:marRight w:val="0"/>
      <w:marTop w:val="0"/>
      <w:marBottom w:val="0"/>
      <w:divBdr>
        <w:top w:val="none" w:sz="0" w:space="0" w:color="auto"/>
        <w:left w:val="none" w:sz="0" w:space="0" w:color="auto"/>
        <w:bottom w:val="none" w:sz="0" w:space="0" w:color="auto"/>
        <w:right w:val="none" w:sz="0" w:space="0" w:color="auto"/>
      </w:divBdr>
    </w:div>
    <w:div w:id="2006006424">
      <w:bodyDiv w:val="1"/>
      <w:marLeft w:val="0"/>
      <w:marRight w:val="0"/>
      <w:marTop w:val="0"/>
      <w:marBottom w:val="0"/>
      <w:divBdr>
        <w:top w:val="none" w:sz="0" w:space="0" w:color="auto"/>
        <w:left w:val="none" w:sz="0" w:space="0" w:color="auto"/>
        <w:bottom w:val="none" w:sz="0" w:space="0" w:color="auto"/>
        <w:right w:val="none" w:sz="0" w:space="0" w:color="auto"/>
      </w:divBdr>
    </w:div>
    <w:div w:id="2036491835">
      <w:bodyDiv w:val="1"/>
      <w:marLeft w:val="0"/>
      <w:marRight w:val="0"/>
      <w:marTop w:val="0"/>
      <w:marBottom w:val="0"/>
      <w:divBdr>
        <w:top w:val="none" w:sz="0" w:space="0" w:color="auto"/>
        <w:left w:val="none" w:sz="0" w:space="0" w:color="auto"/>
        <w:bottom w:val="none" w:sz="0" w:space="0" w:color="auto"/>
        <w:right w:val="none" w:sz="0" w:space="0" w:color="auto"/>
      </w:divBdr>
    </w:div>
    <w:div w:id="2046323325">
      <w:bodyDiv w:val="1"/>
      <w:marLeft w:val="0"/>
      <w:marRight w:val="0"/>
      <w:marTop w:val="0"/>
      <w:marBottom w:val="0"/>
      <w:divBdr>
        <w:top w:val="none" w:sz="0" w:space="0" w:color="auto"/>
        <w:left w:val="none" w:sz="0" w:space="0" w:color="auto"/>
        <w:bottom w:val="none" w:sz="0" w:space="0" w:color="auto"/>
        <w:right w:val="none" w:sz="0" w:space="0" w:color="auto"/>
      </w:divBdr>
    </w:div>
    <w:div w:id="2051371340">
      <w:bodyDiv w:val="1"/>
      <w:marLeft w:val="0"/>
      <w:marRight w:val="0"/>
      <w:marTop w:val="0"/>
      <w:marBottom w:val="0"/>
      <w:divBdr>
        <w:top w:val="none" w:sz="0" w:space="0" w:color="auto"/>
        <w:left w:val="none" w:sz="0" w:space="0" w:color="auto"/>
        <w:bottom w:val="none" w:sz="0" w:space="0" w:color="auto"/>
        <w:right w:val="none" w:sz="0" w:space="0" w:color="auto"/>
      </w:divBdr>
      <w:divsChild>
        <w:div w:id="2075010571">
          <w:marLeft w:val="0"/>
          <w:marRight w:val="0"/>
          <w:marTop w:val="0"/>
          <w:marBottom w:val="0"/>
          <w:divBdr>
            <w:top w:val="none" w:sz="0" w:space="0" w:color="auto"/>
            <w:left w:val="none" w:sz="0" w:space="0" w:color="auto"/>
            <w:bottom w:val="none" w:sz="0" w:space="0" w:color="auto"/>
            <w:right w:val="none" w:sz="0" w:space="0" w:color="auto"/>
          </w:divBdr>
          <w:divsChild>
            <w:div w:id="308289868">
              <w:marLeft w:val="0"/>
              <w:marRight w:val="0"/>
              <w:marTop w:val="0"/>
              <w:marBottom w:val="0"/>
              <w:divBdr>
                <w:top w:val="none" w:sz="0" w:space="0" w:color="auto"/>
                <w:left w:val="none" w:sz="0" w:space="0" w:color="auto"/>
                <w:bottom w:val="none" w:sz="0" w:space="0" w:color="auto"/>
                <w:right w:val="none" w:sz="0" w:space="0" w:color="auto"/>
              </w:divBdr>
              <w:divsChild>
                <w:div w:id="304554227">
                  <w:marLeft w:val="0"/>
                  <w:marRight w:val="0"/>
                  <w:marTop w:val="0"/>
                  <w:marBottom w:val="0"/>
                  <w:divBdr>
                    <w:top w:val="none" w:sz="0" w:space="0" w:color="auto"/>
                    <w:left w:val="none" w:sz="0" w:space="0" w:color="auto"/>
                    <w:bottom w:val="none" w:sz="0" w:space="0" w:color="auto"/>
                    <w:right w:val="none" w:sz="0" w:space="0" w:color="auto"/>
                  </w:divBdr>
                  <w:divsChild>
                    <w:div w:id="111822056">
                      <w:marLeft w:val="0"/>
                      <w:marRight w:val="0"/>
                      <w:marTop w:val="0"/>
                      <w:marBottom w:val="0"/>
                      <w:divBdr>
                        <w:top w:val="none" w:sz="0" w:space="0" w:color="auto"/>
                        <w:left w:val="none" w:sz="0" w:space="0" w:color="auto"/>
                        <w:bottom w:val="none" w:sz="0" w:space="0" w:color="auto"/>
                        <w:right w:val="none" w:sz="0" w:space="0" w:color="auto"/>
                      </w:divBdr>
                      <w:divsChild>
                        <w:div w:id="1984892559">
                          <w:marLeft w:val="0"/>
                          <w:marRight w:val="0"/>
                          <w:marTop w:val="0"/>
                          <w:marBottom w:val="0"/>
                          <w:divBdr>
                            <w:top w:val="none" w:sz="0" w:space="0" w:color="auto"/>
                            <w:left w:val="none" w:sz="0" w:space="0" w:color="auto"/>
                            <w:bottom w:val="none" w:sz="0" w:space="0" w:color="auto"/>
                            <w:right w:val="none" w:sz="0" w:space="0" w:color="auto"/>
                          </w:divBdr>
                          <w:divsChild>
                            <w:div w:id="196689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582067">
      <w:bodyDiv w:val="1"/>
      <w:marLeft w:val="0"/>
      <w:marRight w:val="0"/>
      <w:marTop w:val="0"/>
      <w:marBottom w:val="0"/>
      <w:divBdr>
        <w:top w:val="none" w:sz="0" w:space="0" w:color="auto"/>
        <w:left w:val="none" w:sz="0" w:space="0" w:color="auto"/>
        <w:bottom w:val="none" w:sz="0" w:space="0" w:color="auto"/>
        <w:right w:val="none" w:sz="0" w:space="0" w:color="auto"/>
      </w:divBdr>
    </w:div>
    <w:div w:id="2093895702">
      <w:bodyDiv w:val="1"/>
      <w:marLeft w:val="0"/>
      <w:marRight w:val="0"/>
      <w:marTop w:val="0"/>
      <w:marBottom w:val="0"/>
      <w:divBdr>
        <w:top w:val="none" w:sz="0" w:space="0" w:color="auto"/>
        <w:left w:val="none" w:sz="0" w:space="0" w:color="auto"/>
        <w:bottom w:val="none" w:sz="0" w:space="0" w:color="auto"/>
        <w:right w:val="none" w:sz="0" w:space="0" w:color="auto"/>
      </w:divBdr>
    </w:div>
    <w:div w:id="2119059766">
      <w:bodyDiv w:val="1"/>
      <w:marLeft w:val="0"/>
      <w:marRight w:val="0"/>
      <w:marTop w:val="0"/>
      <w:marBottom w:val="0"/>
      <w:divBdr>
        <w:top w:val="none" w:sz="0" w:space="0" w:color="auto"/>
        <w:left w:val="none" w:sz="0" w:space="0" w:color="auto"/>
        <w:bottom w:val="none" w:sz="0" w:space="0" w:color="auto"/>
        <w:right w:val="none" w:sz="0" w:space="0" w:color="auto"/>
      </w:divBdr>
    </w:div>
    <w:div w:id="2128545294">
      <w:bodyDiv w:val="1"/>
      <w:marLeft w:val="0"/>
      <w:marRight w:val="0"/>
      <w:marTop w:val="0"/>
      <w:marBottom w:val="0"/>
      <w:divBdr>
        <w:top w:val="none" w:sz="0" w:space="0" w:color="auto"/>
        <w:left w:val="none" w:sz="0" w:space="0" w:color="auto"/>
        <w:bottom w:val="none" w:sz="0" w:space="0" w:color="auto"/>
        <w:right w:val="none" w:sz="0" w:space="0" w:color="auto"/>
      </w:divBdr>
      <w:divsChild>
        <w:div w:id="665330263">
          <w:marLeft w:val="0"/>
          <w:marRight w:val="0"/>
          <w:marTop w:val="0"/>
          <w:marBottom w:val="0"/>
          <w:divBdr>
            <w:top w:val="none" w:sz="0" w:space="0" w:color="auto"/>
            <w:left w:val="none" w:sz="0" w:space="0" w:color="auto"/>
            <w:bottom w:val="none" w:sz="0" w:space="0" w:color="auto"/>
            <w:right w:val="none" w:sz="0" w:space="0" w:color="auto"/>
          </w:divBdr>
          <w:divsChild>
            <w:div w:id="801077181">
              <w:marLeft w:val="0"/>
              <w:marRight w:val="0"/>
              <w:marTop w:val="0"/>
              <w:marBottom w:val="0"/>
              <w:divBdr>
                <w:top w:val="none" w:sz="0" w:space="0" w:color="auto"/>
                <w:left w:val="none" w:sz="0" w:space="0" w:color="auto"/>
                <w:bottom w:val="none" w:sz="0" w:space="0" w:color="auto"/>
                <w:right w:val="none" w:sz="0" w:space="0" w:color="auto"/>
              </w:divBdr>
              <w:divsChild>
                <w:div w:id="1091118324">
                  <w:marLeft w:val="0"/>
                  <w:marRight w:val="0"/>
                  <w:marTop w:val="0"/>
                  <w:marBottom w:val="0"/>
                  <w:divBdr>
                    <w:top w:val="none" w:sz="0" w:space="0" w:color="auto"/>
                    <w:left w:val="none" w:sz="0" w:space="0" w:color="auto"/>
                    <w:bottom w:val="none" w:sz="0" w:space="0" w:color="auto"/>
                    <w:right w:val="none" w:sz="0" w:space="0" w:color="auto"/>
                  </w:divBdr>
                  <w:divsChild>
                    <w:div w:id="1768119084">
                      <w:marLeft w:val="0"/>
                      <w:marRight w:val="0"/>
                      <w:marTop w:val="0"/>
                      <w:marBottom w:val="0"/>
                      <w:divBdr>
                        <w:top w:val="none" w:sz="0" w:space="0" w:color="auto"/>
                        <w:left w:val="none" w:sz="0" w:space="0" w:color="auto"/>
                        <w:bottom w:val="none" w:sz="0" w:space="0" w:color="auto"/>
                        <w:right w:val="none" w:sz="0" w:space="0" w:color="auto"/>
                      </w:divBdr>
                      <w:divsChild>
                        <w:div w:id="91751567">
                          <w:marLeft w:val="0"/>
                          <w:marRight w:val="0"/>
                          <w:marTop w:val="0"/>
                          <w:marBottom w:val="0"/>
                          <w:divBdr>
                            <w:top w:val="none" w:sz="0" w:space="0" w:color="auto"/>
                            <w:left w:val="none" w:sz="0" w:space="0" w:color="auto"/>
                            <w:bottom w:val="none" w:sz="0" w:space="0" w:color="auto"/>
                            <w:right w:val="none" w:sz="0" w:space="0" w:color="auto"/>
                          </w:divBdr>
                          <w:divsChild>
                            <w:div w:id="59482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617618">
      <w:bodyDiv w:val="1"/>
      <w:marLeft w:val="0"/>
      <w:marRight w:val="0"/>
      <w:marTop w:val="0"/>
      <w:marBottom w:val="0"/>
      <w:divBdr>
        <w:top w:val="none" w:sz="0" w:space="0" w:color="auto"/>
        <w:left w:val="none" w:sz="0" w:space="0" w:color="auto"/>
        <w:bottom w:val="none" w:sz="0" w:space="0" w:color="auto"/>
        <w:right w:val="none" w:sz="0" w:space="0" w:color="auto"/>
      </w:divBdr>
    </w:div>
    <w:div w:id="2146071933">
      <w:bodyDiv w:val="1"/>
      <w:marLeft w:val="0"/>
      <w:marRight w:val="0"/>
      <w:marTop w:val="0"/>
      <w:marBottom w:val="0"/>
      <w:divBdr>
        <w:top w:val="none" w:sz="0" w:space="0" w:color="auto"/>
        <w:left w:val="none" w:sz="0" w:space="0" w:color="auto"/>
        <w:bottom w:val="none" w:sz="0" w:space="0" w:color="auto"/>
        <w:right w:val="none" w:sz="0" w:space="0" w:color="auto"/>
      </w:divBdr>
    </w:div>
    <w:div w:id="2147162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microsoft.com/office/2018/08/relationships/commentsExtensible" Target="commentsExtensible.xml"/><Relationship Id="rId42" Type="http://schemas.openxmlformats.org/officeDocument/2006/relationships/image" Target="media/image14.png"/><Relationship Id="rId63" Type="http://schemas.openxmlformats.org/officeDocument/2006/relationships/image" Target="media/image27.png"/><Relationship Id="rId84" Type="http://schemas.openxmlformats.org/officeDocument/2006/relationships/image" Target="media/image40.png"/><Relationship Id="rId138" Type="http://schemas.openxmlformats.org/officeDocument/2006/relationships/image" Target="media/image71.png"/><Relationship Id="rId159" Type="http://schemas.openxmlformats.org/officeDocument/2006/relationships/image" Target="media/image83.png"/><Relationship Id="rId170" Type="http://schemas.openxmlformats.org/officeDocument/2006/relationships/chart" Target="charts/chart57.xml"/><Relationship Id="rId191" Type="http://schemas.openxmlformats.org/officeDocument/2006/relationships/image" Target="media/image97.png"/><Relationship Id="rId107" Type="http://schemas.microsoft.com/office/2007/relationships/hdphoto" Target="media/hdphoto3.wdp"/><Relationship Id="rId11" Type="http://schemas.openxmlformats.org/officeDocument/2006/relationships/image" Target="media/image3.png"/><Relationship Id="rId32" Type="http://schemas.openxmlformats.org/officeDocument/2006/relationships/chart" Target="charts/chart7.xml"/><Relationship Id="rId53" Type="http://schemas.openxmlformats.org/officeDocument/2006/relationships/image" Target="media/image15.png"/><Relationship Id="rId74" Type="http://schemas.openxmlformats.org/officeDocument/2006/relationships/image" Target="media/image36.png"/><Relationship Id="rId128" Type="http://schemas.openxmlformats.org/officeDocument/2006/relationships/chart" Target="charts/chart40.xml"/><Relationship Id="rId149" Type="http://schemas.openxmlformats.org/officeDocument/2006/relationships/chart" Target="charts/chart45.xml"/><Relationship Id="rId5" Type="http://schemas.openxmlformats.org/officeDocument/2006/relationships/webSettings" Target="webSettings.xml"/><Relationship Id="rId95" Type="http://schemas.openxmlformats.org/officeDocument/2006/relationships/image" Target="media/image46.png"/><Relationship Id="rId160" Type="http://schemas.openxmlformats.org/officeDocument/2006/relationships/chart" Target="charts/chart50.xml"/><Relationship Id="rId181" Type="http://schemas.microsoft.com/office/2007/relationships/hdphoto" Target="media/hdphoto7.wdp"/><Relationship Id="rId22" Type="http://schemas.openxmlformats.org/officeDocument/2006/relationships/chart" Target="charts/chart5.xml"/><Relationship Id="rId43" Type="http://schemas.openxmlformats.org/officeDocument/2006/relationships/chart" Target="charts/chart16.xml"/><Relationship Id="rId64" Type="http://schemas.openxmlformats.org/officeDocument/2006/relationships/image" Target="media/image28.png"/><Relationship Id="rId118" Type="http://schemas.openxmlformats.org/officeDocument/2006/relationships/image" Target="media/image58.png"/><Relationship Id="rId139" Type="http://schemas.openxmlformats.org/officeDocument/2006/relationships/image" Target="media/image72.png"/><Relationship Id="rId85" Type="http://schemas.openxmlformats.org/officeDocument/2006/relationships/chart" Target="charts/chart27.xml"/><Relationship Id="rId150" Type="http://schemas.openxmlformats.org/officeDocument/2006/relationships/image" Target="media/image78.png"/><Relationship Id="rId171" Type="http://schemas.openxmlformats.org/officeDocument/2006/relationships/chart" Target="charts/chart58.xml"/><Relationship Id="rId192" Type="http://schemas.openxmlformats.org/officeDocument/2006/relationships/image" Target="media/image98.png"/><Relationship Id="rId12" Type="http://schemas.openxmlformats.org/officeDocument/2006/relationships/chart" Target="charts/chart1.xml"/><Relationship Id="rId33" Type="http://schemas.openxmlformats.org/officeDocument/2006/relationships/chart" Target="charts/chart8.xml"/><Relationship Id="rId108" Type="http://schemas.openxmlformats.org/officeDocument/2006/relationships/image" Target="media/image51.png"/><Relationship Id="rId129" Type="http://schemas.openxmlformats.org/officeDocument/2006/relationships/image" Target="media/image62.png"/><Relationship Id="rId54" Type="http://schemas.openxmlformats.org/officeDocument/2006/relationships/image" Target="media/image16.png"/><Relationship Id="rId75" Type="http://schemas.openxmlformats.org/officeDocument/2006/relationships/image" Target="media/image37.png"/><Relationship Id="rId96" Type="http://schemas.openxmlformats.org/officeDocument/2006/relationships/chart" Target="charts/chart30.xml"/><Relationship Id="rId140" Type="http://schemas.openxmlformats.org/officeDocument/2006/relationships/image" Target="media/image73.png"/><Relationship Id="rId161" Type="http://schemas.openxmlformats.org/officeDocument/2006/relationships/image" Target="media/image84.png"/><Relationship Id="rId182" Type="http://schemas.openxmlformats.org/officeDocument/2006/relationships/image" Target="media/image88.png"/><Relationship Id="rId6" Type="http://schemas.openxmlformats.org/officeDocument/2006/relationships/footnotes" Target="footnotes.xml"/><Relationship Id="rId23" Type="http://schemas.openxmlformats.org/officeDocument/2006/relationships/image" Target="media/image6.png"/><Relationship Id="rId119" Type="http://schemas.openxmlformats.org/officeDocument/2006/relationships/image" Target="media/image59.png"/><Relationship Id="rId44" Type="http://schemas.openxmlformats.org/officeDocument/2006/relationships/chart" Target="charts/chart17.xml"/><Relationship Id="rId65" Type="http://schemas.openxmlformats.org/officeDocument/2006/relationships/image" Target="media/image21.png"/><Relationship Id="rId86" Type="http://schemas.openxmlformats.org/officeDocument/2006/relationships/image" Target="media/image330.png"/><Relationship Id="rId130" Type="http://schemas.openxmlformats.org/officeDocument/2006/relationships/image" Target="media/image63.png"/><Relationship Id="rId151" Type="http://schemas.openxmlformats.org/officeDocument/2006/relationships/chart" Target="charts/chart46.xml"/><Relationship Id="rId172" Type="http://schemas.openxmlformats.org/officeDocument/2006/relationships/chart" Target="charts/chart59.xml"/><Relationship Id="rId13" Type="http://schemas.openxmlformats.org/officeDocument/2006/relationships/chart" Target="charts/chart2.xml"/><Relationship Id="rId109" Type="http://schemas.microsoft.com/office/2007/relationships/hdphoto" Target="media/hdphoto4.wdp"/><Relationship Id="rId34" Type="http://schemas.openxmlformats.org/officeDocument/2006/relationships/chart" Target="charts/chart9.xml"/><Relationship Id="rId55" Type="http://schemas.openxmlformats.org/officeDocument/2006/relationships/image" Target="media/image17.png"/><Relationship Id="rId76" Type="http://schemas.openxmlformats.org/officeDocument/2006/relationships/image" Target="media/image38.png"/><Relationship Id="rId97" Type="http://schemas.openxmlformats.org/officeDocument/2006/relationships/chart" Target="charts/chart31.xml"/><Relationship Id="rId120" Type="http://schemas.openxmlformats.org/officeDocument/2006/relationships/image" Target="media/image60.emf"/><Relationship Id="rId141" Type="http://schemas.openxmlformats.org/officeDocument/2006/relationships/image" Target="media/image74.png"/><Relationship Id="rId7" Type="http://schemas.openxmlformats.org/officeDocument/2006/relationships/endnotes" Target="endnotes.xml"/><Relationship Id="rId71" Type="http://schemas.openxmlformats.org/officeDocument/2006/relationships/image" Target="media/image33.png"/><Relationship Id="rId92" Type="http://schemas.openxmlformats.org/officeDocument/2006/relationships/chart" Target="charts/chart28.xml"/><Relationship Id="rId162" Type="http://schemas.openxmlformats.org/officeDocument/2006/relationships/image" Target="media/image85.png"/><Relationship Id="rId183" Type="http://schemas.openxmlformats.org/officeDocument/2006/relationships/image" Target="media/image89.emf"/><Relationship Id="rId239" Type="http://schemas.openxmlformats.org/officeDocument/2006/relationships/image" Target="media/image96.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7.png"/><Relationship Id="rId40" Type="http://schemas.openxmlformats.org/officeDocument/2006/relationships/chart" Target="charts/chart15.xml"/><Relationship Id="rId45" Type="http://schemas.openxmlformats.org/officeDocument/2006/relationships/chart" Target="charts/chart18.xml"/><Relationship Id="rId66" Type="http://schemas.openxmlformats.org/officeDocument/2006/relationships/image" Target="media/image22.png"/><Relationship Id="rId87" Type="http://schemas.openxmlformats.org/officeDocument/2006/relationships/image" Target="media/image340.png"/><Relationship Id="rId110" Type="http://schemas.openxmlformats.org/officeDocument/2006/relationships/image" Target="media/image52.png"/><Relationship Id="rId115" Type="http://schemas.openxmlformats.org/officeDocument/2006/relationships/image" Target="media/image55.png"/><Relationship Id="rId131" Type="http://schemas.openxmlformats.org/officeDocument/2006/relationships/image" Target="media/image64.png"/><Relationship Id="rId136" Type="http://schemas.openxmlformats.org/officeDocument/2006/relationships/image" Target="media/image69.png"/><Relationship Id="rId157" Type="http://schemas.openxmlformats.org/officeDocument/2006/relationships/chart" Target="charts/chart48.xml"/><Relationship Id="rId178" Type="http://schemas.openxmlformats.org/officeDocument/2006/relationships/chart" Target="charts/chart65.xml"/><Relationship Id="rId61" Type="http://schemas.openxmlformats.org/officeDocument/2006/relationships/image" Target="media/image25.png"/><Relationship Id="rId82" Type="http://schemas.openxmlformats.org/officeDocument/2006/relationships/image" Target="media/image380.png"/><Relationship Id="rId152" Type="http://schemas.openxmlformats.org/officeDocument/2006/relationships/image" Target="media/image79.png"/><Relationship Id="rId173" Type="http://schemas.openxmlformats.org/officeDocument/2006/relationships/chart" Target="charts/chart60.xml"/><Relationship Id="rId19" Type="http://schemas.microsoft.com/office/2011/relationships/commentsExtended" Target="commentsExtended.xml"/><Relationship Id="rId240" Type="http://schemas.openxmlformats.org/officeDocument/2006/relationships/footer" Target="footer1.xml"/><Relationship Id="rId14" Type="http://schemas.openxmlformats.org/officeDocument/2006/relationships/chart" Target="charts/chart3.xml"/><Relationship Id="rId30" Type="http://schemas.openxmlformats.org/officeDocument/2006/relationships/image" Target="media/image12.png"/><Relationship Id="rId35" Type="http://schemas.openxmlformats.org/officeDocument/2006/relationships/chart" Target="charts/chart10.xml"/><Relationship Id="rId56" Type="http://schemas.openxmlformats.org/officeDocument/2006/relationships/image" Target="media/image18.png"/><Relationship Id="rId77" Type="http://schemas.openxmlformats.org/officeDocument/2006/relationships/image" Target="media/image39.png"/><Relationship Id="rId100" Type="http://schemas.openxmlformats.org/officeDocument/2006/relationships/chart" Target="charts/chart34.xml"/><Relationship Id="rId105" Type="http://schemas.microsoft.com/office/2007/relationships/hdphoto" Target="media/hdphoto2.wdp"/><Relationship Id="rId126" Type="http://schemas.openxmlformats.org/officeDocument/2006/relationships/chart" Target="charts/chart38.xml"/><Relationship Id="rId147" Type="http://schemas.openxmlformats.org/officeDocument/2006/relationships/chart" Target="charts/chart43.xml"/><Relationship Id="rId168" Type="http://schemas.openxmlformats.org/officeDocument/2006/relationships/chart" Target="charts/chart55.xml"/><Relationship Id="rId8" Type="http://schemas.openxmlformats.org/officeDocument/2006/relationships/image" Target="media/image1.png"/><Relationship Id="rId51" Type="http://schemas.openxmlformats.org/officeDocument/2006/relationships/chart" Target="charts/chart24.xml"/><Relationship Id="rId72" Type="http://schemas.openxmlformats.org/officeDocument/2006/relationships/image" Target="media/image34.png"/><Relationship Id="rId93" Type="http://schemas.openxmlformats.org/officeDocument/2006/relationships/chart" Target="charts/chart29.xml"/><Relationship Id="rId98" Type="http://schemas.openxmlformats.org/officeDocument/2006/relationships/chart" Target="charts/chart32.xml"/><Relationship Id="rId121" Type="http://schemas.openxmlformats.org/officeDocument/2006/relationships/image" Target="media/image61.png"/><Relationship Id="rId142" Type="http://schemas.openxmlformats.org/officeDocument/2006/relationships/image" Target="media/image75.emf"/><Relationship Id="rId163" Type="http://schemas.openxmlformats.org/officeDocument/2006/relationships/chart" Target="charts/chart51.xml"/><Relationship Id="rId184" Type="http://schemas.openxmlformats.org/officeDocument/2006/relationships/image" Target="media/image90.emf"/><Relationship Id="rId189" Type="http://schemas.openxmlformats.org/officeDocument/2006/relationships/image" Target="media/image95.emf"/><Relationship Id="rId3" Type="http://schemas.openxmlformats.org/officeDocument/2006/relationships/styles" Target="styles.xml"/><Relationship Id="rId25" Type="http://schemas.openxmlformats.org/officeDocument/2006/relationships/hyperlink" Target="https://eces.org.eg/en/eces-team/" TargetMode="External"/><Relationship Id="rId46" Type="http://schemas.openxmlformats.org/officeDocument/2006/relationships/chart" Target="charts/chart19.xml"/><Relationship Id="rId67" Type="http://schemas.openxmlformats.org/officeDocument/2006/relationships/image" Target="media/image29.png"/><Relationship Id="rId116" Type="http://schemas.openxmlformats.org/officeDocument/2006/relationships/image" Target="media/image56.png"/><Relationship Id="rId137" Type="http://schemas.openxmlformats.org/officeDocument/2006/relationships/image" Target="media/image70.png"/><Relationship Id="rId158" Type="http://schemas.openxmlformats.org/officeDocument/2006/relationships/chart" Target="charts/chart49.xml"/><Relationship Id="rId20" Type="http://schemas.microsoft.com/office/2016/09/relationships/commentsIds" Target="commentsIds.xml"/><Relationship Id="rId41" Type="http://schemas.openxmlformats.org/officeDocument/2006/relationships/image" Target="media/image13.png"/><Relationship Id="rId62" Type="http://schemas.openxmlformats.org/officeDocument/2006/relationships/image" Target="media/image26.png"/><Relationship Id="rId83" Type="http://schemas.openxmlformats.org/officeDocument/2006/relationships/image" Target="media/image390.png"/><Relationship Id="rId88" Type="http://schemas.openxmlformats.org/officeDocument/2006/relationships/image" Target="media/image41.png"/><Relationship Id="rId111" Type="http://schemas.microsoft.com/office/2007/relationships/hdphoto" Target="media/hdphoto5.wdp"/><Relationship Id="rId132" Type="http://schemas.openxmlformats.org/officeDocument/2006/relationships/image" Target="media/image65.png"/><Relationship Id="rId153" Type="http://schemas.openxmlformats.org/officeDocument/2006/relationships/image" Target="media/image80.png"/><Relationship Id="rId174" Type="http://schemas.openxmlformats.org/officeDocument/2006/relationships/chart" Target="charts/chart61.xml"/><Relationship Id="rId179" Type="http://schemas.openxmlformats.org/officeDocument/2006/relationships/chart" Target="charts/chart66.xml"/><Relationship Id="rId190" Type="http://schemas.openxmlformats.org/officeDocument/2006/relationships/image" Target="media/image96.emf"/><Relationship Id="rId241" Type="http://schemas.openxmlformats.org/officeDocument/2006/relationships/fontTable" Target="fontTable.xml"/><Relationship Id="rId15" Type="http://schemas.openxmlformats.org/officeDocument/2006/relationships/chart" Target="charts/chart4.xml"/><Relationship Id="rId36" Type="http://schemas.openxmlformats.org/officeDocument/2006/relationships/chart" Target="charts/chart11.xml"/><Relationship Id="rId57" Type="http://schemas.openxmlformats.org/officeDocument/2006/relationships/image" Target="media/image19.png"/><Relationship Id="rId106" Type="http://schemas.openxmlformats.org/officeDocument/2006/relationships/image" Target="media/image50.png"/><Relationship Id="rId127" Type="http://schemas.openxmlformats.org/officeDocument/2006/relationships/chart" Target="charts/chart39.xml"/><Relationship Id="rId10" Type="http://schemas.openxmlformats.org/officeDocument/2006/relationships/hyperlink" Target="https://www.cibeg.com/" TargetMode="External"/><Relationship Id="rId31" Type="http://schemas.openxmlformats.org/officeDocument/2006/relationships/chart" Target="charts/chart6.xml"/><Relationship Id="rId52" Type="http://schemas.openxmlformats.org/officeDocument/2006/relationships/chart" Target="charts/chart25.xml"/><Relationship Id="rId73" Type="http://schemas.openxmlformats.org/officeDocument/2006/relationships/image" Target="media/image35.png"/><Relationship Id="rId78" Type="http://schemas.openxmlformats.org/officeDocument/2006/relationships/chart" Target="charts/chart26.xml"/><Relationship Id="rId94" Type="http://schemas.openxmlformats.org/officeDocument/2006/relationships/image" Target="media/image45.png"/><Relationship Id="rId99" Type="http://schemas.openxmlformats.org/officeDocument/2006/relationships/chart" Target="charts/chart33.xml"/><Relationship Id="rId101" Type="http://schemas.openxmlformats.org/officeDocument/2006/relationships/image" Target="media/image47.emf"/><Relationship Id="rId122" Type="http://schemas.openxmlformats.org/officeDocument/2006/relationships/chart" Target="charts/chart35.xml"/><Relationship Id="rId143" Type="http://schemas.openxmlformats.org/officeDocument/2006/relationships/image" Target="media/image76.emf"/><Relationship Id="rId148" Type="http://schemas.openxmlformats.org/officeDocument/2006/relationships/chart" Target="charts/chart44.xml"/><Relationship Id="rId164" Type="http://schemas.openxmlformats.org/officeDocument/2006/relationships/chart" Target="charts/chart52.xml"/><Relationship Id="rId169" Type="http://schemas.openxmlformats.org/officeDocument/2006/relationships/chart" Target="charts/chart56.xml"/><Relationship Id="rId185" Type="http://schemas.openxmlformats.org/officeDocument/2006/relationships/image" Target="media/image91.e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87.png"/><Relationship Id="rId26" Type="http://schemas.openxmlformats.org/officeDocument/2006/relationships/image" Target="media/image8.png"/><Relationship Id="rId47" Type="http://schemas.openxmlformats.org/officeDocument/2006/relationships/chart" Target="charts/chart20.xml"/><Relationship Id="rId68" Type="http://schemas.openxmlformats.org/officeDocument/2006/relationships/image" Target="media/image30.png"/><Relationship Id="rId89" Type="http://schemas.openxmlformats.org/officeDocument/2006/relationships/image" Target="media/image42.png"/><Relationship Id="rId112" Type="http://schemas.openxmlformats.org/officeDocument/2006/relationships/image" Target="media/image53.png"/><Relationship Id="rId133" Type="http://schemas.openxmlformats.org/officeDocument/2006/relationships/image" Target="media/image66.png"/><Relationship Id="rId154" Type="http://schemas.openxmlformats.org/officeDocument/2006/relationships/image" Target="media/image81.png"/><Relationship Id="rId175" Type="http://schemas.openxmlformats.org/officeDocument/2006/relationships/chart" Target="charts/chart62.xml"/><Relationship Id="rId16" Type="http://schemas.openxmlformats.org/officeDocument/2006/relationships/image" Target="media/image4.png"/><Relationship Id="rId242" Type="http://schemas.microsoft.com/office/2011/relationships/people" Target="people.xml"/><Relationship Id="rId37" Type="http://schemas.openxmlformats.org/officeDocument/2006/relationships/chart" Target="charts/chart12.xml"/><Relationship Id="rId58" Type="http://schemas.openxmlformats.org/officeDocument/2006/relationships/image" Target="media/image20.png"/><Relationship Id="rId79" Type="http://schemas.openxmlformats.org/officeDocument/2006/relationships/image" Target="media/image350.png"/><Relationship Id="rId102" Type="http://schemas.openxmlformats.org/officeDocument/2006/relationships/image" Target="media/image48.png"/><Relationship Id="rId123" Type="http://schemas.openxmlformats.org/officeDocument/2006/relationships/chart" Target="charts/chart36.xml"/><Relationship Id="rId144" Type="http://schemas.openxmlformats.org/officeDocument/2006/relationships/image" Target="media/image77.png"/><Relationship Id="rId90" Type="http://schemas.openxmlformats.org/officeDocument/2006/relationships/image" Target="media/image43.png"/><Relationship Id="rId165" Type="http://schemas.openxmlformats.org/officeDocument/2006/relationships/image" Target="media/image86.png"/><Relationship Id="rId186" Type="http://schemas.openxmlformats.org/officeDocument/2006/relationships/image" Target="media/image92.emf"/><Relationship Id="rId27" Type="http://schemas.openxmlformats.org/officeDocument/2006/relationships/image" Target="media/image9.png"/><Relationship Id="rId48" Type="http://schemas.openxmlformats.org/officeDocument/2006/relationships/chart" Target="charts/chart21.xml"/><Relationship Id="rId69" Type="http://schemas.openxmlformats.org/officeDocument/2006/relationships/image" Target="media/image31.png"/><Relationship Id="rId113" Type="http://schemas.microsoft.com/office/2007/relationships/hdphoto" Target="media/hdphoto6.wdp"/><Relationship Id="rId134" Type="http://schemas.openxmlformats.org/officeDocument/2006/relationships/image" Target="media/image67.png"/><Relationship Id="rId80" Type="http://schemas.openxmlformats.org/officeDocument/2006/relationships/image" Target="media/image360.png"/><Relationship Id="rId155" Type="http://schemas.openxmlformats.org/officeDocument/2006/relationships/image" Target="media/image82.png"/><Relationship Id="rId176" Type="http://schemas.openxmlformats.org/officeDocument/2006/relationships/chart" Target="charts/chart63.xml"/><Relationship Id="rId243" Type="http://schemas.openxmlformats.org/officeDocument/2006/relationships/theme" Target="theme/theme1.xml"/><Relationship Id="rId17" Type="http://schemas.openxmlformats.org/officeDocument/2006/relationships/image" Target="media/image5.png"/><Relationship Id="rId38" Type="http://schemas.openxmlformats.org/officeDocument/2006/relationships/chart" Target="charts/chart13.xml"/><Relationship Id="rId59" Type="http://schemas.openxmlformats.org/officeDocument/2006/relationships/image" Target="media/image23.png"/><Relationship Id="rId103" Type="http://schemas.microsoft.com/office/2007/relationships/hdphoto" Target="media/hdphoto1.wdp"/><Relationship Id="rId124" Type="http://schemas.openxmlformats.org/officeDocument/2006/relationships/image" Target="media/image580.png"/><Relationship Id="rId70" Type="http://schemas.openxmlformats.org/officeDocument/2006/relationships/image" Target="media/image32.png"/><Relationship Id="rId91" Type="http://schemas.openxmlformats.org/officeDocument/2006/relationships/image" Target="media/image44.png"/><Relationship Id="rId145" Type="http://schemas.openxmlformats.org/officeDocument/2006/relationships/chart" Target="charts/chart41.xml"/><Relationship Id="rId166" Type="http://schemas.openxmlformats.org/officeDocument/2006/relationships/chart" Target="charts/chart53.xml"/><Relationship Id="rId187" Type="http://schemas.openxmlformats.org/officeDocument/2006/relationships/image" Target="media/image93.emf"/><Relationship Id="rId1" Type="http://schemas.openxmlformats.org/officeDocument/2006/relationships/customXml" Target="../customXml/item1.xml"/><Relationship Id="rId28" Type="http://schemas.openxmlformats.org/officeDocument/2006/relationships/image" Target="media/image10.png"/><Relationship Id="rId49" Type="http://schemas.openxmlformats.org/officeDocument/2006/relationships/chart" Target="charts/chart22.xml"/><Relationship Id="rId114" Type="http://schemas.openxmlformats.org/officeDocument/2006/relationships/image" Target="media/image54.png"/><Relationship Id="rId60" Type="http://schemas.openxmlformats.org/officeDocument/2006/relationships/image" Target="media/image24.png"/><Relationship Id="rId81" Type="http://schemas.openxmlformats.org/officeDocument/2006/relationships/image" Target="media/image370.png"/><Relationship Id="rId135" Type="http://schemas.openxmlformats.org/officeDocument/2006/relationships/image" Target="media/image68.png"/><Relationship Id="rId156" Type="http://schemas.openxmlformats.org/officeDocument/2006/relationships/chart" Target="charts/chart47.xml"/><Relationship Id="rId177" Type="http://schemas.openxmlformats.org/officeDocument/2006/relationships/chart" Target="charts/chart64.xml"/><Relationship Id="rId18" Type="http://schemas.openxmlformats.org/officeDocument/2006/relationships/comments" Target="comments.xml"/><Relationship Id="rId39" Type="http://schemas.openxmlformats.org/officeDocument/2006/relationships/chart" Target="charts/chart14.xml"/><Relationship Id="rId50" Type="http://schemas.openxmlformats.org/officeDocument/2006/relationships/chart" Target="charts/chart23.xml"/><Relationship Id="rId104" Type="http://schemas.openxmlformats.org/officeDocument/2006/relationships/image" Target="media/image49.png"/><Relationship Id="rId125" Type="http://schemas.openxmlformats.org/officeDocument/2006/relationships/chart" Target="charts/chart37.xml"/><Relationship Id="rId146" Type="http://schemas.openxmlformats.org/officeDocument/2006/relationships/chart" Target="charts/chart42.xml"/><Relationship Id="rId167" Type="http://schemas.openxmlformats.org/officeDocument/2006/relationships/chart" Target="charts/chart54.xml"/><Relationship Id="rId188" Type="http://schemas.openxmlformats.org/officeDocument/2006/relationships/image" Target="media/image94.emf"/></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D:\ECES\Website%20Content\BB\BB75\charts%20for%20excutive%20BB75.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D:\ECES\Website%20Content\BB\BB74\charts%20for%20excutive%20BB.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D:\ECES\Website%20Content\BB\BB75\charts%20for%20excutive%20BB75.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D:\ECES\Website%20Content\BB\BB74\charts%20for%20excutive%20BB.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D:\ECES\Website%20Content\BB\BB74\BB%202Business%20Constraints%20-%20Gov.%20Priorities%20-%20Policy%20Expectations%20(2).xlsx" TargetMode="External"/><Relationship Id="rId2" Type="http://schemas.microsoft.com/office/2011/relationships/chartColorStyle" Target="colors1.xml"/><Relationship Id="rId1" Type="http://schemas.microsoft.com/office/2011/relationships/chartStyle" Target="style1.xml"/></Relationships>
</file>

<file path=word/charts/_rels/chart6.xml.rels><?xml version="1.0" encoding="UTF-8" standalone="yes"?>
<Relationships xmlns="http://schemas.openxmlformats.org/package/2006/relationships"><Relationship Id="rId2" Type="http://schemas.openxmlformats.org/officeDocument/2006/relationships/oleObject" Target="file:///D:\ECES\Website%20Content\BB\BB%20Datasheets\BB%200%20Overview%20Graphs%20Datasheet%20-%20Ar%20&amp;%20En.xlsx" TargetMode="External"/><Relationship Id="rId1" Type="http://schemas.openxmlformats.org/officeDocument/2006/relationships/themeOverride" Target="../theme/themeOverride2.xml"/></Relationships>
</file>

<file path=word/charts/_rels/chart7.xml.rels><?xml version="1.0" encoding="UTF-8" standalone="yes"?>
<Relationships xmlns="http://schemas.openxmlformats.org/package/2006/relationships"><Relationship Id="rId2" Type="http://schemas.openxmlformats.org/officeDocument/2006/relationships/oleObject" Target="file:///D:\ECES\Website%20Content\BB\BB%20Datasheets\BB%200%20Overview%20Graphs%20Datasheet%20-%20Ar%20&amp;%20En.xlsx" TargetMode="External"/><Relationship Id="rId1" Type="http://schemas.openxmlformats.org/officeDocument/2006/relationships/themeOverride" Target="../theme/themeOverride3.xm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D:\ECES\Website%20Content\BB\BB%20Datasheets\BB%200%20Overview%20Graphs%20Datasheet%20-%20Ar%20&amp;%20En.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ECES\Website%20Content\BB\BB%20Datasheets\BB%200%20Overview%20Graphs%20Datasheet%20-%20Ar%20&amp;%20En.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ECES\Website%20Content\BB\BB%20Datasheets\BB%200%20Overview%20Graphs%20Datasheet%20-%20Ar%20&amp;%20En.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D:\ECES\Website%20Content\BB\BB%20Datasheets\BB%200%20Overview%20Graphs%20Datasheet%20-%20Ar%20&amp;%20En.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D:\ECES\Website%20Content\BB\BB75\BB%201%20Index%20Datasheet%20-%20Ar%20En(4)(9)Q2-2023%20-%20Copy.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D:\ECES\Website%20Content\BB\BB74\BB%201%20Index%20Datasheet%20-%20Ar%20En(4)(9)Q2-2023%20-%20Copy.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D:\ECES\Website%20Content\BB\BB75\BB%201%20Index%20Datasheet%20-%20Ar%20En(4)(9)Q2-2023%20-%20Copy.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D:\ECES\Website%20Content\BB\BB74\BB%201%20Index%20Datasheet%20-%20Ar%20En(4)(9)Q2-2023%20-%20Copy.xlsx" TargetMode="External"/></Relationships>
</file>

<file path=word/charts/_rels/chart16.xml.rels><?xml version="1.0" encoding="UTF-8" standalone="yes"?>
<Relationships xmlns="http://schemas.openxmlformats.org/package/2006/relationships"><Relationship Id="rId2" Type="http://schemas.openxmlformats.org/officeDocument/2006/relationships/oleObject" Target="file:///D:\ECES\Website%20Content\BB\BB74\BB%201%20Index%20Datasheet%20-%20Ar%20En(4)(9)Q2-2023%20-%20Copy.xlsx" TargetMode="External"/><Relationship Id="rId1" Type="http://schemas.openxmlformats.org/officeDocument/2006/relationships/themeOverride" Target="../theme/themeOverride8.xm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D:\ECES\Website%20Content\BB\BB75\BB%201%20Index%20Datasheet%20-%20Ar%20En(4)(9)Q2-2023%20-%20Copy.xlsx" TargetMode="External"/></Relationships>
</file>

<file path=word/charts/_rels/chart18.xml.rels><?xml version="1.0" encoding="UTF-8" standalone="yes"?>
<Relationships xmlns="http://schemas.openxmlformats.org/package/2006/relationships"><Relationship Id="rId2" Type="http://schemas.openxmlformats.org/officeDocument/2006/relationships/oleObject" Target="file:///D:\ECES\Website%20Content\BB\BB75\BB%201%20Index%20Datasheet%20-%20Ar%20En(4)(9)Q2-2023%20-%20Copy.xlsx" TargetMode="External"/><Relationship Id="rId1" Type="http://schemas.openxmlformats.org/officeDocument/2006/relationships/themeOverride" Target="../theme/themeOverride10.xml"/></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D:\ECES\Website%20Content\BB\BB74\BB%201%20Index%20Datasheet%20-%20Ar%20En(4)(9)Q2-2023%20-%20Copy.xlsx" TargetMode="External"/></Relationships>
</file>

<file path=word/charts/_rels/chart20.xml.rels><?xml version="1.0" encoding="UTF-8" standalone="yes"?>
<Relationships xmlns="http://schemas.openxmlformats.org/package/2006/relationships"><Relationship Id="rId2" Type="http://schemas.openxmlformats.org/officeDocument/2006/relationships/oleObject" Target="file:///D:\ECES\Website%20Content\BB\BB74\BB%201%20Index%20Datasheet%20-%20Ar%20En(4)(9)Q2-2023%20-%20Copy.xlsx" TargetMode="External"/><Relationship Id="rId1" Type="http://schemas.openxmlformats.org/officeDocument/2006/relationships/themeOverride" Target="../theme/themeOverride12.xml"/></Relationships>
</file>

<file path=word/charts/_rels/chart21.xml.rels><?xml version="1.0" encoding="UTF-8" standalone="yes"?>
<Relationships xmlns="http://schemas.openxmlformats.org/package/2006/relationships"><Relationship Id="rId2" Type="http://schemas.openxmlformats.org/officeDocument/2006/relationships/oleObject" Target="file:///D:\ECES\Website%20Content\BB\BB75\BB%201%20Index%20Datasheet%20-%20Ar%20En(4)(9)Q2-2023%20-%20Copy.xlsx" TargetMode="External"/><Relationship Id="rId1" Type="http://schemas.openxmlformats.org/officeDocument/2006/relationships/themeOverride" Target="../theme/themeOverride13.xml"/></Relationships>
</file>

<file path=word/charts/_rels/chart22.xml.rels><?xml version="1.0" encoding="UTF-8" standalone="yes"?>
<Relationships xmlns="http://schemas.openxmlformats.org/package/2006/relationships"><Relationship Id="rId2" Type="http://schemas.openxmlformats.org/officeDocument/2006/relationships/oleObject" Target="file:///D:\ECES\Website%20Content\BB\BB74\BB%201%20Index%20Datasheet%20-%20Ar%20En(4)(9)Q2-2023%20-%20Copy.xlsx" TargetMode="External"/><Relationship Id="rId1" Type="http://schemas.openxmlformats.org/officeDocument/2006/relationships/themeOverride" Target="../theme/themeOverride14.xml"/></Relationships>
</file>

<file path=word/charts/_rels/chart23.xml.rels><?xml version="1.0" encoding="UTF-8" standalone="yes"?>
<Relationships xmlns="http://schemas.openxmlformats.org/package/2006/relationships"><Relationship Id="rId2" Type="http://schemas.openxmlformats.org/officeDocument/2006/relationships/oleObject" Target="file:///D:\ECES\Website%20Content\BB\BB75\BB%201%20Index%20Datasheet%20-%20Ar%20En(4)(9)Q2-2023%20-%20Copy.xlsx" TargetMode="External"/><Relationship Id="rId1" Type="http://schemas.openxmlformats.org/officeDocument/2006/relationships/themeOverride" Target="../theme/themeOverride15.xml"/></Relationships>
</file>

<file path=word/charts/_rels/chart24.xml.rels><?xml version="1.0" encoding="UTF-8" standalone="yes"?>
<Relationships xmlns="http://schemas.openxmlformats.org/package/2006/relationships"><Relationship Id="rId1" Type="http://schemas.openxmlformats.org/officeDocument/2006/relationships/oleObject" Target="file:///D:\ECES\Website%20Content\BB\BB75\BB%201%20Index%20Datasheet%20-%20Ar%20En(4)(9)Q2-2023%20-%20Copy.xlsx"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file:///D:\ECES\Website%20Content\BB\BB74\BB%201%20Index%20Datasheet%20-%20Ar%20En(4)(9)Q2-2023%20-%20Copy.xlsx" TargetMode="External"/></Relationships>
</file>

<file path=word/charts/_rels/chart26.xml.rels><?xml version="1.0" encoding="UTF-8" standalone="yes"?>
<Relationships xmlns="http://schemas.openxmlformats.org/package/2006/relationships"><Relationship Id="rId3" Type="http://schemas.openxmlformats.org/officeDocument/2006/relationships/oleObject" Target="file:///D:\ECES\Website%20Content\BB\BB75\BB%201%20Index%20Datasheet%20-%20Ar%20En(4)(9)Q2-2023%20-%20Copy.xlsx" TargetMode="External"/><Relationship Id="rId2" Type="http://schemas.microsoft.com/office/2011/relationships/chartColorStyle" Target="colors8.xml"/><Relationship Id="rId1" Type="http://schemas.microsoft.com/office/2011/relationships/chartStyle" Target="style8.xml"/></Relationships>
</file>

<file path=word/charts/_rels/chart27.xml.rels><?xml version="1.0" encoding="UTF-8" standalone="yes"?>
<Relationships xmlns="http://schemas.openxmlformats.org/package/2006/relationships"><Relationship Id="rId3" Type="http://schemas.openxmlformats.org/officeDocument/2006/relationships/oleObject" Target="file:///D:\ECES\Website%20Content\BB\BB74\BB%201%20Index%20Datasheet%20-%20Ar%20En(4)(9)Q2-2023%20-%20Copy.xlsx" TargetMode="External"/><Relationship Id="rId2" Type="http://schemas.microsoft.com/office/2011/relationships/chartColorStyle" Target="colors9.xml"/><Relationship Id="rId1" Type="http://schemas.microsoft.com/office/2011/relationships/chartStyle" Target="style9.xml"/></Relationships>
</file>

<file path=word/charts/_rels/chart28.xml.rels><?xml version="1.0" encoding="UTF-8" standalone="yes"?>
<Relationships xmlns="http://schemas.openxmlformats.org/package/2006/relationships"><Relationship Id="rId3" Type="http://schemas.openxmlformats.org/officeDocument/2006/relationships/oleObject" Target="file:///D:\ECES\Website%20Content\BB\BB74\BB%201%20Index%20Datasheet%20-%20Ar%20En(4)(9)Q2-2023%20-%20Copy.xlsx" TargetMode="External"/><Relationship Id="rId2" Type="http://schemas.microsoft.com/office/2011/relationships/chartColorStyle" Target="colors10.xml"/><Relationship Id="rId1" Type="http://schemas.microsoft.com/office/2011/relationships/chartStyle" Target="style10.xml"/></Relationships>
</file>

<file path=word/charts/_rels/chart29.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D:\ECES\Website%20Content\BB\BB75\BB%202Business%20Constraints%20-%20Gov.%20Priorities%20-%20Policy%20Expectations%20(2).xlsx" TargetMode="External"/></Relationships>
</file>

<file path=word/charts/_rels/chart30.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D:\ECES\Website%20Content\BB\BB74\BB%202Business%20Constraints%20-%20Gov.%20Priorities%20-%20Policy%20Expectations%20(2).xlsx" TargetMode="External"/></Relationships>
</file>

<file path=word/charts/_rels/chart31.xml.rels><?xml version="1.0" encoding="UTF-8" standalone="yes"?>
<Relationships xmlns="http://schemas.openxmlformats.org/package/2006/relationships"><Relationship Id="rId1" Type="http://schemas.openxmlformats.org/officeDocument/2006/relationships/oleObject" Target="file:///D:\ECES\Website%20Content\BB\BB75\BB%202Business%20Constraints%20-%20Gov.%20Priorities%20-%20Policy%20Expectations%20(2).xlsx" TargetMode="External"/></Relationships>
</file>

<file path=word/charts/_rels/chart32.xml.rels><?xml version="1.0" encoding="UTF-8" standalone="yes"?>
<Relationships xmlns="http://schemas.openxmlformats.org/package/2006/relationships"><Relationship Id="rId1" Type="http://schemas.openxmlformats.org/officeDocument/2006/relationships/oleObject" Target="file:///D:\ECES\Website%20Content\BB\BB74\BB%202Business%20Constraints%20-%20Gov.%20Priorities%20-%20Policy%20Expectations%20(2).xlsx" TargetMode="External"/></Relationships>
</file>

<file path=word/charts/_rels/chart33.xml.rels><?xml version="1.0" encoding="UTF-8" standalone="yes"?>
<Relationships xmlns="http://schemas.openxmlformats.org/package/2006/relationships"><Relationship Id="rId1" Type="http://schemas.openxmlformats.org/officeDocument/2006/relationships/oleObject" Target="file:///D:\ECES\Website%20Content\BB\BB75\BB%202Business%20Constraints%20-%20Gov.%20Priorities%20-%20Policy%20Expectations%20(2).xlsx" TargetMode="External"/></Relationships>
</file>

<file path=word/charts/_rels/chart34.xml.rels><?xml version="1.0" encoding="UTF-8" standalone="yes"?>
<Relationships xmlns="http://schemas.openxmlformats.org/package/2006/relationships"><Relationship Id="rId1" Type="http://schemas.openxmlformats.org/officeDocument/2006/relationships/oleObject" Target="file:///D:\ECES\Website%20Content\BB\BB74\BB%202Business%20Constraints%20-%20Gov.%20Priorities%20-%20Policy%20Expectations%20(2).xlsx" TargetMode="External"/></Relationships>
</file>

<file path=word/charts/_rels/chart35.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D:\ECES\Website%20Content\BB\BB75\BB%202Business%20Constraints%20-%20Gov.%20Priorities%20-%20Policy%20Expectations%20(2).xlsx" TargetMode="External"/></Relationships>
</file>

<file path=word/charts/_rels/chart36.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D:\ECES\Website%20Content\BB\BB74\BB%202Business%20Constraints%20-%20Gov.%20Priorities%20-%20Policy%20Expectations%20(2).xlsx" TargetMode="External"/></Relationships>
</file>

<file path=word/charts/_rels/chart37.xml.rels><?xml version="1.0" encoding="UTF-8" standalone="yes"?>
<Relationships xmlns="http://schemas.openxmlformats.org/package/2006/relationships"><Relationship Id="rId1" Type="http://schemas.openxmlformats.org/officeDocument/2006/relationships/oleObject" Target="file:///D:\ECES\Website%20Content\BB\BB75\BB%202Business%20Constraints%20-%20Gov.%20Priorities%20-%20Policy%20Expectations%20(2).xlsx" TargetMode="External"/></Relationships>
</file>

<file path=word/charts/_rels/chart38.xml.rels><?xml version="1.0" encoding="UTF-8" standalone="yes"?>
<Relationships xmlns="http://schemas.openxmlformats.org/package/2006/relationships"><Relationship Id="rId1" Type="http://schemas.openxmlformats.org/officeDocument/2006/relationships/oleObject" Target="file:///D:\ECES\Website%20Content\BB\BB74\BB%202Business%20Constraints%20-%20Gov.%20Priorities%20-%20Policy%20Expectations%20(2).xlsx" TargetMode="External"/></Relationships>
</file>

<file path=word/charts/_rels/chart39.xml.rels><?xml version="1.0" encoding="UTF-8" standalone="yes"?>
<Relationships xmlns="http://schemas.openxmlformats.org/package/2006/relationships"><Relationship Id="rId1" Type="http://schemas.openxmlformats.org/officeDocument/2006/relationships/oleObject" Target="file:///D:\ECES\Website%20Content\BB\BB75\BB%202Business%20Constraints%20-%20Gov.%20Priorities%20-%20Policy%20Expectations%20(2).xlsx" TargetMode="External"/></Relationships>
</file>

<file path=word/charts/_rels/chart40.xml.rels><?xml version="1.0" encoding="UTF-8" standalone="yes"?>
<Relationships xmlns="http://schemas.openxmlformats.org/package/2006/relationships"><Relationship Id="rId1" Type="http://schemas.openxmlformats.org/officeDocument/2006/relationships/oleObject" Target="file:///D:\ECES\Website%20Content\BB\BB74\BB%202Business%20Constraints%20-%20Gov.%20Priorities%20-%20Policy%20Expectations%20(2).xlsx" TargetMode="External"/></Relationships>
</file>

<file path=word/charts/_rels/chart41.xml.rels><?xml version="1.0" encoding="UTF-8" standalone="yes"?>
<Relationships xmlns="http://schemas.openxmlformats.org/package/2006/relationships"><Relationship Id="rId3" Type="http://schemas.openxmlformats.org/officeDocument/2006/relationships/oleObject" Target="file:///D:\ECES\Website%20Content\BB\BB75\BB%202Business%20Constraints%20-%20Gov.%20Priorities%20-%20Policy%20Expectations%20(2).xlsx" TargetMode="External"/><Relationship Id="rId2" Type="http://schemas.microsoft.com/office/2011/relationships/chartColorStyle" Target="colors11.xml"/><Relationship Id="rId1" Type="http://schemas.microsoft.com/office/2011/relationships/chartStyle" Target="style11.xml"/></Relationships>
</file>

<file path=word/charts/_rels/chart42.xml.rels><?xml version="1.0" encoding="UTF-8" standalone="yes"?>
<Relationships xmlns="http://schemas.openxmlformats.org/package/2006/relationships"><Relationship Id="rId3" Type="http://schemas.openxmlformats.org/officeDocument/2006/relationships/oleObject" Target="file:///D:\ECES\Website%20Content\BB\BB74\BB%202Business%20Constraints%20-%20Gov.%20Priorities%20-%20Policy%20Expectations%20(2).xlsx" TargetMode="External"/><Relationship Id="rId2" Type="http://schemas.microsoft.com/office/2011/relationships/chartColorStyle" Target="colors12.xml"/><Relationship Id="rId1" Type="http://schemas.microsoft.com/office/2011/relationships/chartStyle" Target="style12.xml"/></Relationships>
</file>

<file path=word/charts/_rels/chart43.xml.rels><?xml version="1.0" encoding="UTF-8" standalone="yes"?>
<Relationships xmlns="http://schemas.openxmlformats.org/package/2006/relationships"><Relationship Id="rId3" Type="http://schemas.openxmlformats.org/officeDocument/2006/relationships/oleObject" Target="file:///D:\ECES\Website%20Content\BB\BB75\BB%203%20Past%20Performance%20Datasheet%20-%20Ar%20En-1(2)Q2-2023.xlsx" TargetMode="External"/><Relationship Id="rId2" Type="http://schemas.microsoft.com/office/2011/relationships/chartColorStyle" Target="colors13.xml"/><Relationship Id="rId1" Type="http://schemas.microsoft.com/office/2011/relationships/chartStyle" Target="style13.xml"/></Relationships>
</file>

<file path=word/charts/_rels/chart44.xml.rels><?xml version="1.0" encoding="UTF-8" standalone="yes"?>
<Relationships xmlns="http://schemas.openxmlformats.org/package/2006/relationships"><Relationship Id="rId3" Type="http://schemas.openxmlformats.org/officeDocument/2006/relationships/oleObject" Target="file:///D:\ECES\Website%20Content\BB\BB75\BB%203%20Past%20Performance%20Datasheet%20-%20Ar%20En-1(2)Q2-2023.xlsx" TargetMode="External"/><Relationship Id="rId2" Type="http://schemas.microsoft.com/office/2011/relationships/chartColorStyle" Target="colors14.xml"/><Relationship Id="rId1" Type="http://schemas.microsoft.com/office/2011/relationships/chartStyle" Target="style14.xml"/></Relationships>
</file>

<file path=word/charts/_rels/chart45.xml.rels><?xml version="1.0" encoding="UTF-8" standalone="yes"?>
<Relationships xmlns="http://schemas.openxmlformats.org/package/2006/relationships"><Relationship Id="rId3" Type="http://schemas.openxmlformats.org/officeDocument/2006/relationships/oleObject" Target="file:///D:\ECES\Website%20Content\BB\BB74\BB%203%20Past%20Performance%20Datasheet%20-%20Ar%20En-1(2)Q2-2023.xlsx" TargetMode="External"/><Relationship Id="rId2" Type="http://schemas.microsoft.com/office/2011/relationships/chartColorStyle" Target="colors15.xml"/><Relationship Id="rId1" Type="http://schemas.microsoft.com/office/2011/relationships/chartStyle" Target="style15.xml"/></Relationships>
</file>

<file path=word/charts/_rels/chart46.xml.rels><?xml version="1.0" encoding="UTF-8" standalone="yes"?>
<Relationships xmlns="http://schemas.openxmlformats.org/package/2006/relationships"><Relationship Id="rId3" Type="http://schemas.openxmlformats.org/officeDocument/2006/relationships/oleObject" Target="file:///D:\ECES\Website%20Content\BB\BB74\BB%203%20Past%20Performance%20Datasheet%20-%20Ar%20En-1(2)Q2-2023.xlsx" TargetMode="External"/><Relationship Id="rId2" Type="http://schemas.microsoft.com/office/2011/relationships/chartColorStyle" Target="colors16.xml"/><Relationship Id="rId1" Type="http://schemas.microsoft.com/office/2011/relationships/chartStyle" Target="style16.xml"/></Relationships>
</file>

<file path=word/charts/_rels/chart47.xml.rels><?xml version="1.0" encoding="UTF-8" standalone="yes"?>
<Relationships xmlns="http://schemas.openxmlformats.org/package/2006/relationships"><Relationship Id="rId3" Type="http://schemas.openxmlformats.org/officeDocument/2006/relationships/oleObject" Target="file:///D:\ECES\Website%20Content\BB\BB75\BB%203%20Past%20Performance%20Datasheet%20-%20Ar%20En-1(2)Q2-2023.xlsx" TargetMode="External"/><Relationship Id="rId2" Type="http://schemas.microsoft.com/office/2011/relationships/chartColorStyle" Target="colors17.xml"/><Relationship Id="rId1" Type="http://schemas.microsoft.com/office/2011/relationships/chartStyle" Target="style17.xml"/></Relationships>
</file>

<file path=word/charts/_rels/chart48.xml.rels><?xml version="1.0" encoding="UTF-8" standalone="yes"?>
<Relationships xmlns="http://schemas.openxmlformats.org/package/2006/relationships"><Relationship Id="rId3" Type="http://schemas.openxmlformats.org/officeDocument/2006/relationships/oleObject" Target="file:///D:\ECES\Website%20Content\BB\BB75\BB%203%20Past%20Performance%20Datasheet%20-%20Ar%20En-1(2)Q2-2023.xlsx" TargetMode="External"/><Relationship Id="rId2" Type="http://schemas.microsoft.com/office/2011/relationships/chartColorStyle" Target="colors18.xml"/><Relationship Id="rId1" Type="http://schemas.microsoft.com/office/2011/relationships/chartStyle" Target="style18.xml"/></Relationships>
</file>

<file path=word/charts/_rels/chart49.xml.rels><?xml version="1.0" encoding="UTF-8" standalone="yes"?>
<Relationships xmlns="http://schemas.openxmlformats.org/package/2006/relationships"><Relationship Id="rId3" Type="http://schemas.openxmlformats.org/officeDocument/2006/relationships/oleObject" Target="file:///D:\ECES\Website%20Content\BB\BB74\BB%203%20Past%20Performance%20Datasheet%20-%20Ar%20En-1(2)Q2-2023.xlsx" TargetMode="External"/><Relationship Id="rId2" Type="http://schemas.microsoft.com/office/2011/relationships/chartColorStyle" Target="colors19.xml"/><Relationship Id="rId1" Type="http://schemas.microsoft.com/office/2011/relationships/chartStyle" Target="style19.xml"/></Relationships>
</file>

<file path=word/charts/_rels/chart50.xml.rels><?xml version="1.0" encoding="UTF-8" standalone="yes"?>
<Relationships xmlns="http://schemas.openxmlformats.org/package/2006/relationships"><Relationship Id="rId3" Type="http://schemas.openxmlformats.org/officeDocument/2006/relationships/oleObject" Target="file:///D:\ECES\Website%20Content\BB\BB74\BB%203%20Past%20Performance%20Datasheet%20-%20Ar%20En-1(2)Q2-2023.xlsx" TargetMode="External"/><Relationship Id="rId2" Type="http://schemas.microsoft.com/office/2011/relationships/chartColorStyle" Target="colors20.xml"/><Relationship Id="rId1" Type="http://schemas.microsoft.com/office/2011/relationships/chartStyle" Target="style20.xml"/></Relationships>
</file>

<file path=word/charts/_rels/chart51.xml.rels><?xml version="1.0" encoding="UTF-8" standalone="yes"?>
<Relationships xmlns="http://schemas.openxmlformats.org/package/2006/relationships"><Relationship Id="rId3" Type="http://schemas.openxmlformats.org/officeDocument/2006/relationships/oleObject" Target="file:///D:\ECES\Website%20Content\BB\BB75\BB%203%20Past%20Performance%20Datasheet%20-%20Ar%20En-1(2)Q2-2023.xlsx" TargetMode="External"/><Relationship Id="rId2" Type="http://schemas.microsoft.com/office/2011/relationships/chartColorStyle" Target="colors21.xml"/><Relationship Id="rId1" Type="http://schemas.microsoft.com/office/2011/relationships/chartStyle" Target="style21.xml"/></Relationships>
</file>

<file path=word/charts/_rels/chart52.xml.rels><?xml version="1.0" encoding="UTF-8" standalone="yes"?>
<Relationships xmlns="http://schemas.openxmlformats.org/package/2006/relationships"><Relationship Id="rId3" Type="http://schemas.openxmlformats.org/officeDocument/2006/relationships/oleObject" Target="file:///D:\ECES\Website%20Content\BB\BB74\BB%203%20Past%20Performance%20Datasheet%20-%20Ar%20En-1(2)Q2-2023.xlsx" TargetMode="External"/><Relationship Id="rId2" Type="http://schemas.microsoft.com/office/2011/relationships/chartColorStyle" Target="colors22.xml"/><Relationship Id="rId1" Type="http://schemas.microsoft.com/office/2011/relationships/chartStyle" Target="style22.xml"/></Relationships>
</file>

<file path=word/charts/_rels/chart53.xml.rels><?xml version="1.0" encoding="UTF-8" standalone="yes"?>
<Relationships xmlns="http://schemas.openxmlformats.org/package/2006/relationships"><Relationship Id="rId3" Type="http://schemas.openxmlformats.org/officeDocument/2006/relationships/oleObject" Target="file:///D:\ECES\Website%20Content\BB\BB74\BB%203%20Past%20Performance%20Datasheet%20-%20Ar%20En-1(2)Q2-2023.xlsx" TargetMode="External"/><Relationship Id="rId2" Type="http://schemas.microsoft.com/office/2011/relationships/chartColorStyle" Target="colors23.xml"/><Relationship Id="rId1" Type="http://schemas.microsoft.com/office/2011/relationships/chartStyle" Target="style23.xml"/></Relationships>
</file>

<file path=word/charts/_rels/chart54.xml.rels><?xml version="1.0" encoding="UTF-8" standalone="yes"?>
<Relationships xmlns="http://schemas.openxmlformats.org/package/2006/relationships"><Relationship Id="rId3" Type="http://schemas.openxmlformats.org/officeDocument/2006/relationships/oleObject" Target="file:///D:\ECES\Website%20Content\BB\BB75\BB%203%20Past%20Performance%20Datasheet%20-%20Ar%20En-1(2)Q2-2023.xlsx" TargetMode="External"/><Relationship Id="rId2" Type="http://schemas.microsoft.com/office/2011/relationships/chartColorStyle" Target="colors24.xml"/><Relationship Id="rId1" Type="http://schemas.microsoft.com/office/2011/relationships/chartStyle" Target="style24.xml"/></Relationships>
</file>

<file path=word/charts/_rels/chart55.xml.rels><?xml version="1.0" encoding="UTF-8" standalone="yes"?>
<Relationships xmlns="http://schemas.openxmlformats.org/package/2006/relationships"><Relationship Id="rId3" Type="http://schemas.openxmlformats.org/officeDocument/2006/relationships/oleObject" Target="file:///D:\ECES\Website%20Content\BB\BB75\BB4%20Business%20Constraints%20-%20Gov.%20Priorities%20-%20Policy%20Expectations%20Datasheet%20-%20Ar%20En(4)Q2-2023.xlsx" TargetMode="External"/><Relationship Id="rId2" Type="http://schemas.microsoft.com/office/2011/relationships/chartColorStyle" Target="colors25.xml"/><Relationship Id="rId1" Type="http://schemas.microsoft.com/office/2011/relationships/chartStyle" Target="style25.xml"/></Relationships>
</file>

<file path=word/charts/_rels/chart56.xml.rels><?xml version="1.0" encoding="UTF-8" standalone="yes"?>
<Relationships xmlns="http://schemas.openxmlformats.org/package/2006/relationships"><Relationship Id="rId3" Type="http://schemas.openxmlformats.org/officeDocument/2006/relationships/oleObject" Target="file:///D:\ECES\Website%20Content\BB\BB74\BB4%20Business%20Constraints%20-%20Gov.%20Priorities%20-%20Policy%20Expectations%20Datasheet%20-%20Ar%20En(4)Q2-2023.xlsx" TargetMode="External"/><Relationship Id="rId2" Type="http://schemas.microsoft.com/office/2011/relationships/chartColorStyle" Target="colors26.xml"/><Relationship Id="rId1" Type="http://schemas.microsoft.com/office/2011/relationships/chartStyle" Target="style26.xml"/></Relationships>
</file>

<file path=word/charts/_rels/chart57.xml.rels><?xml version="1.0" encoding="UTF-8" standalone="yes"?>
<Relationships xmlns="http://schemas.openxmlformats.org/package/2006/relationships"><Relationship Id="rId3" Type="http://schemas.openxmlformats.org/officeDocument/2006/relationships/oleObject" Target="file:///D:\ECES\Website%20Content\BB\BB75\BB4%20Business%20Constraints%20-%20Gov.%20Priorities%20-%20Policy%20Expectations%20Datasheet%20-%20Ar%20En(4)Q2-2023.xlsx" TargetMode="External"/><Relationship Id="rId2" Type="http://schemas.microsoft.com/office/2011/relationships/chartColorStyle" Target="colors27.xml"/><Relationship Id="rId1" Type="http://schemas.microsoft.com/office/2011/relationships/chartStyle" Target="style27.xml"/></Relationships>
</file>

<file path=word/charts/_rels/chart58.xml.rels><?xml version="1.0" encoding="UTF-8" standalone="yes"?>
<Relationships xmlns="http://schemas.openxmlformats.org/package/2006/relationships"><Relationship Id="rId3" Type="http://schemas.openxmlformats.org/officeDocument/2006/relationships/oleObject" Target="file:///D:\ECES\Website%20Content\BB\BB74\BB4%20Business%20Constraints%20-%20Gov.%20Priorities%20-%20Policy%20Expectations%20Datasheet%20-%20Ar%20En(4)Q2-2023.xlsx" TargetMode="External"/><Relationship Id="rId2" Type="http://schemas.microsoft.com/office/2011/relationships/chartColorStyle" Target="colors28.xml"/><Relationship Id="rId1" Type="http://schemas.microsoft.com/office/2011/relationships/chartStyle" Target="style28.xml"/></Relationships>
</file>

<file path=word/charts/_rels/chart59.xml.rels><?xml version="1.0" encoding="UTF-8" standalone="yes"?>
<Relationships xmlns="http://schemas.openxmlformats.org/package/2006/relationships"><Relationship Id="rId3" Type="http://schemas.openxmlformats.org/officeDocument/2006/relationships/oleObject" Target="file:///D:\ECES\Website%20Content\BB\BB75\BB4%20Business%20Constraints%20-%20Gov.%20Priorities%20-%20Policy%20Expectations%20Datasheet%20-%20Ar%20En(4)Q2-2023.xlsx" TargetMode="External"/><Relationship Id="rId2" Type="http://schemas.microsoft.com/office/2011/relationships/chartColorStyle" Target="colors29.xml"/><Relationship Id="rId1" Type="http://schemas.microsoft.com/office/2011/relationships/chartStyle" Target="style29.xml"/></Relationships>
</file>

<file path=word/charts/_rels/chart60.xml.rels><?xml version="1.0" encoding="UTF-8" standalone="yes"?>
<Relationships xmlns="http://schemas.openxmlformats.org/package/2006/relationships"><Relationship Id="rId3" Type="http://schemas.openxmlformats.org/officeDocument/2006/relationships/oleObject" Target="file:///D:\ECES\Website%20Content\BB\BB75\BB4%20Business%20Constraints%20-%20Gov.%20Priorities%20-%20Policy%20Expectations%20Datasheet%20-%20Ar%20En(4)Q2-2023.xlsx" TargetMode="External"/><Relationship Id="rId2" Type="http://schemas.microsoft.com/office/2011/relationships/chartColorStyle" Target="colors30.xml"/><Relationship Id="rId1" Type="http://schemas.microsoft.com/office/2011/relationships/chartStyle" Target="style30.xml"/></Relationships>
</file>

<file path=word/charts/_rels/chart61.xml.rels><?xml version="1.0" encoding="UTF-8" standalone="yes"?>
<Relationships xmlns="http://schemas.openxmlformats.org/package/2006/relationships"><Relationship Id="rId3" Type="http://schemas.openxmlformats.org/officeDocument/2006/relationships/oleObject" Target="file:///D:\ECES\Website%20Content\BB\BB74\BB4%20Business%20Constraints%20-%20Gov.%20Priorities%20-%20Policy%20Expectations%20Datasheet%20-%20Ar%20En(4)Q2-2023.xlsx" TargetMode="External"/><Relationship Id="rId2" Type="http://schemas.microsoft.com/office/2011/relationships/chartColorStyle" Target="colors31.xml"/><Relationship Id="rId1" Type="http://schemas.microsoft.com/office/2011/relationships/chartStyle" Target="style31.xml"/></Relationships>
</file>

<file path=word/charts/_rels/chart62.xml.rels><?xml version="1.0" encoding="UTF-8" standalone="yes"?>
<Relationships xmlns="http://schemas.openxmlformats.org/package/2006/relationships"><Relationship Id="rId3" Type="http://schemas.openxmlformats.org/officeDocument/2006/relationships/oleObject" Target="file:///D:\ECES\Website%20Content\BB\BB74\BB4%20Business%20Constraints%20-%20Gov.%20Priorities%20-%20Policy%20Expectations%20Datasheet%20-%20Ar%20En(4)Q2-2023.xlsx" TargetMode="External"/><Relationship Id="rId2" Type="http://schemas.microsoft.com/office/2011/relationships/chartColorStyle" Target="colors32.xml"/><Relationship Id="rId1" Type="http://schemas.microsoft.com/office/2011/relationships/chartStyle" Target="style32.xml"/></Relationships>
</file>

<file path=word/charts/_rels/chart63.xml.rels><?xml version="1.0" encoding="UTF-8" standalone="yes"?>
<Relationships xmlns="http://schemas.openxmlformats.org/package/2006/relationships"><Relationship Id="rId3" Type="http://schemas.openxmlformats.org/officeDocument/2006/relationships/oleObject" Target="file:///D:\ECES\Website%20Content\BB\BB75\BB4%20Business%20Constraints%20-%20Gov.%20Priorities%20-%20Policy%20Expectations%20Datasheet%20-%20Ar%20En(4)Q2-2023.xlsx" TargetMode="External"/><Relationship Id="rId2" Type="http://schemas.microsoft.com/office/2011/relationships/chartColorStyle" Target="colors33.xml"/><Relationship Id="rId1" Type="http://schemas.microsoft.com/office/2011/relationships/chartStyle" Target="style33.xml"/></Relationships>
</file>

<file path=word/charts/_rels/chart64.xml.rels><?xml version="1.0" encoding="UTF-8" standalone="yes"?>
<Relationships xmlns="http://schemas.openxmlformats.org/package/2006/relationships"><Relationship Id="rId3" Type="http://schemas.openxmlformats.org/officeDocument/2006/relationships/oleObject" Target="file:///D:\ECES\Website%20Content\BB\BB75\BB4%20Business%20Constraints%20-%20Gov.%20Priorities%20-%20Policy%20Expectations%20Datasheet%20-%20Ar%20En(4)Q2-2023.xlsx" TargetMode="External"/><Relationship Id="rId2" Type="http://schemas.microsoft.com/office/2011/relationships/chartColorStyle" Target="colors34.xml"/><Relationship Id="rId1" Type="http://schemas.microsoft.com/office/2011/relationships/chartStyle" Target="style34.xml"/></Relationships>
</file>

<file path=word/charts/_rels/chart65.xml.rels><?xml version="1.0" encoding="UTF-8" standalone="yes"?>
<Relationships xmlns="http://schemas.openxmlformats.org/package/2006/relationships"><Relationship Id="rId3" Type="http://schemas.openxmlformats.org/officeDocument/2006/relationships/oleObject" Target="file:///D:\ECES\Website%20Content\BB\BB74\BB4%20Business%20Constraints%20-%20Gov.%20Priorities%20-%20Policy%20Expectations%20Datasheet%20-%20Ar%20En(4)Q2-2023.xlsx" TargetMode="External"/><Relationship Id="rId2" Type="http://schemas.microsoft.com/office/2011/relationships/chartColorStyle" Target="colors35.xml"/><Relationship Id="rId1" Type="http://schemas.microsoft.com/office/2011/relationships/chartStyle" Target="style35.xml"/></Relationships>
</file>

<file path=word/charts/_rels/chart66.xml.rels><?xml version="1.0" encoding="UTF-8" standalone="yes"?>
<Relationships xmlns="http://schemas.openxmlformats.org/package/2006/relationships"><Relationship Id="rId3" Type="http://schemas.openxmlformats.org/officeDocument/2006/relationships/oleObject" Target="file:///D:\ECES\Website%20Content\BB\BB74\BB4%20Business%20Constraints%20-%20Gov.%20Priorities%20-%20Policy%20Expectations%20Datasheet%20-%20Ar%20En(4)Q2-2023.xlsx" TargetMode="External"/><Relationship Id="rId2" Type="http://schemas.microsoft.com/office/2011/relationships/chartColorStyle" Target="colors36.xml"/><Relationship Id="rId1" Type="http://schemas.microsoft.com/office/2011/relationships/chartStyle" Target="style3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invertIfNegative val="0"/>
          <c:dPt>
            <c:idx val="0"/>
            <c:invertIfNegative val="0"/>
            <c:bubble3D val="0"/>
            <c:spPr>
              <a:solidFill>
                <a:srgbClr val="29C7FF"/>
              </a:solidFill>
            </c:spPr>
            <c:extLst>
              <c:ext xmlns:c16="http://schemas.microsoft.com/office/drawing/2014/chart" uri="{C3380CC4-5D6E-409C-BE32-E72D297353CC}">
                <c16:uniqueId val="{00000001-D5A1-4577-BA3A-9F65843DF213}"/>
              </c:ext>
            </c:extLst>
          </c:dPt>
          <c:dPt>
            <c:idx val="1"/>
            <c:invertIfNegative val="0"/>
            <c:bubble3D val="0"/>
            <c:spPr>
              <a:solidFill>
                <a:srgbClr val="29C7FF"/>
              </a:solidFill>
            </c:spPr>
            <c:extLst>
              <c:ext xmlns:c16="http://schemas.microsoft.com/office/drawing/2014/chart" uri="{C3380CC4-5D6E-409C-BE32-E72D297353CC}">
                <c16:uniqueId val="{00000003-D5A1-4577-BA3A-9F65843DF213}"/>
              </c:ext>
            </c:extLst>
          </c:dPt>
          <c:dPt>
            <c:idx val="2"/>
            <c:invertIfNegative val="0"/>
            <c:bubble3D val="0"/>
            <c:spPr>
              <a:solidFill>
                <a:srgbClr val="29C7FF"/>
              </a:solidFill>
            </c:spPr>
            <c:extLst>
              <c:ext xmlns:c16="http://schemas.microsoft.com/office/drawing/2014/chart" uri="{C3380CC4-5D6E-409C-BE32-E72D297353CC}">
                <c16:uniqueId val="{00000005-D5A1-4577-BA3A-9F65843DF213}"/>
              </c:ext>
            </c:extLst>
          </c:dPt>
          <c:dPt>
            <c:idx val="3"/>
            <c:invertIfNegative val="0"/>
            <c:bubble3D val="0"/>
            <c:spPr>
              <a:solidFill>
                <a:srgbClr val="8C8EF0"/>
              </a:solidFill>
            </c:spPr>
            <c:extLst>
              <c:ext xmlns:c16="http://schemas.microsoft.com/office/drawing/2014/chart" uri="{C3380CC4-5D6E-409C-BE32-E72D297353CC}">
                <c16:uniqueId val="{00000007-D5A1-4577-BA3A-9F65843DF213}"/>
              </c:ext>
            </c:extLst>
          </c:dPt>
          <c:dPt>
            <c:idx val="4"/>
            <c:invertIfNegative val="0"/>
            <c:bubble3D val="0"/>
            <c:spPr>
              <a:solidFill>
                <a:srgbClr val="8C8EF0"/>
              </a:solidFill>
            </c:spPr>
            <c:extLst>
              <c:ext xmlns:c16="http://schemas.microsoft.com/office/drawing/2014/chart" uri="{C3380CC4-5D6E-409C-BE32-E72D297353CC}">
                <c16:uniqueId val="{00000009-D5A1-4577-BA3A-9F65843DF213}"/>
              </c:ext>
            </c:extLst>
          </c:dPt>
          <c:dPt>
            <c:idx val="5"/>
            <c:invertIfNegative val="0"/>
            <c:bubble3D val="0"/>
            <c:spPr>
              <a:solidFill>
                <a:srgbClr val="8C8EF0"/>
              </a:solidFill>
            </c:spPr>
            <c:extLst>
              <c:ext xmlns:c16="http://schemas.microsoft.com/office/drawing/2014/chart" uri="{C3380CC4-5D6E-409C-BE32-E72D297353CC}">
                <c16:uniqueId val="{0000000B-D5A1-4577-BA3A-9F65843DF213}"/>
              </c:ext>
            </c:extLst>
          </c:dPt>
          <c:dLbls>
            <c:dLbl>
              <c:idx val="2"/>
              <c:spPr>
                <a:noFill/>
                <a:ln>
                  <a:noFill/>
                </a:ln>
                <a:effectLst/>
              </c:spPr>
              <c:txPr>
                <a:bodyPr rot="0" vert="horz"/>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D5A1-4577-BA3A-9F65843DF213}"/>
                </c:ext>
              </c:extLst>
            </c:dLbl>
            <c:spPr>
              <a:noFill/>
              <a:ln>
                <a:noFill/>
              </a:ln>
              <a:effectLst/>
            </c:spPr>
            <c:txPr>
              <a:bodyPr rot="0" vert="horz"/>
              <a:lstStyle/>
              <a:p>
                <a:pPr>
                  <a:defRPr>
                    <a:solidFill>
                      <a:srgbClr val="00B050"/>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multiLvlStrRef>
              <c:f>En!$C$28:$D$33</c:f>
              <c:multiLvlStrCache>
                <c:ptCount val="6"/>
                <c:lvl>
                  <c:pt idx="0">
                    <c:v>Apr - Jun 2025</c:v>
                  </c:pt>
                  <c:pt idx="1">
                    <c:v>Jan - Mar 2025</c:v>
                  </c:pt>
                  <c:pt idx="2">
                    <c:v>Apr - Jun 2024</c:v>
                  </c:pt>
                  <c:pt idx="3">
                    <c:v>Jul - Sep 2025</c:v>
                  </c:pt>
                  <c:pt idx="4">
                    <c:v>Apr - Jun 2025</c:v>
                  </c:pt>
                  <c:pt idx="5">
                    <c:v>Jul - Sep 2024</c:v>
                  </c:pt>
                </c:lvl>
                <c:lvl>
                  <c:pt idx="0">
                    <c:v>Performance</c:v>
                  </c:pt>
                  <c:pt idx="3">
                    <c:v>Outlook</c:v>
                  </c:pt>
                </c:lvl>
              </c:multiLvlStrCache>
            </c:multiLvlStrRef>
          </c:cat>
          <c:val>
            <c:numRef>
              <c:f>En!$E$28:$E$33</c:f>
              <c:numCache>
                <c:formatCode>0</c:formatCode>
                <c:ptCount val="6"/>
                <c:pt idx="0">
                  <c:v>51</c:v>
                </c:pt>
                <c:pt idx="1">
                  <c:v>57.684012094708315</c:v>
                </c:pt>
                <c:pt idx="2">
                  <c:v>45</c:v>
                </c:pt>
                <c:pt idx="3" formatCode="General">
                  <c:v>54</c:v>
                </c:pt>
                <c:pt idx="4" formatCode="General">
                  <c:v>55</c:v>
                </c:pt>
                <c:pt idx="5" formatCode="General">
                  <c:v>52</c:v>
                </c:pt>
              </c:numCache>
            </c:numRef>
          </c:val>
          <c:extLst>
            <c:ext xmlns:c16="http://schemas.microsoft.com/office/drawing/2014/chart" uri="{C3380CC4-5D6E-409C-BE32-E72D297353CC}">
              <c16:uniqueId val="{0000000C-D5A1-4577-BA3A-9F65843DF213}"/>
            </c:ext>
          </c:extLst>
        </c:ser>
        <c:dLbls>
          <c:showLegendKey val="0"/>
          <c:showVal val="0"/>
          <c:showCatName val="0"/>
          <c:showSerName val="0"/>
          <c:showPercent val="0"/>
          <c:showBubbleSize val="0"/>
        </c:dLbls>
        <c:gapWidth val="150"/>
        <c:axId val="1899759824"/>
        <c:axId val="1899763088"/>
      </c:barChart>
      <c:catAx>
        <c:axId val="1899759824"/>
        <c:scaling>
          <c:orientation val="minMax"/>
        </c:scaling>
        <c:delete val="0"/>
        <c:axPos val="b"/>
        <c:numFmt formatCode="General" sourceLinked="0"/>
        <c:majorTickMark val="out"/>
        <c:minorTickMark val="none"/>
        <c:tickLblPos val="nextTo"/>
        <c:spPr>
          <a:ln w="6350" cap="flat" cmpd="sng" algn="ctr">
            <a:solidFill>
              <a:schemeClr val="tx1"/>
            </a:solidFill>
            <a:prstDash val="solid"/>
            <a:round/>
          </a:ln>
        </c:spPr>
        <c:txPr>
          <a:bodyPr rot="-60000000" vert="horz"/>
          <a:lstStyle/>
          <a:p>
            <a:pPr>
              <a:defRPr/>
            </a:pPr>
            <a:endParaRPr lang="en-US"/>
          </a:p>
        </c:txPr>
        <c:crossAx val="1899763088"/>
        <c:crosses val="autoZero"/>
        <c:auto val="1"/>
        <c:lblAlgn val="ctr"/>
        <c:lblOffset val="100"/>
        <c:noMultiLvlLbl val="0"/>
      </c:catAx>
      <c:valAx>
        <c:axId val="1899763088"/>
        <c:scaling>
          <c:orientation val="minMax"/>
          <c:min val="40"/>
        </c:scaling>
        <c:delete val="0"/>
        <c:axPos val="l"/>
        <c:numFmt formatCode="0" sourceLinked="1"/>
        <c:majorTickMark val="out"/>
        <c:minorTickMark val="none"/>
        <c:tickLblPos val="nextTo"/>
        <c:spPr>
          <a:ln w="6350" cap="flat" cmpd="sng" algn="ctr">
            <a:solidFill>
              <a:schemeClr val="tx1"/>
            </a:solidFill>
            <a:prstDash val="solid"/>
            <a:round/>
          </a:ln>
        </c:spPr>
        <c:txPr>
          <a:bodyPr rot="-60000000" vert="horz"/>
          <a:lstStyle/>
          <a:p>
            <a:pPr>
              <a:defRPr/>
            </a:pPr>
            <a:endParaRPr lang="en-US"/>
          </a:p>
        </c:txPr>
        <c:crossAx val="1899759824"/>
        <c:crosses val="autoZero"/>
        <c:crossBetween val="between"/>
      </c:valAx>
    </c:plotArea>
    <c:plotVisOnly val="1"/>
    <c:dispBlanksAs val="gap"/>
    <c:showDLblsOverMax val="0"/>
    <c:extLst>
      <c:ext uri="{0b15fc19-7d7d-44ad-8c2d-2c3a37ce22c3}">
        <chartProps xmlns="https://web.wps.cn/et/2018/main" chartId="{a8bb3f75-33c6-46e7-a850-5430e71b2801}"/>
      </c:ext>
    </c:extLst>
  </c:chart>
  <c:spPr>
    <a:ln w="6350" cap="flat" cmpd="sng" algn="ctr">
      <a:noFill/>
      <a:prstDash val="solid"/>
      <a:round/>
    </a:ln>
  </c:spPr>
  <c:txPr>
    <a:bodyPr/>
    <a:lstStyle/>
    <a:p>
      <a:pPr>
        <a:defRPr lang="en-US" sz="600">
          <a:latin typeface="Sinkin Sans 800 Black" pitchFamily="50" charset="0"/>
          <a:cs typeface="Almarai Bold" pitchFamily="2" charset="-78"/>
        </a:defRPr>
      </a:pPr>
      <a:endParaRPr lang="en-US"/>
    </a:p>
  </c:txPr>
  <c:externalData r:id="rId2">
    <c:autoUpdate val="0"/>
  </c:externalData>
  <c:userShapes r:id="rId3"/>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invertIfNegative val="0"/>
          <c:dPt>
            <c:idx val="0"/>
            <c:invertIfNegative val="0"/>
            <c:bubble3D val="0"/>
            <c:spPr>
              <a:solidFill>
                <a:srgbClr val="29C7FF"/>
              </a:solidFill>
            </c:spPr>
            <c:extLst>
              <c:ext xmlns:c16="http://schemas.microsoft.com/office/drawing/2014/chart" uri="{C3380CC4-5D6E-409C-BE32-E72D297353CC}">
                <c16:uniqueId val="{00000001-DB2A-436C-BD1B-4351EACA5B33}"/>
              </c:ext>
            </c:extLst>
          </c:dPt>
          <c:dPt>
            <c:idx val="1"/>
            <c:invertIfNegative val="0"/>
            <c:bubble3D val="0"/>
            <c:spPr>
              <a:solidFill>
                <a:srgbClr val="29C7FF"/>
              </a:solidFill>
            </c:spPr>
            <c:extLst>
              <c:ext xmlns:c16="http://schemas.microsoft.com/office/drawing/2014/chart" uri="{C3380CC4-5D6E-409C-BE32-E72D297353CC}">
                <c16:uniqueId val="{00000003-DB2A-436C-BD1B-4351EACA5B33}"/>
              </c:ext>
            </c:extLst>
          </c:dPt>
          <c:dPt>
            <c:idx val="2"/>
            <c:invertIfNegative val="0"/>
            <c:bubble3D val="0"/>
            <c:spPr>
              <a:solidFill>
                <a:srgbClr val="29C7FF"/>
              </a:solidFill>
            </c:spPr>
            <c:extLst>
              <c:ext xmlns:c16="http://schemas.microsoft.com/office/drawing/2014/chart" uri="{C3380CC4-5D6E-409C-BE32-E72D297353CC}">
                <c16:uniqueId val="{00000005-DB2A-436C-BD1B-4351EACA5B33}"/>
              </c:ext>
            </c:extLst>
          </c:dPt>
          <c:dPt>
            <c:idx val="3"/>
            <c:invertIfNegative val="0"/>
            <c:bubble3D val="0"/>
            <c:spPr>
              <a:solidFill>
                <a:srgbClr val="8C8EF0"/>
              </a:solidFill>
            </c:spPr>
            <c:extLst>
              <c:ext xmlns:c16="http://schemas.microsoft.com/office/drawing/2014/chart" uri="{C3380CC4-5D6E-409C-BE32-E72D297353CC}">
                <c16:uniqueId val="{00000007-DB2A-436C-BD1B-4351EACA5B33}"/>
              </c:ext>
            </c:extLst>
          </c:dPt>
          <c:dPt>
            <c:idx val="4"/>
            <c:invertIfNegative val="0"/>
            <c:bubble3D val="0"/>
            <c:spPr>
              <a:solidFill>
                <a:srgbClr val="8C8EF0"/>
              </a:solidFill>
            </c:spPr>
            <c:extLst>
              <c:ext xmlns:c16="http://schemas.microsoft.com/office/drawing/2014/chart" uri="{C3380CC4-5D6E-409C-BE32-E72D297353CC}">
                <c16:uniqueId val="{00000009-DB2A-436C-BD1B-4351EACA5B33}"/>
              </c:ext>
            </c:extLst>
          </c:dPt>
          <c:dPt>
            <c:idx val="5"/>
            <c:invertIfNegative val="0"/>
            <c:bubble3D val="0"/>
            <c:spPr>
              <a:solidFill>
                <a:srgbClr val="8C8EF0"/>
              </a:solidFill>
            </c:spPr>
            <c:extLst>
              <c:ext xmlns:c16="http://schemas.microsoft.com/office/drawing/2014/chart" uri="{C3380CC4-5D6E-409C-BE32-E72D297353CC}">
                <c16:uniqueId val="{0000000B-DB2A-436C-BD1B-4351EACA5B33}"/>
              </c:ext>
            </c:extLst>
          </c:dPt>
          <c:dLbls>
            <c:spPr>
              <a:noFill/>
              <a:ln>
                <a:noFill/>
              </a:ln>
              <a:effectLst/>
            </c:spPr>
            <c:txPr>
              <a:bodyPr rot="0" vert="horz"/>
              <a:lstStyle/>
              <a:p>
                <a:pPr>
                  <a:defRPr>
                    <a:solidFill>
                      <a:srgbClr val="00B050"/>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multiLvlStrRef>
              <c:f>charts!$C$28:$D$33</c:f>
              <c:multiLvlStrCache>
                <c:ptCount val="6"/>
                <c:lvl>
                  <c:pt idx="0">
                    <c:v>Jan - Mar 2025</c:v>
                  </c:pt>
                  <c:pt idx="1">
                    <c:v>Oct - Dec 2024</c:v>
                  </c:pt>
                  <c:pt idx="2">
                    <c:v>Jan - Mar 2024</c:v>
                  </c:pt>
                  <c:pt idx="3">
                    <c:v>Apr - Jun 2025</c:v>
                  </c:pt>
                  <c:pt idx="4">
                    <c:v>Jan - Mar 2025</c:v>
                  </c:pt>
                  <c:pt idx="5">
                    <c:v>Apr - Jun 2024</c:v>
                  </c:pt>
                </c:lvl>
                <c:lvl>
                  <c:pt idx="0">
                    <c:v>Performance</c:v>
                  </c:pt>
                  <c:pt idx="3">
                    <c:v>Outlook</c:v>
                  </c:pt>
                </c:lvl>
              </c:multiLvlStrCache>
            </c:multiLvlStrRef>
          </c:cat>
          <c:val>
            <c:numRef>
              <c:f>charts!$E$28:$E$33</c:f>
              <c:numCache>
                <c:formatCode>0</c:formatCode>
                <c:ptCount val="6"/>
                <c:pt idx="0">
                  <c:v>57.684012094708315</c:v>
                </c:pt>
                <c:pt idx="1">
                  <c:v>51.046004584283324</c:v>
                </c:pt>
                <c:pt idx="2">
                  <c:v>51.872535391234663</c:v>
                </c:pt>
                <c:pt idx="3" formatCode="General">
                  <c:v>55</c:v>
                </c:pt>
                <c:pt idx="4" formatCode="General">
                  <c:v>57</c:v>
                </c:pt>
                <c:pt idx="5" formatCode="General">
                  <c:v>57</c:v>
                </c:pt>
              </c:numCache>
            </c:numRef>
          </c:val>
          <c:extLst>
            <c:ext xmlns:c16="http://schemas.microsoft.com/office/drawing/2014/chart" uri="{C3380CC4-5D6E-409C-BE32-E72D297353CC}">
              <c16:uniqueId val="{0000000C-DB2A-436C-BD1B-4351EACA5B33}"/>
            </c:ext>
          </c:extLst>
        </c:ser>
        <c:dLbls>
          <c:showLegendKey val="0"/>
          <c:showVal val="0"/>
          <c:showCatName val="0"/>
          <c:showSerName val="0"/>
          <c:showPercent val="0"/>
          <c:showBubbleSize val="0"/>
        </c:dLbls>
        <c:gapWidth val="150"/>
        <c:axId val="1899759824"/>
        <c:axId val="1899763088"/>
      </c:barChart>
      <c:catAx>
        <c:axId val="1899759824"/>
        <c:scaling>
          <c:orientation val="minMax"/>
        </c:scaling>
        <c:delete val="0"/>
        <c:axPos val="b"/>
        <c:numFmt formatCode="General" sourceLinked="0"/>
        <c:majorTickMark val="out"/>
        <c:minorTickMark val="none"/>
        <c:tickLblPos val="nextTo"/>
        <c:spPr>
          <a:ln w="6350" cap="flat" cmpd="sng" algn="ctr">
            <a:solidFill>
              <a:schemeClr val="tx1"/>
            </a:solidFill>
            <a:prstDash val="solid"/>
            <a:round/>
          </a:ln>
        </c:spPr>
        <c:txPr>
          <a:bodyPr rot="-60000000" vert="horz"/>
          <a:lstStyle/>
          <a:p>
            <a:pPr>
              <a:defRPr/>
            </a:pPr>
            <a:endParaRPr lang="en-US"/>
          </a:p>
        </c:txPr>
        <c:crossAx val="1899763088"/>
        <c:crosses val="autoZero"/>
        <c:auto val="1"/>
        <c:lblAlgn val="ctr"/>
        <c:lblOffset val="100"/>
        <c:noMultiLvlLbl val="0"/>
      </c:catAx>
      <c:valAx>
        <c:axId val="1899763088"/>
        <c:scaling>
          <c:orientation val="minMax"/>
          <c:min val="40"/>
        </c:scaling>
        <c:delete val="0"/>
        <c:axPos val="l"/>
        <c:numFmt formatCode="0" sourceLinked="1"/>
        <c:majorTickMark val="out"/>
        <c:minorTickMark val="none"/>
        <c:tickLblPos val="nextTo"/>
        <c:spPr>
          <a:ln w="6350" cap="flat" cmpd="sng" algn="ctr">
            <a:solidFill>
              <a:schemeClr val="tx1"/>
            </a:solidFill>
            <a:prstDash val="solid"/>
            <a:round/>
          </a:ln>
        </c:spPr>
        <c:txPr>
          <a:bodyPr rot="-60000000" vert="horz"/>
          <a:lstStyle/>
          <a:p>
            <a:pPr>
              <a:defRPr/>
            </a:pPr>
            <a:endParaRPr lang="en-US"/>
          </a:p>
        </c:txPr>
        <c:crossAx val="1899759824"/>
        <c:crosses val="autoZero"/>
        <c:crossBetween val="between"/>
      </c:valAx>
    </c:plotArea>
    <c:plotVisOnly val="1"/>
    <c:dispBlanksAs val="gap"/>
    <c:showDLblsOverMax val="0"/>
    <c:extLst>
      <c:ext uri="{0b15fc19-7d7d-44ad-8c2d-2c3a37ce22c3}">
        <chartProps xmlns="https://web.wps.cn/et/2018/main" chartId="{a8bb3f75-33c6-46e7-a850-5430e71b2801}"/>
      </c:ext>
    </c:extLst>
  </c:chart>
  <c:spPr>
    <a:ln w="6350" cap="flat" cmpd="sng" algn="ctr">
      <a:noFill/>
      <a:prstDash val="solid"/>
      <a:round/>
    </a:ln>
  </c:spPr>
  <c:txPr>
    <a:bodyPr/>
    <a:lstStyle/>
    <a:p>
      <a:pPr>
        <a:defRPr lang="en-US" sz="600">
          <a:latin typeface="Sinkin Sans 800 Black" pitchFamily="50" charset="0"/>
          <a:cs typeface="Almarai Bold" pitchFamily="2" charset="-78"/>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invertIfNegative val="0"/>
          <c:dPt>
            <c:idx val="3"/>
            <c:invertIfNegative val="0"/>
            <c:bubble3D val="0"/>
            <c:spPr>
              <a:solidFill>
                <a:schemeClr val="accent1">
                  <a:lumMod val="60000"/>
                  <a:lumOff val="40000"/>
                </a:schemeClr>
              </a:solidFill>
            </c:spPr>
            <c:extLst>
              <c:ext xmlns:c16="http://schemas.microsoft.com/office/drawing/2014/chart" uri="{C3380CC4-5D6E-409C-BE32-E72D297353CC}">
                <c16:uniqueId val="{00000001-0785-465C-B0A5-87C1C030B964}"/>
              </c:ext>
            </c:extLst>
          </c:dPt>
          <c:dPt>
            <c:idx val="4"/>
            <c:invertIfNegative val="0"/>
            <c:bubble3D val="0"/>
            <c:spPr>
              <a:solidFill>
                <a:schemeClr val="accent1">
                  <a:lumMod val="60000"/>
                  <a:lumOff val="40000"/>
                </a:schemeClr>
              </a:solidFill>
            </c:spPr>
            <c:extLst>
              <c:ext xmlns:c16="http://schemas.microsoft.com/office/drawing/2014/chart" uri="{C3380CC4-5D6E-409C-BE32-E72D297353CC}">
                <c16:uniqueId val="{00000003-0785-465C-B0A5-87C1C030B964}"/>
              </c:ext>
            </c:extLst>
          </c:dPt>
          <c:dPt>
            <c:idx val="5"/>
            <c:invertIfNegative val="0"/>
            <c:bubble3D val="0"/>
            <c:spPr>
              <a:solidFill>
                <a:schemeClr val="accent1">
                  <a:lumMod val="60000"/>
                  <a:lumOff val="40000"/>
                </a:schemeClr>
              </a:solidFill>
            </c:spPr>
            <c:extLst>
              <c:ext xmlns:c16="http://schemas.microsoft.com/office/drawing/2014/chart" uri="{C3380CC4-5D6E-409C-BE32-E72D297353CC}">
                <c16:uniqueId val="{00000005-0785-465C-B0A5-87C1C030B964}"/>
              </c:ext>
            </c:extLst>
          </c:dPt>
          <c:dLbls>
            <c:dLbl>
              <c:idx val="2"/>
              <c:spPr>
                <a:noFill/>
                <a:ln>
                  <a:noFill/>
                </a:ln>
                <a:effectLst/>
              </c:spPr>
              <c:txPr>
                <a:bodyPr rot="0" vert="horz"/>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7-0785-465C-B0A5-87C1C030B964}"/>
                </c:ext>
              </c:extLst>
            </c:dLbl>
            <c:dLbl>
              <c:idx val="4"/>
              <c:layout>
                <c:manualLayout>
                  <c:x val="3.8177046033284227E-7"/>
                  <c:y val="2.792058467957170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785-465C-B0A5-87C1C030B964}"/>
                </c:ext>
              </c:extLst>
            </c:dLbl>
            <c:dLbl>
              <c:idx val="5"/>
              <c:layout>
                <c:manualLayout>
                  <c:x val="3.8177046033284227E-7"/>
                  <c:y val="8.1152278097887092E-3"/>
                </c:manualLayout>
              </c:layout>
              <c:spPr>
                <a:noFill/>
                <a:ln>
                  <a:noFill/>
                </a:ln>
                <a:effectLst/>
              </c:spPr>
              <c:txPr>
                <a:bodyPr rot="0" vert="horz"/>
                <a:lstStyle/>
                <a:p>
                  <a:pPr>
                    <a:defRPr>
                      <a:solidFill>
                        <a:srgbClr val="EE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785-465C-B0A5-87C1C030B964}"/>
                </c:ext>
              </c:extLst>
            </c:dLbl>
            <c:spPr>
              <a:noFill/>
              <a:ln>
                <a:noFill/>
              </a:ln>
              <a:effectLst/>
            </c:spPr>
            <c:txPr>
              <a:bodyPr rot="0" vert="horz"/>
              <a:lstStyle/>
              <a:p>
                <a:pPr>
                  <a:defRPr>
                    <a:solidFill>
                      <a:srgbClr val="00B050"/>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multiLvlStrRef>
              <c:f>En!$C$36:$D$41</c:f>
              <c:multiLvlStrCache>
                <c:ptCount val="6"/>
                <c:lvl>
                  <c:pt idx="0">
                    <c:v>Apr - Jun 2025</c:v>
                  </c:pt>
                  <c:pt idx="1">
                    <c:v>Jan - Mar 2025</c:v>
                  </c:pt>
                  <c:pt idx="2">
                    <c:v>Apr - Jun 2024</c:v>
                  </c:pt>
                  <c:pt idx="3">
                    <c:v>Apr - Jun 2025</c:v>
                  </c:pt>
                  <c:pt idx="4">
                    <c:v>Jan - Mar 2025</c:v>
                  </c:pt>
                  <c:pt idx="5">
                    <c:v>Apr - Jun 2024</c:v>
                  </c:pt>
                </c:lvl>
                <c:lvl>
                  <c:pt idx="0">
                    <c:v>Large</c:v>
                  </c:pt>
                  <c:pt idx="3">
                    <c:v>SMEs</c:v>
                  </c:pt>
                </c:lvl>
              </c:multiLvlStrCache>
            </c:multiLvlStrRef>
          </c:cat>
          <c:val>
            <c:numRef>
              <c:f>En!$E$36:$E$41</c:f>
              <c:numCache>
                <c:formatCode>0</c:formatCode>
                <c:ptCount val="6"/>
                <c:pt idx="0" formatCode="General">
                  <c:v>52</c:v>
                </c:pt>
                <c:pt idx="1">
                  <c:v>58</c:v>
                </c:pt>
                <c:pt idx="2">
                  <c:v>45</c:v>
                </c:pt>
                <c:pt idx="3" formatCode="General">
                  <c:v>51</c:v>
                </c:pt>
                <c:pt idx="4" formatCode="General">
                  <c:v>57</c:v>
                </c:pt>
                <c:pt idx="5" formatCode="General">
                  <c:v>45</c:v>
                </c:pt>
              </c:numCache>
            </c:numRef>
          </c:val>
          <c:extLst>
            <c:ext xmlns:c16="http://schemas.microsoft.com/office/drawing/2014/chart" uri="{C3380CC4-5D6E-409C-BE32-E72D297353CC}">
              <c16:uniqueId val="{00000006-0785-465C-B0A5-87C1C030B964}"/>
            </c:ext>
          </c:extLst>
        </c:ser>
        <c:dLbls>
          <c:showLegendKey val="0"/>
          <c:showVal val="1"/>
          <c:showCatName val="0"/>
          <c:showSerName val="0"/>
          <c:showPercent val="0"/>
          <c:showBubbleSize val="0"/>
        </c:dLbls>
        <c:gapWidth val="150"/>
        <c:axId val="1899763632"/>
        <c:axId val="1454672688"/>
      </c:barChart>
      <c:catAx>
        <c:axId val="1899763632"/>
        <c:scaling>
          <c:orientation val="minMax"/>
        </c:scaling>
        <c:delete val="0"/>
        <c:axPos val="b"/>
        <c:numFmt formatCode="General" sourceLinked="0"/>
        <c:majorTickMark val="out"/>
        <c:minorTickMark val="none"/>
        <c:tickLblPos val="nextTo"/>
        <c:spPr>
          <a:ln w="6350" cap="flat" cmpd="sng" algn="ctr">
            <a:solidFill>
              <a:schemeClr val="tx1"/>
            </a:solidFill>
            <a:prstDash val="solid"/>
            <a:round/>
          </a:ln>
        </c:spPr>
        <c:txPr>
          <a:bodyPr rot="-60000000" vert="horz"/>
          <a:lstStyle/>
          <a:p>
            <a:pPr>
              <a:defRPr/>
            </a:pPr>
            <a:endParaRPr lang="en-US"/>
          </a:p>
        </c:txPr>
        <c:crossAx val="1454672688"/>
        <c:crosses val="autoZero"/>
        <c:auto val="1"/>
        <c:lblAlgn val="ctr"/>
        <c:lblOffset val="100"/>
        <c:noMultiLvlLbl val="0"/>
      </c:catAx>
      <c:valAx>
        <c:axId val="1454672688"/>
        <c:scaling>
          <c:orientation val="minMax"/>
          <c:min val="40"/>
        </c:scaling>
        <c:delete val="0"/>
        <c:axPos val="l"/>
        <c:numFmt formatCode="General" sourceLinked="1"/>
        <c:majorTickMark val="out"/>
        <c:minorTickMark val="none"/>
        <c:tickLblPos val="nextTo"/>
        <c:spPr>
          <a:ln w="6350" cap="flat" cmpd="sng" algn="ctr">
            <a:solidFill>
              <a:schemeClr val="tx1"/>
            </a:solidFill>
            <a:prstDash val="solid"/>
            <a:round/>
          </a:ln>
        </c:spPr>
        <c:txPr>
          <a:bodyPr rot="-60000000" vert="horz"/>
          <a:lstStyle/>
          <a:p>
            <a:pPr>
              <a:defRPr/>
            </a:pPr>
            <a:endParaRPr lang="en-US"/>
          </a:p>
        </c:txPr>
        <c:crossAx val="1899763632"/>
        <c:crosses val="autoZero"/>
        <c:crossBetween val="between"/>
      </c:valAx>
    </c:plotArea>
    <c:plotVisOnly val="1"/>
    <c:dispBlanksAs val="gap"/>
    <c:showDLblsOverMax val="0"/>
    <c:extLst>
      <c:ext uri="{0b15fc19-7d7d-44ad-8c2d-2c3a37ce22c3}">
        <chartProps xmlns="https://web.wps.cn/et/2018/main" chartId="{a481a364-0c69-42a5-8f7e-d57c1e6f5210}"/>
      </c:ext>
    </c:extLst>
  </c:chart>
  <c:spPr>
    <a:ln w="6350" cap="flat" cmpd="sng" algn="ctr">
      <a:noFill/>
      <a:prstDash val="solid"/>
      <a:round/>
    </a:ln>
  </c:spPr>
  <c:txPr>
    <a:bodyPr/>
    <a:lstStyle/>
    <a:p>
      <a:pPr>
        <a:defRPr lang="en-US" sz="600">
          <a:latin typeface="Sinkin Sans 800 Black" pitchFamily="50" charset="0"/>
          <a:cs typeface="Almarai Bold" pitchFamily="2" charset="-78"/>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invertIfNegative val="0"/>
          <c:dPt>
            <c:idx val="3"/>
            <c:invertIfNegative val="0"/>
            <c:bubble3D val="0"/>
            <c:spPr>
              <a:solidFill>
                <a:schemeClr val="accent1">
                  <a:lumMod val="60000"/>
                  <a:lumOff val="40000"/>
                </a:schemeClr>
              </a:solidFill>
            </c:spPr>
            <c:extLst>
              <c:ext xmlns:c16="http://schemas.microsoft.com/office/drawing/2014/chart" uri="{C3380CC4-5D6E-409C-BE32-E72D297353CC}">
                <c16:uniqueId val="{00000001-8AAD-4DAE-92F7-C9527BF0F2AA}"/>
              </c:ext>
            </c:extLst>
          </c:dPt>
          <c:dPt>
            <c:idx val="4"/>
            <c:invertIfNegative val="0"/>
            <c:bubble3D val="0"/>
            <c:spPr>
              <a:solidFill>
                <a:schemeClr val="accent1">
                  <a:lumMod val="60000"/>
                  <a:lumOff val="40000"/>
                </a:schemeClr>
              </a:solidFill>
            </c:spPr>
            <c:extLst>
              <c:ext xmlns:c16="http://schemas.microsoft.com/office/drawing/2014/chart" uri="{C3380CC4-5D6E-409C-BE32-E72D297353CC}">
                <c16:uniqueId val="{00000003-8AAD-4DAE-92F7-C9527BF0F2AA}"/>
              </c:ext>
            </c:extLst>
          </c:dPt>
          <c:dPt>
            <c:idx val="5"/>
            <c:invertIfNegative val="0"/>
            <c:bubble3D val="0"/>
            <c:spPr>
              <a:solidFill>
                <a:schemeClr val="accent1">
                  <a:lumMod val="60000"/>
                  <a:lumOff val="40000"/>
                </a:schemeClr>
              </a:solidFill>
            </c:spPr>
            <c:extLst>
              <c:ext xmlns:c16="http://schemas.microsoft.com/office/drawing/2014/chart" uri="{C3380CC4-5D6E-409C-BE32-E72D297353CC}">
                <c16:uniqueId val="{00000005-8AAD-4DAE-92F7-C9527BF0F2AA}"/>
              </c:ext>
            </c:extLst>
          </c:dPt>
          <c:dLbls>
            <c:dLbl>
              <c:idx val="4"/>
              <c:layout>
                <c:manualLayout>
                  <c:x val="3.635279661217998E-7"/>
                  <c:y val="4.2699013974604523E-2"/>
                </c:manualLayout>
              </c:layout>
              <c:spPr>
                <a:noFill/>
                <a:ln>
                  <a:noFill/>
                </a:ln>
                <a:effectLst/>
              </c:spPr>
              <c:txPr>
                <a:bodyPr rot="0" vert="horz"/>
                <a:lstStyle/>
                <a:p>
                  <a:pPr>
                    <a:defRPr>
                      <a:solidFill>
                        <a:srgbClr val="EE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AAD-4DAE-92F7-C9527BF0F2AA}"/>
                </c:ext>
              </c:extLst>
            </c:dLbl>
            <c:dLbl>
              <c:idx val="5"/>
              <c:layout>
                <c:manualLayout>
                  <c:x val="3.4550310435544801E-7"/>
                  <c:y val="3.74298190892077E-2"/>
                </c:manualLayout>
              </c:layout>
              <c:spPr>
                <a:noFill/>
                <a:ln>
                  <a:noFill/>
                </a:ln>
                <a:effectLst/>
              </c:spPr>
              <c:txPr>
                <a:bodyPr rot="0" vert="horz"/>
                <a:lstStyle/>
                <a:p>
                  <a:pPr>
                    <a:defRPr>
                      <a:solidFill>
                        <a:srgbClr val="EE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AAD-4DAE-92F7-C9527BF0F2AA}"/>
                </c:ext>
              </c:extLst>
            </c:dLbl>
            <c:spPr>
              <a:noFill/>
              <a:ln>
                <a:noFill/>
              </a:ln>
              <a:effectLst/>
            </c:spPr>
            <c:txPr>
              <a:bodyPr rot="0" vert="horz"/>
              <a:lstStyle/>
              <a:p>
                <a:pPr>
                  <a:defRPr>
                    <a:solidFill>
                      <a:srgbClr val="00B050"/>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multiLvlStrRef>
              <c:f>charts!$C$36:$D$41</c:f>
              <c:multiLvlStrCache>
                <c:ptCount val="6"/>
                <c:lvl>
                  <c:pt idx="0">
                    <c:v>Jan - Mar 2025</c:v>
                  </c:pt>
                  <c:pt idx="1">
                    <c:v>Oct - Dec 2024</c:v>
                  </c:pt>
                  <c:pt idx="2">
                    <c:v>Jan - Mar 2024</c:v>
                  </c:pt>
                  <c:pt idx="3">
                    <c:v>Jan - Mar 2025</c:v>
                  </c:pt>
                  <c:pt idx="4">
                    <c:v>Oct - Dec 2024</c:v>
                  </c:pt>
                  <c:pt idx="5">
                    <c:v>Jan - Mar 2024</c:v>
                  </c:pt>
                </c:lvl>
                <c:lvl>
                  <c:pt idx="0">
                    <c:v>Large</c:v>
                  </c:pt>
                  <c:pt idx="3">
                    <c:v>SMEs</c:v>
                  </c:pt>
                </c:lvl>
              </c:multiLvlStrCache>
            </c:multiLvlStrRef>
          </c:cat>
          <c:val>
            <c:numRef>
              <c:f>charts!$E$36:$E$41</c:f>
              <c:numCache>
                <c:formatCode>0</c:formatCode>
                <c:ptCount val="6"/>
                <c:pt idx="0">
                  <c:v>58</c:v>
                </c:pt>
                <c:pt idx="1">
                  <c:v>54</c:v>
                </c:pt>
                <c:pt idx="2">
                  <c:v>57</c:v>
                </c:pt>
                <c:pt idx="3" formatCode="General">
                  <c:v>57</c:v>
                </c:pt>
                <c:pt idx="4" formatCode="General">
                  <c:v>48</c:v>
                </c:pt>
                <c:pt idx="5" formatCode="General">
                  <c:v>47</c:v>
                </c:pt>
              </c:numCache>
            </c:numRef>
          </c:val>
          <c:extLst>
            <c:ext xmlns:c16="http://schemas.microsoft.com/office/drawing/2014/chart" uri="{C3380CC4-5D6E-409C-BE32-E72D297353CC}">
              <c16:uniqueId val="{00000006-8AAD-4DAE-92F7-C9527BF0F2AA}"/>
            </c:ext>
          </c:extLst>
        </c:ser>
        <c:dLbls>
          <c:showLegendKey val="0"/>
          <c:showVal val="1"/>
          <c:showCatName val="0"/>
          <c:showSerName val="0"/>
          <c:showPercent val="0"/>
          <c:showBubbleSize val="0"/>
        </c:dLbls>
        <c:gapWidth val="150"/>
        <c:axId val="1899763632"/>
        <c:axId val="1454672688"/>
      </c:barChart>
      <c:catAx>
        <c:axId val="1899763632"/>
        <c:scaling>
          <c:orientation val="minMax"/>
        </c:scaling>
        <c:delete val="0"/>
        <c:axPos val="b"/>
        <c:numFmt formatCode="General" sourceLinked="0"/>
        <c:majorTickMark val="out"/>
        <c:minorTickMark val="none"/>
        <c:tickLblPos val="nextTo"/>
        <c:spPr>
          <a:ln w="6350" cap="flat" cmpd="sng" algn="ctr">
            <a:solidFill>
              <a:schemeClr val="tx1"/>
            </a:solidFill>
            <a:prstDash val="solid"/>
            <a:round/>
          </a:ln>
        </c:spPr>
        <c:txPr>
          <a:bodyPr rot="-60000000" vert="horz"/>
          <a:lstStyle/>
          <a:p>
            <a:pPr>
              <a:defRPr/>
            </a:pPr>
            <a:endParaRPr lang="en-US"/>
          </a:p>
        </c:txPr>
        <c:crossAx val="1454672688"/>
        <c:crosses val="autoZero"/>
        <c:auto val="1"/>
        <c:lblAlgn val="ctr"/>
        <c:lblOffset val="100"/>
        <c:noMultiLvlLbl val="0"/>
      </c:catAx>
      <c:valAx>
        <c:axId val="1454672688"/>
        <c:scaling>
          <c:orientation val="minMax"/>
          <c:min val="40"/>
        </c:scaling>
        <c:delete val="0"/>
        <c:axPos val="l"/>
        <c:numFmt formatCode="0" sourceLinked="1"/>
        <c:majorTickMark val="out"/>
        <c:minorTickMark val="none"/>
        <c:tickLblPos val="nextTo"/>
        <c:spPr>
          <a:ln w="6350" cap="flat" cmpd="sng" algn="ctr">
            <a:solidFill>
              <a:schemeClr val="tx1"/>
            </a:solidFill>
            <a:prstDash val="solid"/>
            <a:round/>
          </a:ln>
        </c:spPr>
        <c:txPr>
          <a:bodyPr rot="-60000000" vert="horz"/>
          <a:lstStyle/>
          <a:p>
            <a:pPr>
              <a:defRPr/>
            </a:pPr>
            <a:endParaRPr lang="en-US"/>
          </a:p>
        </c:txPr>
        <c:crossAx val="1899763632"/>
        <c:crosses val="autoZero"/>
        <c:crossBetween val="between"/>
        <c:majorUnit val="5"/>
      </c:valAx>
    </c:plotArea>
    <c:plotVisOnly val="1"/>
    <c:dispBlanksAs val="gap"/>
    <c:showDLblsOverMax val="0"/>
    <c:extLst>
      <c:ext uri="{0b15fc19-7d7d-44ad-8c2d-2c3a37ce22c3}">
        <chartProps xmlns="https://web.wps.cn/et/2018/main" chartId="{a481a364-0c69-42a5-8f7e-d57c1e6f5210}"/>
      </c:ext>
    </c:extLst>
  </c:chart>
  <c:spPr>
    <a:ln w="6350" cap="flat" cmpd="sng" algn="ctr">
      <a:noFill/>
      <a:prstDash val="solid"/>
      <a:round/>
    </a:ln>
  </c:spPr>
  <c:txPr>
    <a:bodyPr/>
    <a:lstStyle/>
    <a:p>
      <a:pPr>
        <a:defRPr lang="en-US" sz="600">
          <a:latin typeface="Sinkin Sans 800 Black" pitchFamily="50" charset="0"/>
          <a:cs typeface="Almarai Bold" pitchFamily="2" charset="-78"/>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6283359001958604"/>
          <c:y val="0"/>
          <c:w val="0.59050537344550869"/>
          <c:h val="1"/>
        </c:manualLayout>
      </c:layout>
      <c:barChart>
        <c:barDir val="bar"/>
        <c:grouping val="clustered"/>
        <c:varyColors val="0"/>
        <c:ser>
          <c:idx val="2"/>
          <c:order val="0"/>
          <c:tx>
            <c:strRef>
              <c:f>'PExpections Fig 2-7 n'!$P$17</c:f>
              <c:strCache>
                <c:ptCount val="1"/>
                <c:pt idx="0">
                  <c:v>Decrease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accent3">
                        <a:lumMod val="75000"/>
                      </a:schemeClr>
                    </a:solidFill>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'PExpections Fig 2-7 n'!$S$18:$S$24</c:f>
              <c:strCache>
                <c:ptCount val="7"/>
                <c:pt idx="0">
                  <c:v>Interest rate</c:v>
                </c:pt>
                <c:pt idx="1">
                  <c:v>Exchange rate</c:v>
                </c:pt>
                <c:pt idx="2">
                  <c:v>Inflation rate</c:v>
                </c:pt>
                <c:pt idx="3">
                  <c:v>Custom fees</c:v>
                </c:pt>
                <c:pt idx="4">
                  <c:v>Power outage</c:v>
                </c:pt>
                <c:pt idx="5">
                  <c:v>Taxation rate</c:v>
                </c:pt>
                <c:pt idx="6">
                  <c:v>Energy, water and waste costs</c:v>
                </c:pt>
              </c:strCache>
            </c:strRef>
          </c:cat>
          <c:val>
            <c:numRef>
              <c:f>'PExpections Fig 2-7 n'!$P$18:$P$24</c:f>
              <c:numCache>
                <c:formatCode>0</c:formatCode>
                <c:ptCount val="7"/>
                <c:pt idx="0">
                  <c:v>64.166666666666671</c:v>
                </c:pt>
                <c:pt idx="1">
                  <c:v>6.666666666666667</c:v>
                </c:pt>
                <c:pt idx="2">
                  <c:v>5</c:v>
                </c:pt>
                <c:pt idx="3">
                  <c:v>0</c:v>
                </c:pt>
                <c:pt idx="4">
                  <c:v>80.672268907563023</c:v>
                </c:pt>
                <c:pt idx="5">
                  <c:v>0.83333333333333337</c:v>
                </c:pt>
                <c:pt idx="6">
                  <c:v>0</c:v>
                </c:pt>
              </c:numCache>
            </c:numRef>
          </c:val>
          <c:extLst>
            <c:ext xmlns:c16="http://schemas.microsoft.com/office/drawing/2014/chart" uri="{C3380CC4-5D6E-409C-BE32-E72D297353CC}">
              <c16:uniqueId val="{00000000-3CB3-4890-B999-48304548C990}"/>
            </c:ext>
          </c:extLst>
        </c:ser>
        <c:ser>
          <c:idx val="1"/>
          <c:order val="1"/>
          <c:tx>
            <c:strRef>
              <c:f>'PExpections Fig 2-7 n'!$Q$17</c:f>
              <c:strCache>
                <c:ptCount val="1"/>
                <c:pt idx="0">
                  <c:v>Stability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accent2">
                        <a:lumMod val="75000"/>
                      </a:schemeClr>
                    </a:solidFill>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'PExpections Fig 2-7 n'!$S$18:$S$24</c:f>
              <c:strCache>
                <c:ptCount val="7"/>
                <c:pt idx="0">
                  <c:v>Interest rate</c:v>
                </c:pt>
                <c:pt idx="1">
                  <c:v>Exchange rate</c:v>
                </c:pt>
                <c:pt idx="2">
                  <c:v>Inflation rate</c:v>
                </c:pt>
                <c:pt idx="3">
                  <c:v>Custom fees</c:v>
                </c:pt>
                <c:pt idx="4">
                  <c:v>Power outage</c:v>
                </c:pt>
                <c:pt idx="5">
                  <c:v>Taxation rate</c:v>
                </c:pt>
                <c:pt idx="6">
                  <c:v>Energy, water and waste costs</c:v>
                </c:pt>
              </c:strCache>
            </c:strRef>
          </c:cat>
          <c:val>
            <c:numRef>
              <c:f>'PExpections Fig 2-7 n'!$Q$18:$Q$24</c:f>
              <c:numCache>
                <c:formatCode>0</c:formatCode>
                <c:ptCount val="7"/>
                <c:pt idx="0">
                  <c:v>35.833333333333336</c:v>
                </c:pt>
                <c:pt idx="1">
                  <c:v>60</c:v>
                </c:pt>
                <c:pt idx="2">
                  <c:v>55.000000000000007</c:v>
                </c:pt>
                <c:pt idx="3">
                  <c:v>65</c:v>
                </c:pt>
                <c:pt idx="4">
                  <c:v>14.285714285714285</c:v>
                </c:pt>
                <c:pt idx="5">
                  <c:v>94.166666666666671</c:v>
                </c:pt>
                <c:pt idx="6">
                  <c:v>46.666666666666664</c:v>
                </c:pt>
              </c:numCache>
            </c:numRef>
          </c:val>
          <c:extLst>
            <c:ext xmlns:c16="http://schemas.microsoft.com/office/drawing/2014/chart" uri="{C3380CC4-5D6E-409C-BE32-E72D297353CC}">
              <c16:uniqueId val="{00000001-3CB3-4890-B999-48304548C990}"/>
            </c:ext>
          </c:extLst>
        </c:ser>
        <c:ser>
          <c:idx val="0"/>
          <c:order val="2"/>
          <c:tx>
            <c:strRef>
              <c:f>'PExpections Fig 2-7 n'!$R$17</c:f>
              <c:strCache>
                <c:ptCount val="1"/>
                <c:pt idx="0">
                  <c:v>Increase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accent1">
                        <a:lumMod val="75000"/>
                      </a:schemeClr>
                    </a:solidFill>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'PExpections Fig 2-7 n'!$S$18:$S$24</c:f>
              <c:strCache>
                <c:ptCount val="7"/>
                <c:pt idx="0">
                  <c:v>Interest rate</c:v>
                </c:pt>
                <c:pt idx="1">
                  <c:v>Exchange rate</c:v>
                </c:pt>
                <c:pt idx="2">
                  <c:v>Inflation rate</c:v>
                </c:pt>
                <c:pt idx="3">
                  <c:v>Custom fees</c:v>
                </c:pt>
                <c:pt idx="4">
                  <c:v>Power outage</c:v>
                </c:pt>
                <c:pt idx="5">
                  <c:v>Taxation rate</c:v>
                </c:pt>
                <c:pt idx="6">
                  <c:v>Energy, water and waste costs</c:v>
                </c:pt>
              </c:strCache>
            </c:strRef>
          </c:cat>
          <c:val>
            <c:numRef>
              <c:f>'PExpections Fig 2-7 n'!$R$18:$R$24</c:f>
              <c:numCache>
                <c:formatCode>0</c:formatCode>
                <c:ptCount val="7"/>
                <c:pt idx="0">
                  <c:v>0</c:v>
                </c:pt>
                <c:pt idx="1">
                  <c:v>33.333333333333329</c:v>
                </c:pt>
                <c:pt idx="2">
                  <c:v>40</c:v>
                </c:pt>
                <c:pt idx="3">
                  <c:v>35</c:v>
                </c:pt>
                <c:pt idx="4">
                  <c:v>5.0420168067226889</c:v>
                </c:pt>
                <c:pt idx="5">
                  <c:v>5</c:v>
                </c:pt>
                <c:pt idx="6">
                  <c:v>53.333333333333336</c:v>
                </c:pt>
              </c:numCache>
            </c:numRef>
          </c:val>
          <c:extLst>
            <c:ext xmlns:c16="http://schemas.microsoft.com/office/drawing/2014/chart" uri="{C3380CC4-5D6E-409C-BE32-E72D297353CC}">
              <c16:uniqueId val="{00000002-3CB3-4890-B999-48304548C990}"/>
            </c:ext>
          </c:extLst>
        </c:ser>
        <c:dLbls>
          <c:dLblPos val="outEnd"/>
          <c:showLegendKey val="0"/>
          <c:showVal val="1"/>
          <c:showCatName val="0"/>
          <c:showSerName val="0"/>
          <c:showPercent val="0"/>
          <c:showBubbleSize val="0"/>
        </c:dLbls>
        <c:gapWidth val="100"/>
        <c:axId val="532650624"/>
        <c:axId val="532655424"/>
      </c:barChart>
      <c:catAx>
        <c:axId val="532650624"/>
        <c:scaling>
          <c:orientation val="minMax"/>
        </c:scaling>
        <c:delete val="1"/>
        <c:axPos val="l"/>
        <c:numFmt formatCode="General" sourceLinked="1"/>
        <c:majorTickMark val="none"/>
        <c:minorTickMark val="none"/>
        <c:tickLblPos val="nextTo"/>
        <c:crossAx val="532655424"/>
        <c:crosses val="autoZero"/>
        <c:auto val="1"/>
        <c:lblAlgn val="ctr"/>
        <c:lblOffset val="100"/>
        <c:noMultiLvlLbl val="0"/>
      </c:catAx>
      <c:valAx>
        <c:axId val="532655424"/>
        <c:scaling>
          <c:orientation val="minMax"/>
          <c:max val="100"/>
        </c:scaling>
        <c:delete val="1"/>
        <c:axPos val="b"/>
        <c:numFmt formatCode="0" sourceLinked="1"/>
        <c:majorTickMark val="none"/>
        <c:minorTickMark val="none"/>
        <c:tickLblPos val="nextTo"/>
        <c:crossAx val="532650624"/>
        <c:crosses val="autoZero"/>
        <c:crossBetween val="between"/>
      </c:valAx>
      <c:spPr>
        <a:noFill/>
        <a:ln>
          <a:noFill/>
        </a:ln>
        <a:effectLst/>
      </c:spPr>
    </c:plotArea>
    <c:legend>
      <c:legendPos val="b"/>
      <c:layout>
        <c:manualLayout>
          <c:xMode val="edge"/>
          <c:yMode val="edge"/>
          <c:x val="0.8451499961383856"/>
          <c:y val="0.7985641268525645"/>
          <c:w val="0.15195802241207473"/>
          <c:h val="0.2014358731474355"/>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1253707576801689E-2"/>
          <c:y val="3.3939393939393943E-2"/>
          <c:w val="0.85241092015651898"/>
          <c:h val="0.54699785254115962"/>
        </c:manualLayout>
      </c:layout>
      <c:lineChart>
        <c:grouping val="standard"/>
        <c:varyColors val="0"/>
        <c:ser>
          <c:idx val="1"/>
          <c:order val="0"/>
          <c:tx>
            <c:strRef>
              <c:f>'Figure 1'!$D$15</c:f>
              <c:strCache>
                <c:ptCount val="1"/>
                <c:pt idx="0">
                  <c:v>Real GDP growth rate  </c:v>
                </c:pt>
              </c:strCache>
            </c:strRef>
          </c:tx>
          <c:spPr>
            <a:ln w="28575" cap="rnd">
              <a:solidFill>
                <a:srgbClr val="1FBACF"/>
              </a:solidFill>
              <a:round/>
            </a:ln>
            <a:effectLst/>
          </c:spPr>
          <c:marker>
            <c:symbol val="circle"/>
            <c:size val="5"/>
            <c:spPr>
              <a:solidFill>
                <a:srgbClr val="1FBACF"/>
              </a:solidFill>
              <a:ln w="9525">
                <a:solidFill>
                  <a:srgbClr val="1FBACF"/>
                </a:solidFill>
              </a:ln>
              <a:effectLst/>
            </c:spPr>
          </c:marker>
          <c:cat>
            <c:multiLvlStrRef>
              <c:f>'Figure 1'!$A$16:$B$53</c:f>
              <c:multiLvlStrCache>
                <c:ptCount val="38"/>
                <c:lvl>
                  <c:pt idx="0">
                    <c:v>July-Sep.</c:v>
                  </c:pt>
                  <c:pt idx="1">
                    <c:v>Oct.-Dec.</c:v>
                  </c:pt>
                  <c:pt idx="2">
                    <c:v> Jan.-March</c:v>
                  </c:pt>
                  <c:pt idx="3">
                    <c:v>April-June</c:v>
                  </c:pt>
                  <c:pt idx="4">
                    <c:v>July-Sep.</c:v>
                  </c:pt>
                  <c:pt idx="5">
                    <c:v>Oct.-Dec.</c:v>
                  </c:pt>
                  <c:pt idx="6">
                    <c:v> Jan.-March</c:v>
                  </c:pt>
                  <c:pt idx="7">
                    <c:v>April-June</c:v>
                  </c:pt>
                  <c:pt idx="8">
                    <c:v>July-Sep.</c:v>
                  </c:pt>
                  <c:pt idx="9">
                    <c:v>Oct.-Dec.</c:v>
                  </c:pt>
                  <c:pt idx="10">
                    <c:v>Jan.-March</c:v>
                  </c:pt>
                  <c:pt idx="11">
                    <c:v>April-June</c:v>
                  </c:pt>
                  <c:pt idx="12">
                    <c:v>July-Sep.</c:v>
                  </c:pt>
                  <c:pt idx="13">
                    <c:v>Oct.-Dec.</c:v>
                  </c:pt>
                  <c:pt idx="14">
                    <c:v>Jan.-March</c:v>
                  </c:pt>
                  <c:pt idx="15">
                    <c:v>April-June</c:v>
                  </c:pt>
                  <c:pt idx="16">
                    <c:v>July-Sep.</c:v>
                  </c:pt>
                  <c:pt idx="17">
                    <c:v>Oct.-Dec.</c:v>
                  </c:pt>
                  <c:pt idx="18">
                    <c:v>Jan.-March</c:v>
                  </c:pt>
                  <c:pt idx="19">
                    <c:v>April-June</c:v>
                  </c:pt>
                  <c:pt idx="20">
                    <c:v>July-Sep.</c:v>
                  </c:pt>
                  <c:pt idx="21">
                    <c:v>Oct.-Dec.</c:v>
                  </c:pt>
                  <c:pt idx="22">
                    <c:v>Jan.-March</c:v>
                  </c:pt>
                  <c:pt idx="23">
                    <c:v>April-June</c:v>
                  </c:pt>
                  <c:pt idx="24">
                    <c:v>July-Sep.</c:v>
                  </c:pt>
                  <c:pt idx="25">
                    <c:v>Oct.-Dec.</c:v>
                  </c:pt>
                  <c:pt idx="26">
                    <c:v>Jan.-March</c:v>
                  </c:pt>
                  <c:pt idx="27">
                    <c:v>April-June</c:v>
                  </c:pt>
                  <c:pt idx="28">
                    <c:v>July-Sep.</c:v>
                  </c:pt>
                  <c:pt idx="29">
                    <c:v>Oct.-Dec.</c:v>
                  </c:pt>
                  <c:pt idx="30">
                    <c:v>Jan.-March</c:v>
                  </c:pt>
                  <c:pt idx="31">
                    <c:v>April-June</c:v>
                  </c:pt>
                  <c:pt idx="32">
                    <c:v>July-Sep.</c:v>
                  </c:pt>
                  <c:pt idx="33">
                    <c:v>Oct.-Dec.</c:v>
                  </c:pt>
                  <c:pt idx="34">
                    <c:v>Jan.-March</c:v>
                  </c:pt>
                  <c:pt idx="35">
                    <c:v>April-June</c:v>
                  </c:pt>
                  <c:pt idx="36">
                    <c:v>July-Sep.</c:v>
                  </c:pt>
                  <c:pt idx="37">
                    <c:v>Oct.-Dec.</c:v>
                  </c:pt>
                </c:lvl>
                <c:lvl>
                  <c:pt idx="0">
                    <c:v>2015/2016</c:v>
                  </c:pt>
                  <c:pt idx="4">
                    <c:v>2016/ 2017</c:v>
                  </c:pt>
                  <c:pt idx="8">
                    <c:v>2017/ 2018</c:v>
                  </c:pt>
                  <c:pt idx="12">
                    <c:v>2018/ 2019</c:v>
                  </c:pt>
                  <c:pt idx="16">
                    <c:v>2019/2020</c:v>
                  </c:pt>
                  <c:pt idx="20">
                    <c:v>2020/ 2021</c:v>
                  </c:pt>
                  <c:pt idx="24">
                    <c:v>2021/ 2022</c:v>
                  </c:pt>
                  <c:pt idx="28">
                    <c:v>2022/ 2023</c:v>
                  </c:pt>
                  <c:pt idx="32">
                    <c:v>2023/2024</c:v>
                  </c:pt>
                  <c:pt idx="36">
                    <c:v>2024/ 2025</c:v>
                  </c:pt>
                </c:lvl>
              </c:multiLvlStrCache>
            </c:multiLvlStrRef>
          </c:cat>
          <c:val>
            <c:numRef>
              <c:f>'Figure 1'!$D$16:$D$53</c:f>
              <c:numCache>
                <c:formatCode>[$-2000401]0.###</c:formatCode>
                <c:ptCount val="38"/>
                <c:pt idx="0">
                  <c:v>5.0999999999999996</c:v>
                </c:pt>
                <c:pt idx="1">
                  <c:v>4</c:v>
                </c:pt>
                <c:pt idx="2">
                  <c:v>3.6</c:v>
                </c:pt>
                <c:pt idx="3">
                  <c:v>4.5</c:v>
                </c:pt>
                <c:pt idx="4" formatCode="0.0">
                  <c:v>3.4</c:v>
                </c:pt>
                <c:pt idx="5" formatCode="0.0">
                  <c:v>3.8</c:v>
                </c:pt>
                <c:pt idx="6" formatCode="0.0">
                  <c:v>4.4000000000000004</c:v>
                </c:pt>
                <c:pt idx="7" formatCode="0.0">
                  <c:v>4.9000000000000004</c:v>
                </c:pt>
                <c:pt idx="8">
                  <c:v>5.2</c:v>
                </c:pt>
                <c:pt idx="9">
                  <c:v>5.3</c:v>
                </c:pt>
                <c:pt idx="10">
                  <c:v>5.4</c:v>
                </c:pt>
                <c:pt idx="11">
                  <c:v>5.4</c:v>
                </c:pt>
                <c:pt idx="12">
                  <c:v>5.3</c:v>
                </c:pt>
                <c:pt idx="13">
                  <c:v>5.5</c:v>
                </c:pt>
                <c:pt idx="14">
                  <c:v>5.6</c:v>
                </c:pt>
                <c:pt idx="15">
                  <c:v>5.7</c:v>
                </c:pt>
                <c:pt idx="16">
                  <c:v>5.6</c:v>
                </c:pt>
                <c:pt idx="17">
                  <c:v>5.5</c:v>
                </c:pt>
                <c:pt idx="18">
                  <c:v>4.7</c:v>
                </c:pt>
                <c:pt idx="19">
                  <c:v>0</c:v>
                </c:pt>
                <c:pt idx="20">
                  <c:v>0.7</c:v>
                </c:pt>
                <c:pt idx="21">
                  <c:v>2</c:v>
                </c:pt>
                <c:pt idx="22">
                  <c:v>2.9</c:v>
                </c:pt>
                <c:pt idx="23">
                  <c:v>7.7</c:v>
                </c:pt>
                <c:pt idx="24">
                  <c:v>9.8000000000000007</c:v>
                </c:pt>
                <c:pt idx="25">
                  <c:v>8.3000000000000007</c:v>
                </c:pt>
                <c:pt idx="26">
                  <c:v>5.4</c:v>
                </c:pt>
                <c:pt idx="27">
                  <c:v>3.3</c:v>
                </c:pt>
                <c:pt idx="28">
                  <c:v>4.4000000000000004</c:v>
                </c:pt>
                <c:pt idx="29">
                  <c:v>3.9</c:v>
                </c:pt>
                <c:pt idx="30">
                  <c:v>3.9</c:v>
                </c:pt>
                <c:pt idx="31">
                  <c:v>2.9</c:v>
                </c:pt>
                <c:pt idx="32">
                  <c:v>2.65</c:v>
                </c:pt>
                <c:pt idx="33">
                  <c:v>2.2999999999999998</c:v>
                </c:pt>
                <c:pt idx="34">
                  <c:v>2.2200000000000002</c:v>
                </c:pt>
                <c:pt idx="35" formatCode="General">
                  <c:v>2.4</c:v>
                </c:pt>
                <c:pt idx="36" formatCode="0.0">
                  <c:v>3.53</c:v>
                </c:pt>
                <c:pt idx="37">
                  <c:v>4.3</c:v>
                </c:pt>
              </c:numCache>
            </c:numRef>
          </c:val>
          <c:smooth val="0"/>
          <c:extLst>
            <c:ext xmlns:c16="http://schemas.microsoft.com/office/drawing/2014/chart" uri="{C3380CC4-5D6E-409C-BE32-E72D297353CC}">
              <c16:uniqueId val="{00000001-DB1B-496B-9D58-6146EE3F199D}"/>
            </c:ext>
          </c:extLst>
        </c:ser>
        <c:dLbls>
          <c:showLegendKey val="0"/>
          <c:showVal val="0"/>
          <c:showCatName val="0"/>
          <c:showSerName val="0"/>
          <c:showPercent val="0"/>
          <c:showBubbleSize val="0"/>
        </c:dLbls>
        <c:marker val="1"/>
        <c:smooth val="0"/>
        <c:axId val="242908928"/>
        <c:axId val="242913280"/>
      </c:lineChart>
      <c:catAx>
        <c:axId val="242908928"/>
        <c:scaling>
          <c:orientation val="minMax"/>
        </c:scaling>
        <c:delete val="0"/>
        <c:axPos val="b"/>
        <c:numFmt formatCode="General" sourceLinked="1"/>
        <c:majorTickMark val="none"/>
        <c:minorTickMark val="none"/>
        <c:tickLblPos val="nextTo"/>
        <c:spPr>
          <a:noFill/>
          <a:ln w="3175" cap="flat" cmpd="sng" algn="ctr">
            <a:solidFill>
              <a:schemeClr val="tx1"/>
            </a:solidFill>
            <a:round/>
          </a:ln>
          <a:effectLst/>
        </c:spPr>
        <c:txPr>
          <a:bodyPr rot="-60000000" vert="horz"/>
          <a:lstStyle/>
          <a:p>
            <a:pPr>
              <a:defRPr/>
            </a:pPr>
            <a:endParaRPr lang="en-US"/>
          </a:p>
        </c:txPr>
        <c:crossAx val="242913280"/>
        <c:crosses val="autoZero"/>
        <c:auto val="1"/>
        <c:lblAlgn val="ctr"/>
        <c:lblOffset val="100"/>
        <c:noMultiLvlLbl val="0"/>
      </c:catAx>
      <c:valAx>
        <c:axId val="242913280"/>
        <c:scaling>
          <c:orientation val="minMax"/>
        </c:scaling>
        <c:delete val="0"/>
        <c:axPos val="l"/>
        <c:title>
          <c:tx>
            <c:rich>
              <a:bodyPr rot="-5400000" vert="horz"/>
              <a:lstStyle/>
              <a:p>
                <a:pPr>
                  <a:defRPr/>
                </a:pPr>
                <a:r>
                  <a:rPr lang="en-US"/>
                  <a:t>%</a:t>
                </a:r>
              </a:p>
            </c:rich>
          </c:tx>
          <c:layout>
            <c:manualLayout>
              <c:xMode val="edge"/>
              <c:yMode val="edge"/>
              <c:x val="2.0120625314384178E-3"/>
              <c:y val="0.33479779995653408"/>
            </c:manualLayout>
          </c:layout>
          <c:overlay val="0"/>
          <c:spPr>
            <a:noFill/>
            <a:ln>
              <a:noFill/>
            </a:ln>
            <a:effectLst/>
          </c:spPr>
        </c:title>
        <c:numFmt formatCode="0" sourceLinked="0"/>
        <c:majorTickMark val="none"/>
        <c:minorTickMark val="none"/>
        <c:tickLblPos val="nextTo"/>
        <c:spPr>
          <a:noFill/>
          <a:ln w="3175">
            <a:solidFill>
              <a:schemeClr val="tx1"/>
            </a:solidFill>
          </a:ln>
          <a:effectLst/>
        </c:spPr>
        <c:txPr>
          <a:bodyPr rot="-60000000" vert="horz"/>
          <a:lstStyle/>
          <a:p>
            <a:pPr>
              <a:defRPr/>
            </a:pPr>
            <a:endParaRPr lang="en-US"/>
          </a:p>
        </c:txPr>
        <c:crossAx val="24290892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600">
          <a:latin typeface="Sinkin Sans 400 Regular" pitchFamily="50" charset="0"/>
          <a:cs typeface="Calibri" panose="020F0502020204030204" pitchFamily="34"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1253759946673337E-2"/>
          <c:y val="2.5962991930938029E-2"/>
          <c:w val="0.85241092015651898"/>
          <c:h val="0.60086990612425617"/>
        </c:manualLayout>
      </c:layout>
      <c:lineChart>
        <c:grouping val="standard"/>
        <c:varyColors val="0"/>
        <c:ser>
          <c:idx val="1"/>
          <c:order val="0"/>
          <c:tx>
            <c:strRef>
              <c:f>'Figure 1'!$D$15</c:f>
              <c:strCache>
                <c:ptCount val="1"/>
                <c:pt idx="0">
                  <c:v>Real GDP growth rate  </c:v>
                </c:pt>
              </c:strCache>
            </c:strRef>
          </c:tx>
          <c:spPr>
            <a:ln w="28575" cap="rnd">
              <a:solidFill>
                <a:srgbClr val="1FBACF"/>
              </a:solidFill>
              <a:round/>
            </a:ln>
            <a:effectLst/>
          </c:spPr>
          <c:marker>
            <c:symbol val="circle"/>
            <c:size val="5"/>
            <c:spPr>
              <a:solidFill>
                <a:srgbClr val="1FBACF"/>
              </a:solidFill>
              <a:ln w="9525">
                <a:solidFill>
                  <a:srgbClr val="1FBACF"/>
                </a:solidFill>
              </a:ln>
              <a:effectLst/>
            </c:spPr>
          </c:marker>
          <c:cat>
            <c:multiLvlStrRef>
              <c:f>'Figure 1'!$A$16:$B$54</c:f>
              <c:multiLvlStrCache>
                <c:ptCount val="39"/>
                <c:lvl>
                  <c:pt idx="0">
                    <c:v>July-Sep.</c:v>
                  </c:pt>
                  <c:pt idx="1">
                    <c:v>Oct.-Dec.</c:v>
                  </c:pt>
                  <c:pt idx="2">
                    <c:v> Jan.-March</c:v>
                  </c:pt>
                  <c:pt idx="3">
                    <c:v>April-June</c:v>
                  </c:pt>
                  <c:pt idx="4">
                    <c:v>July-Sep.</c:v>
                  </c:pt>
                  <c:pt idx="5">
                    <c:v>Oct.-Dec.</c:v>
                  </c:pt>
                  <c:pt idx="6">
                    <c:v> Jan.-March</c:v>
                  </c:pt>
                  <c:pt idx="7">
                    <c:v>April-June</c:v>
                  </c:pt>
                  <c:pt idx="8">
                    <c:v>July-Sep.</c:v>
                  </c:pt>
                  <c:pt idx="9">
                    <c:v>Oct.-Dec.</c:v>
                  </c:pt>
                  <c:pt idx="10">
                    <c:v>Jan.-March</c:v>
                  </c:pt>
                  <c:pt idx="11">
                    <c:v>April-June</c:v>
                  </c:pt>
                  <c:pt idx="12">
                    <c:v>July-Sep.</c:v>
                  </c:pt>
                  <c:pt idx="13">
                    <c:v>Oct.-Dec.</c:v>
                  </c:pt>
                  <c:pt idx="14">
                    <c:v>Jan.-March</c:v>
                  </c:pt>
                  <c:pt idx="15">
                    <c:v>April-June</c:v>
                  </c:pt>
                  <c:pt idx="16">
                    <c:v>July-Sep.</c:v>
                  </c:pt>
                  <c:pt idx="17">
                    <c:v>Oct.-Dec.</c:v>
                  </c:pt>
                  <c:pt idx="18">
                    <c:v>Jan.-March</c:v>
                  </c:pt>
                  <c:pt idx="19">
                    <c:v>April-June</c:v>
                  </c:pt>
                  <c:pt idx="20">
                    <c:v>July-Sep.</c:v>
                  </c:pt>
                  <c:pt idx="21">
                    <c:v>Oct.-Dec.</c:v>
                  </c:pt>
                  <c:pt idx="22">
                    <c:v>Jan.-March</c:v>
                  </c:pt>
                  <c:pt idx="23">
                    <c:v>April-June</c:v>
                  </c:pt>
                  <c:pt idx="24">
                    <c:v>July-Sep.</c:v>
                  </c:pt>
                  <c:pt idx="25">
                    <c:v>Oct.-Dec.</c:v>
                  </c:pt>
                  <c:pt idx="26">
                    <c:v>Jan.-March</c:v>
                  </c:pt>
                  <c:pt idx="27">
                    <c:v>April-June</c:v>
                  </c:pt>
                  <c:pt idx="28">
                    <c:v>July-Sep.</c:v>
                  </c:pt>
                  <c:pt idx="29">
                    <c:v>Oct.-Dec.</c:v>
                  </c:pt>
                  <c:pt idx="30">
                    <c:v>Jan.-March</c:v>
                  </c:pt>
                  <c:pt idx="31">
                    <c:v>April-June</c:v>
                  </c:pt>
                  <c:pt idx="32">
                    <c:v>July-Sep.</c:v>
                  </c:pt>
                  <c:pt idx="33">
                    <c:v>Oct.-Dec.</c:v>
                  </c:pt>
                  <c:pt idx="34">
                    <c:v>Jan.-March</c:v>
                  </c:pt>
                  <c:pt idx="35">
                    <c:v>April-June</c:v>
                  </c:pt>
                  <c:pt idx="36">
                    <c:v>July-Sep.</c:v>
                  </c:pt>
                  <c:pt idx="37">
                    <c:v>Oct.-Dec.</c:v>
                  </c:pt>
                  <c:pt idx="38">
                    <c:v>Jan.-March</c:v>
                  </c:pt>
                </c:lvl>
                <c:lvl>
                  <c:pt idx="0">
                    <c:v>2015/2016</c:v>
                  </c:pt>
                  <c:pt idx="4">
                    <c:v>2016/ 2017</c:v>
                  </c:pt>
                  <c:pt idx="8">
                    <c:v>2017/ 2018</c:v>
                  </c:pt>
                  <c:pt idx="12">
                    <c:v>2018/ 2019</c:v>
                  </c:pt>
                  <c:pt idx="16">
                    <c:v>2019/2020</c:v>
                  </c:pt>
                  <c:pt idx="20">
                    <c:v>2020/ 2021</c:v>
                  </c:pt>
                  <c:pt idx="24">
                    <c:v>2021/ 2022</c:v>
                  </c:pt>
                  <c:pt idx="28">
                    <c:v>2022/ 2023</c:v>
                  </c:pt>
                  <c:pt idx="32">
                    <c:v>2023/2024</c:v>
                  </c:pt>
                  <c:pt idx="36">
                    <c:v>2024/ 2025</c:v>
                  </c:pt>
                </c:lvl>
              </c:multiLvlStrCache>
            </c:multiLvlStrRef>
          </c:cat>
          <c:val>
            <c:numRef>
              <c:f>'Figure 1'!$D$16:$D$54</c:f>
              <c:numCache>
                <c:formatCode>[$-2000401]0.###</c:formatCode>
                <c:ptCount val="39"/>
                <c:pt idx="0">
                  <c:v>5.0999999999999996</c:v>
                </c:pt>
                <c:pt idx="1">
                  <c:v>4</c:v>
                </c:pt>
                <c:pt idx="2">
                  <c:v>3.6</c:v>
                </c:pt>
                <c:pt idx="3">
                  <c:v>4.5</c:v>
                </c:pt>
                <c:pt idx="4" formatCode="0.0">
                  <c:v>3.4</c:v>
                </c:pt>
                <c:pt idx="5" formatCode="0.0">
                  <c:v>3.8</c:v>
                </c:pt>
                <c:pt idx="6" formatCode="0.0">
                  <c:v>4.4000000000000004</c:v>
                </c:pt>
                <c:pt idx="7" formatCode="0.0">
                  <c:v>4.9000000000000004</c:v>
                </c:pt>
                <c:pt idx="8">
                  <c:v>5.2</c:v>
                </c:pt>
                <c:pt idx="9">
                  <c:v>5.3</c:v>
                </c:pt>
                <c:pt idx="10">
                  <c:v>5.4</c:v>
                </c:pt>
                <c:pt idx="11">
                  <c:v>5.4</c:v>
                </c:pt>
                <c:pt idx="12">
                  <c:v>5.3</c:v>
                </c:pt>
                <c:pt idx="13">
                  <c:v>5.5</c:v>
                </c:pt>
                <c:pt idx="14">
                  <c:v>5.6</c:v>
                </c:pt>
                <c:pt idx="15">
                  <c:v>5.7</c:v>
                </c:pt>
                <c:pt idx="16">
                  <c:v>5.6</c:v>
                </c:pt>
                <c:pt idx="17">
                  <c:v>5.5</c:v>
                </c:pt>
                <c:pt idx="18">
                  <c:v>4.7</c:v>
                </c:pt>
                <c:pt idx="19">
                  <c:v>0</c:v>
                </c:pt>
                <c:pt idx="20">
                  <c:v>0.7</c:v>
                </c:pt>
                <c:pt idx="21">
                  <c:v>2</c:v>
                </c:pt>
                <c:pt idx="22">
                  <c:v>2.9</c:v>
                </c:pt>
                <c:pt idx="23">
                  <c:v>7.7</c:v>
                </c:pt>
                <c:pt idx="24">
                  <c:v>9.8000000000000007</c:v>
                </c:pt>
                <c:pt idx="25">
                  <c:v>8.3000000000000007</c:v>
                </c:pt>
                <c:pt idx="26">
                  <c:v>5.4</c:v>
                </c:pt>
                <c:pt idx="27">
                  <c:v>3.3</c:v>
                </c:pt>
                <c:pt idx="28">
                  <c:v>4.4000000000000004</c:v>
                </c:pt>
                <c:pt idx="29">
                  <c:v>3.9</c:v>
                </c:pt>
                <c:pt idx="30">
                  <c:v>3.9</c:v>
                </c:pt>
                <c:pt idx="31">
                  <c:v>2.9</c:v>
                </c:pt>
                <c:pt idx="32">
                  <c:v>2.65</c:v>
                </c:pt>
                <c:pt idx="33">
                  <c:v>2.2999999999999998</c:v>
                </c:pt>
                <c:pt idx="34">
                  <c:v>2.2200000000000002</c:v>
                </c:pt>
                <c:pt idx="35" formatCode="General">
                  <c:v>2.4</c:v>
                </c:pt>
                <c:pt idx="36" formatCode="0.0">
                  <c:v>3.53</c:v>
                </c:pt>
                <c:pt idx="37">
                  <c:v>4.3</c:v>
                </c:pt>
                <c:pt idx="38">
                  <c:v>4.7699999999999996</c:v>
                </c:pt>
              </c:numCache>
            </c:numRef>
          </c:val>
          <c:smooth val="0"/>
          <c:extLst>
            <c:ext xmlns:c16="http://schemas.microsoft.com/office/drawing/2014/chart" uri="{C3380CC4-5D6E-409C-BE32-E72D297353CC}">
              <c16:uniqueId val="{00000001-EE75-4004-8E1A-10830409BA9B}"/>
            </c:ext>
          </c:extLst>
        </c:ser>
        <c:dLbls>
          <c:showLegendKey val="0"/>
          <c:showVal val="0"/>
          <c:showCatName val="0"/>
          <c:showSerName val="0"/>
          <c:showPercent val="0"/>
          <c:showBubbleSize val="0"/>
        </c:dLbls>
        <c:marker val="1"/>
        <c:smooth val="0"/>
        <c:axId val="242908928"/>
        <c:axId val="242913280"/>
      </c:lineChart>
      <c:catAx>
        <c:axId val="242908928"/>
        <c:scaling>
          <c:orientation val="minMax"/>
        </c:scaling>
        <c:delete val="0"/>
        <c:axPos val="b"/>
        <c:numFmt formatCode="General" sourceLinked="1"/>
        <c:majorTickMark val="none"/>
        <c:minorTickMark val="none"/>
        <c:tickLblPos val="nextTo"/>
        <c:spPr>
          <a:noFill/>
          <a:ln w="3175" cap="flat" cmpd="sng" algn="ctr">
            <a:solidFill>
              <a:schemeClr val="tx1"/>
            </a:solidFill>
            <a:round/>
          </a:ln>
          <a:effectLst/>
        </c:spPr>
        <c:txPr>
          <a:bodyPr rot="-60000000" vert="horz"/>
          <a:lstStyle/>
          <a:p>
            <a:pPr>
              <a:defRPr/>
            </a:pPr>
            <a:endParaRPr lang="en-US"/>
          </a:p>
        </c:txPr>
        <c:crossAx val="242913280"/>
        <c:crosses val="autoZero"/>
        <c:auto val="1"/>
        <c:lblAlgn val="ctr"/>
        <c:lblOffset val="100"/>
        <c:noMultiLvlLbl val="0"/>
      </c:catAx>
      <c:valAx>
        <c:axId val="242913280"/>
        <c:scaling>
          <c:orientation val="minMax"/>
        </c:scaling>
        <c:delete val="0"/>
        <c:axPos val="l"/>
        <c:title>
          <c:tx>
            <c:rich>
              <a:bodyPr rot="-5400000" vert="horz"/>
              <a:lstStyle/>
              <a:p>
                <a:pPr>
                  <a:defRPr/>
                </a:pPr>
                <a:r>
                  <a:rPr lang="en-US"/>
                  <a:t>%</a:t>
                </a:r>
              </a:p>
            </c:rich>
          </c:tx>
          <c:layout>
            <c:manualLayout>
              <c:xMode val="edge"/>
              <c:yMode val="edge"/>
              <c:x val="2.0120625314384178E-3"/>
              <c:y val="0.33479779995653408"/>
            </c:manualLayout>
          </c:layout>
          <c:overlay val="0"/>
          <c:spPr>
            <a:noFill/>
            <a:ln>
              <a:noFill/>
            </a:ln>
            <a:effectLst/>
          </c:spPr>
        </c:title>
        <c:numFmt formatCode="0" sourceLinked="0"/>
        <c:majorTickMark val="none"/>
        <c:minorTickMark val="none"/>
        <c:tickLblPos val="nextTo"/>
        <c:spPr>
          <a:noFill/>
          <a:ln w="3175">
            <a:solidFill>
              <a:schemeClr val="tx1"/>
            </a:solidFill>
          </a:ln>
          <a:effectLst/>
        </c:spPr>
        <c:txPr>
          <a:bodyPr rot="-60000000" vert="horz"/>
          <a:lstStyle/>
          <a:p>
            <a:pPr>
              <a:defRPr/>
            </a:pPr>
            <a:endParaRPr lang="en-US"/>
          </a:p>
        </c:txPr>
        <c:crossAx val="24290892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600">
          <a:latin typeface="Sinkin Sans 400 Regular" pitchFamily="50" charset="0"/>
          <a:cs typeface="Calibri" panose="020F0502020204030204" pitchFamily="34"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313216322412256E-2"/>
          <c:y val="7.5679188236829509E-2"/>
          <c:w val="0.93074946750986409"/>
          <c:h val="0.54298243729208862"/>
        </c:manualLayout>
      </c:layout>
      <c:lineChart>
        <c:grouping val="standard"/>
        <c:varyColors val="0"/>
        <c:ser>
          <c:idx val="0"/>
          <c:order val="0"/>
          <c:tx>
            <c:strRef>
              <c:f>'Figure 2'!$B$15</c:f>
              <c:strCache>
                <c:ptCount val="1"/>
                <c:pt idx="0">
                  <c:v>Deposit rate</c:v>
                </c:pt>
              </c:strCache>
            </c:strRef>
          </c:tx>
          <c:spPr>
            <a:ln w="28575" cap="rnd">
              <a:solidFill>
                <a:schemeClr val="accent1"/>
              </a:solidFill>
              <a:round/>
            </a:ln>
            <a:effectLst/>
          </c:spPr>
          <c:marker>
            <c:symbol val="none"/>
          </c:marker>
          <c:cat>
            <c:strRef>
              <c:f>'Figure 2'!$A$16:$A$81</c:f>
              <c:strCache>
                <c:ptCount val="66"/>
                <c:pt idx="0">
                  <c:v>Jun. 2014</c:v>
                </c:pt>
                <c:pt idx="1">
                  <c:v>Jun. 2015</c:v>
                </c:pt>
                <c:pt idx="2">
                  <c:v>Jun. 2016</c:v>
                </c:pt>
                <c:pt idx="3">
                  <c:v>Jun. 2017</c:v>
                </c:pt>
                <c:pt idx="4">
                  <c:v>Jun. 2018</c:v>
                </c:pt>
                <c:pt idx="5">
                  <c:v>Jun. 2019</c:v>
                </c:pt>
                <c:pt idx="6">
                  <c:v>Jul. 2019</c:v>
                </c:pt>
                <c:pt idx="7">
                  <c:v>Jun. 2020</c:v>
                </c:pt>
                <c:pt idx="8">
                  <c:v>Jul. 2020</c:v>
                </c:pt>
                <c:pt idx="9">
                  <c:v>Aug. 2020</c:v>
                </c:pt>
                <c:pt idx="10">
                  <c:v>Sep. 2020</c:v>
                </c:pt>
                <c:pt idx="11">
                  <c:v>Nov. 2020</c:v>
                </c:pt>
                <c:pt idx="12">
                  <c:v>Dec. 2020</c:v>
                </c:pt>
                <c:pt idx="13">
                  <c:v>Jan. 2021</c:v>
                </c:pt>
                <c:pt idx="14">
                  <c:v>Feb. 2021</c:v>
                </c:pt>
                <c:pt idx="15">
                  <c:v>Mar. 2021</c:v>
                </c:pt>
                <c:pt idx="16">
                  <c:v>Apr. 2021</c:v>
                </c:pt>
                <c:pt idx="17">
                  <c:v>May. 2021</c:v>
                </c:pt>
                <c:pt idx="18">
                  <c:v>Jun. 2021</c:v>
                </c:pt>
                <c:pt idx="19">
                  <c:v>Jul. 2021</c:v>
                </c:pt>
                <c:pt idx="20">
                  <c:v>Aug. 2021</c:v>
                </c:pt>
                <c:pt idx="21">
                  <c:v>Sep. 2021</c:v>
                </c:pt>
                <c:pt idx="22">
                  <c:v>Oct. 2021</c:v>
                </c:pt>
                <c:pt idx="23">
                  <c:v>Nov. 2021</c:v>
                </c:pt>
                <c:pt idx="24">
                  <c:v>Dec. 2021</c:v>
                </c:pt>
                <c:pt idx="25">
                  <c:v>Jan. 2022</c:v>
                </c:pt>
                <c:pt idx="26">
                  <c:v>Feb. 2022</c:v>
                </c:pt>
                <c:pt idx="27">
                  <c:v>Mar. 2022</c:v>
                </c:pt>
                <c:pt idx="28">
                  <c:v>Apr. 2022</c:v>
                </c:pt>
                <c:pt idx="29">
                  <c:v>May. 2022</c:v>
                </c:pt>
                <c:pt idx="30">
                  <c:v>Jun. 2022</c:v>
                </c:pt>
                <c:pt idx="31">
                  <c:v>Jul. 2022</c:v>
                </c:pt>
                <c:pt idx="32">
                  <c:v>Aug. 2022</c:v>
                </c:pt>
                <c:pt idx="33">
                  <c:v>Sep. 2022</c:v>
                </c:pt>
                <c:pt idx="34">
                  <c:v>Oct. 2022</c:v>
                </c:pt>
                <c:pt idx="35">
                  <c:v>Nov. 2022</c:v>
                </c:pt>
                <c:pt idx="36">
                  <c:v>Dec. 2022</c:v>
                </c:pt>
                <c:pt idx="37">
                  <c:v>Jan. 2023</c:v>
                </c:pt>
                <c:pt idx="38">
                  <c:v>Feb. 2023</c:v>
                </c:pt>
                <c:pt idx="39">
                  <c:v>Mar. 2023</c:v>
                </c:pt>
                <c:pt idx="40">
                  <c:v>Apr. 2023</c:v>
                </c:pt>
                <c:pt idx="41">
                  <c:v>May. 2023</c:v>
                </c:pt>
                <c:pt idx="42">
                  <c:v>Jun. 2023</c:v>
                </c:pt>
                <c:pt idx="43">
                  <c:v>Jul. 2023</c:v>
                </c:pt>
                <c:pt idx="44">
                  <c:v>Aug. 2023</c:v>
                </c:pt>
                <c:pt idx="45">
                  <c:v>Sep. 2023</c:v>
                </c:pt>
                <c:pt idx="46">
                  <c:v>Oct. 2023</c:v>
                </c:pt>
                <c:pt idx="47">
                  <c:v>Nov. 2023</c:v>
                </c:pt>
                <c:pt idx="48">
                  <c:v>Dec. 2023</c:v>
                </c:pt>
                <c:pt idx="49">
                  <c:v>Jan. 2024</c:v>
                </c:pt>
                <c:pt idx="50">
                  <c:v>Feb. 2024</c:v>
                </c:pt>
                <c:pt idx="51">
                  <c:v>Mar. 2024</c:v>
                </c:pt>
                <c:pt idx="52">
                  <c:v>Apr. 2024</c:v>
                </c:pt>
                <c:pt idx="53">
                  <c:v>May. 2024</c:v>
                </c:pt>
                <c:pt idx="54">
                  <c:v>Jun. 2024</c:v>
                </c:pt>
                <c:pt idx="55">
                  <c:v>Jul. 2024</c:v>
                </c:pt>
                <c:pt idx="56">
                  <c:v>Aug. 2024</c:v>
                </c:pt>
                <c:pt idx="57">
                  <c:v>Sep. 2024</c:v>
                </c:pt>
                <c:pt idx="58">
                  <c:v>Oct. 2024</c:v>
                </c:pt>
                <c:pt idx="59">
                  <c:v>Nov. 2024</c:v>
                </c:pt>
                <c:pt idx="60">
                  <c:v>Dec. 2024</c:v>
                </c:pt>
                <c:pt idx="61">
                  <c:v>Jan. 2025</c:v>
                </c:pt>
                <c:pt idx="62">
                  <c:v>Feb. 2025</c:v>
                </c:pt>
                <c:pt idx="63">
                  <c:v>Mar. 2025</c:v>
                </c:pt>
                <c:pt idx="64">
                  <c:v>Apr. 2025</c:v>
                </c:pt>
                <c:pt idx="65">
                  <c:v>May. 2025</c:v>
                </c:pt>
              </c:strCache>
            </c:strRef>
          </c:cat>
          <c:val>
            <c:numRef>
              <c:f>'Figure 2'!$B$16:$B$81</c:f>
              <c:numCache>
                <c:formatCode>0.00</c:formatCode>
                <c:ptCount val="66"/>
                <c:pt idx="0">
                  <c:v>8.25</c:v>
                </c:pt>
                <c:pt idx="1">
                  <c:v>8.75</c:v>
                </c:pt>
                <c:pt idx="2">
                  <c:v>11.75</c:v>
                </c:pt>
                <c:pt idx="3">
                  <c:v>16.75</c:v>
                </c:pt>
                <c:pt idx="4">
                  <c:v>16.75</c:v>
                </c:pt>
                <c:pt idx="5">
                  <c:v>15.75</c:v>
                </c:pt>
                <c:pt idx="6">
                  <c:v>15.75</c:v>
                </c:pt>
                <c:pt idx="7">
                  <c:v>9.25</c:v>
                </c:pt>
                <c:pt idx="8">
                  <c:v>9.25</c:v>
                </c:pt>
                <c:pt idx="9">
                  <c:v>9.25</c:v>
                </c:pt>
                <c:pt idx="10">
                  <c:v>8.75</c:v>
                </c:pt>
                <c:pt idx="11">
                  <c:v>8.25</c:v>
                </c:pt>
                <c:pt idx="12">
                  <c:v>8.25</c:v>
                </c:pt>
                <c:pt idx="13">
                  <c:v>8.25</c:v>
                </c:pt>
                <c:pt idx="14">
                  <c:v>8.25</c:v>
                </c:pt>
                <c:pt idx="15">
                  <c:v>8.25</c:v>
                </c:pt>
                <c:pt idx="16">
                  <c:v>8.25</c:v>
                </c:pt>
                <c:pt idx="17">
                  <c:v>8.25</c:v>
                </c:pt>
                <c:pt idx="18">
                  <c:v>8.25</c:v>
                </c:pt>
                <c:pt idx="19">
                  <c:v>8.25</c:v>
                </c:pt>
                <c:pt idx="20">
                  <c:v>8.25</c:v>
                </c:pt>
                <c:pt idx="21">
                  <c:v>8.25</c:v>
                </c:pt>
                <c:pt idx="22">
                  <c:v>8.25</c:v>
                </c:pt>
                <c:pt idx="23">
                  <c:v>8.25</c:v>
                </c:pt>
                <c:pt idx="24">
                  <c:v>8.25</c:v>
                </c:pt>
                <c:pt idx="25">
                  <c:v>8.25</c:v>
                </c:pt>
                <c:pt idx="26">
                  <c:v>8.25</c:v>
                </c:pt>
                <c:pt idx="27">
                  <c:v>9.25</c:v>
                </c:pt>
                <c:pt idx="28">
                  <c:v>9.25</c:v>
                </c:pt>
                <c:pt idx="29">
                  <c:v>11.25</c:v>
                </c:pt>
                <c:pt idx="30">
                  <c:v>11.25</c:v>
                </c:pt>
                <c:pt idx="31">
                  <c:v>11.25</c:v>
                </c:pt>
                <c:pt idx="32">
                  <c:v>11.25</c:v>
                </c:pt>
                <c:pt idx="33">
                  <c:v>11.25</c:v>
                </c:pt>
                <c:pt idx="34">
                  <c:v>13.25</c:v>
                </c:pt>
                <c:pt idx="35">
                  <c:v>13.25</c:v>
                </c:pt>
                <c:pt idx="36">
                  <c:v>16.25</c:v>
                </c:pt>
                <c:pt idx="37">
                  <c:v>16.25</c:v>
                </c:pt>
                <c:pt idx="38">
                  <c:v>16.25</c:v>
                </c:pt>
                <c:pt idx="39">
                  <c:v>16.25</c:v>
                </c:pt>
                <c:pt idx="40">
                  <c:v>18.25</c:v>
                </c:pt>
                <c:pt idx="41">
                  <c:v>18.25</c:v>
                </c:pt>
                <c:pt idx="42">
                  <c:v>18.25</c:v>
                </c:pt>
                <c:pt idx="43">
                  <c:v>18.25</c:v>
                </c:pt>
                <c:pt idx="44">
                  <c:v>19.25</c:v>
                </c:pt>
                <c:pt idx="45">
                  <c:v>19.25</c:v>
                </c:pt>
                <c:pt idx="46">
                  <c:v>19.25</c:v>
                </c:pt>
                <c:pt idx="47">
                  <c:v>19.25</c:v>
                </c:pt>
                <c:pt idx="48">
                  <c:v>19.25</c:v>
                </c:pt>
                <c:pt idx="49">
                  <c:v>19.25</c:v>
                </c:pt>
                <c:pt idx="50">
                  <c:v>21.25</c:v>
                </c:pt>
                <c:pt idx="51">
                  <c:v>27.25</c:v>
                </c:pt>
                <c:pt idx="52">
                  <c:v>27.25</c:v>
                </c:pt>
                <c:pt idx="53">
                  <c:v>27.25</c:v>
                </c:pt>
                <c:pt idx="54">
                  <c:v>27.25</c:v>
                </c:pt>
                <c:pt idx="55">
                  <c:v>27.25</c:v>
                </c:pt>
                <c:pt idx="56">
                  <c:v>27.25</c:v>
                </c:pt>
                <c:pt idx="57">
                  <c:v>27.25</c:v>
                </c:pt>
                <c:pt idx="58">
                  <c:v>27.25</c:v>
                </c:pt>
                <c:pt idx="59">
                  <c:v>28.25</c:v>
                </c:pt>
                <c:pt idx="60">
                  <c:v>29.25</c:v>
                </c:pt>
                <c:pt idx="61">
                  <c:v>30.25</c:v>
                </c:pt>
                <c:pt idx="62">
                  <c:v>27.25</c:v>
                </c:pt>
                <c:pt idx="63">
                  <c:v>27.25</c:v>
                </c:pt>
                <c:pt idx="64">
                  <c:v>25</c:v>
                </c:pt>
                <c:pt idx="65">
                  <c:v>24</c:v>
                </c:pt>
              </c:numCache>
            </c:numRef>
          </c:val>
          <c:smooth val="0"/>
          <c:extLst>
            <c:ext xmlns:c16="http://schemas.microsoft.com/office/drawing/2014/chart" uri="{C3380CC4-5D6E-409C-BE32-E72D297353CC}">
              <c16:uniqueId val="{00000000-5075-4DFF-8BAA-88823DC53E85}"/>
            </c:ext>
          </c:extLst>
        </c:ser>
        <c:ser>
          <c:idx val="1"/>
          <c:order val="1"/>
          <c:tx>
            <c:strRef>
              <c:f>'Figure 2'!$C$15</c:f>
              <c:strCache>
                <c:ptCount val="1"/>
                <c:pt idx="0">
                  <c:v>Lending rate</c:v>
                </c:pt>
              </c:strCache>
            </c:strRef>
          </c:tx>
          <c:spPr>
            <a:ln w="28575" cap="rnd">
              <a:solidFill>
                <a:schemeClr val="accent2"/>
              </a:solidFill>
              <a:round/>
            </a:ln>
            <a:effectLst/>
          </c:spPr>
          <c:marker>
            <c:symbol val="none"/>
          </c:marker>
          <c:dLbls>
            <c:dLbl>
              <c:idx val="1"/>
              <c:layout>
                <c:manualLayout>
                  <c:x val="-2.9850746268656726E-2"/>
                  <c:y val="-4.063491250895397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075-4DFF-8BAA-88823DC53E85}"/>
                </c:ext>
              </c:extLst>
            </c:dLbl>
            <c:dLbl>
              <c:idx val="16"/>
              <c:layout>
                <c:manualLayout>
                  <c:x val="-2.9850746268656716E-2"/>
                  <c:y val="-3.04761843817154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075-4DFF-8BAA-88823DC53E85}"/>
                </c:ext>
              </c:extLst>
            </c:dLbl>
            <c:dLbl>
              <c:idx val="31"/>
              <c:layout>
                <c:manualLayout>
                  <c:x val="-3.5751828327635779E-2"/>
                  <c:y val="-5.28528428549161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075-4DFF-8BAA-88823DC53E85}"/>
                </c:ext>
              </c:extLst>
            </c:dLbl>
            <c:dLbl>
              <c:idx val="36"/>
              <c:layout>
                <c:manualLayout>
                  <c:x val="-2.1794349110170311E-2"/>
                  <c:y val="-5.7381845197465552E-2"/>
                </c:manualLayout>
              </c:layout>
              <c:spPr>
                <a:solidFill>
                  <a:sysClr val="window" lastClr="FFFFFF"/>
                </a:solidFill>
                <a:ln w="6350">
                  <a:solidFill>
                    <a:sysClr val="windowText" lastClr="000000">
                      <a:lumMod val="65000"/>
                      <a:lumOff val="35000"/>
                    </a:sysClr>
                  </a:solidFill>
                </a:ln>
                <a:effectLst/>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4-5075-4DFF-8BAA-88823DC53E85}"/>
                </c:ext>
              </c:extLst>
            </c:dLbl>
            <c:dLbl>
              <c:idx val="40"/>
              <c:layout>
                <c:manualLayout>
                  <c:x val="-2.6464566776635379E-2"/>
                  <c:y val="-6.1480548425855909E-2"/>
                </c:manualLayout>
              </c:layout>
              <c:spPr>
                <a:solidFill>
                  <a:sysClr val="window" lastClr="FFFFFF"/>
                </a:solidFill>
                <a:ln w="6350">
                  <a:solidFill>
                    <a:sysClr val="windowText" lastClr="000000">
                      <a:lumMod val="65000"/>
                      <a:lumOff val="35000"/>
                    </a:sysClr>
                  </a:solidFill>
                </a:ln>
                <a:effectLst/>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5-5075-4DFF-8BAA-88823DC53E85}"/>
                </c:ext>
              </c:extLst>
            </c:dLbl>
            <c:dLbl>
              <c:idx val="44"/>
              <c:layout>
                <c:manualLayout>
                  <c:x val="-3.2691523665255469E-2"/>
                  <c:y val="-5.3283141969075125E-2"/>
                </c:manualLayout>
              </c:layout>
              <c:spPr>
                <a:solidFill>
                  <a:sysClr val="window" lastClr="FFFFFF"/>
                </a:solidFill>
                <a:ln w="6350">
                  <a:solidFill>
                    <a:sysClr val="windowText" lastClr="000000">
                      <a:lumMod val="65000"/>
                      <a:lumOff val="35000"/>
                    </a:sysClr>
                  </a:solidFill>
                </a:ln>
                <a:effectLst/>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6-5075-4DFF-8BAA-88823DC53E85}"/>
                </c:ext>
              </c:extLst>
            </c:dLbl>
            <c:dLbl>
              <c:idx val="50"/>
              <c:layout>
                <c:manualLayout>
                  <c:x val="-6.2269806156876511E-3"/>
                  <c:y val="6.2297946219054157E-2"/>
                </c:manualLayout>
              </c:layout>
              <c:spPr>
                <a:solidFill>
                  <a:sysClr val="window" lastClr="FFFFFF"/>
                </a:solidFill>
                <a:ln w="6350">
                  <a:solidFill>
                    <a:sysClr val="windowText" lastClr="000000">
                      <a:lumMod val="65000"/>
                      <a:lumOff val="35000"/>
                    </a:sysClr>
                  </a:solidFill>
                </a:ln>
                <a:effectLst/>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7-5075-4DFF-8BAA-88823DC53E85}"/>
                </c:ext>
              </c:extLst>
            </c:dLbl>
            <c:dLbl>
              <c:idx val="74"/>
              <c:layout>
                <c:manualLayout>
                  <c:x val="-2.5236584701860552E-2"/>
                  <c:y val="-3.8438431167211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5075-4DFF-8BAA-88823DC53E85}"/>
                </c:ext>
              </c:extLst>
            </c:dLbl>
            <c:dLbl>
              <c:idx val="82"/>
              <c:layout>
                <c:manualLayout>
                  <c:x val="-7.1129082150051037E-2"/>
                  <c:y val="-5.28528428549161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5075-4DFF-8BAA-88823DC53E85}"/>
                </c:ext>
              </c:extLst>
            </c:dLbl>
            <c:dLbl>
              <c:idx val="89"/>
              <c:layout>
                <c:manualLayout>
                  <c:x val="-1.8749996924213256E-2"/>
                  <c:y val="-4.32432350631131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5075-4DFF-8BAA-88823DC53E85}"/>
                </c:ext>
              </c:extLst>
            </c:dLbl>
            <c:dLbl>
              <c:idx val="113"/>
              <c:layout>
                <c:manualLayout>
                  <c:x val="0"/>
                  <c:y val="-5.525410980982065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5075-4DFF-8BAA-88823DC53E85}"/>
                </c:ext>
              </c:extLst>
            </c:dLbl>
            <c:numFmt formatCode="#,##0.00" sourceLinked="0"/>
            <c:spPr>
              <a:solidFill>
                <a:sysClr val="window" lastClr="FFFFFF"/>
              </a:solidFill>
              <a:ln w="6350">
                <a:solidFill>
                  <a:sysClr val="windowText" lastClr="000000">
                    <a:lumMod val="25000"/>
                    <a:lumOff val="75000"/>
                  </a:sysClr>
                </a:solidFill>
              </a:ln>
              <a:effectLst/>
            </c:spPr>
            <c:txPr>
              <a:bodyPr rot="0" vert="horz"/>
              <a:lstStyle/>
              <a:p>
                <a:pPr>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15:showLeaderLines val="1"/>
                <c15:leaderLines>
                  <c:spPr>
                    <a:ln w="9525" cap="flat" cmpd="sng" algn="ctr">
                      <a:solidFill>
                        <a:schemeClr val="tx1">
                          <a:lumMod val="35000"/>
                          <a:lumOff val="65000"/>
                        </a:schemeClr>
                      </a:solidFill>
                      <a:round/>
                    </a:ln>
                    <a:effectLst/>
                  </c:spPr>
                </c15:leaderLines>
              </c:ext>
            </c:extLst>
          </c:dLbls>
          <c:cat>
            <c:strRef>
              <c:f>'Figure 2'!$A$16:$A$81</c:f>
              <c:strCache>
                <c:ptCount val="66"/>
                <c:pt idx="0">
                  <c:v>Jun. 2014</c:v>
                </c:pt>
                <c:pt idx="1">
                  <c:v>Jun. 2015</c:v>
                </c:pt>
                <c:pt idx="2">
                  <c:v>Jun. 2016</c:v>
                </c:pt>
                <c:pt idx="3">
                  <c:v>Jun. 2017</c:v>
                </c:pt>
                <c:pt idx="4">
                  <c:v>Jun. 2018</c:v>
                </c:pt>
                <c:pt idx="5">
                  <c:v>Jun. 2019</c:v>
                </c:pt>
                <c:pt idx="6">
                  <c:v>Jul. 2019</c:v>
                </c:pt>
                <c:pt idx="7">
                  <c:v>Jun. 2020</c:v>
                </c:pt>
                <c:pt idx="8">
                  <c:v>Jul. 2020</c:v>
                </c:pt>
                <c:pt idx="9">
                  <c:v>Aug. 2020</c:v>
                </c:pt>
                <c:pt idx="10">
                  <c:v>Sep. 2020</c:v>
                </c:pt>
                <c:pt idx="11">
                  <c:v>Nov. 2020</c:v>
                </c:pt>
                <c:pt idx="12">
                  <c:v>Dec. 2020</c:v>
                </c:pt>
                <c:pt idx="13">
                  <c:v>Jan. 2021</c:v>
                </c:pt>
                <c:pt idx="14">
                  <c:v>Feb. 2021</c:v>
                </c:pt>
                <c:pt idx="15">
                  <c:v>Mar. 2021</c:v>
                </c:pt>
                <c:pt idx="16">
                  <c:v>Apr. 2021</c:v>
                </c:pt>
                <c:pt idx="17">
                  <c:v>May. 2021</c:v>
                </c:pt>
                <c:pt idx="18">
                  <c:v>Jun. 2021</c:v>
                </c:pt>
                <c:pt idx="19">
                  <c:v>Jul. 2021</c:v>
                </c:pt>
                <c:pt idx="20">
                  <c:v>Aug. 2021</c:v>
                </c:pt>
                <c:pt idx="21">
                  <c:v>Sep. 2021</c:v>
                </c:pt>
                <c:pt idx="22">
                  <c:v>Oct. 2021</c:v>
                </c:pt>
                <c:pt idx="23">
                  <c:v>Nov. 2021</c:v>
                </c:pt>
                <c:pt idx="24">
                  <c:v>Dec. 2021</c:v>
                </c:pt>
                <c:pt idx="25">
                  <c:v>Jan. 2022</c:v>
                </c:pt>
                <c:pt idx="26">
                  <c:v>Feb. 2022</c:v>
                </c:pt>
                <c:pt idx="27">
                  <c:v>Mar. 2022</c:v>
                </c:pt>
                <c:pt idx="28">
                  <c:v>Apr. 2022</c:v>
                </c:pt>
                <c:pt idx="29">
                  <c:v>May. 2022</c:v>
                </c:pt>
                <c:pt idx="30">
                  <c:v>Jun. 2022</c:v>
                </c:pt>
                <c:pt idx="31">
                  <c:v>Jul. 2022</c:v>
                </c:pt>
                <c:pt idx="32">
                  <c:v>Aug. 2022</c:v>
                </c:pt>
                <c:pt idx="33">
                  <c:v>Sep. 2022</c:v>
                </c:pt>
                <c:pt idx="34">
                  <c:v>Oct. 2022</c:v>
                </c:pt>
                <c:pt idx="35">
                  <c:v>Nov. 2022</c:v>
                </c:pt>
                <c:pt idx="36">
                  <c:v>Dec. 2022</c:v>
                </c:pt>
                <c:pt idx="37">
                  <c:v>Jan. 2023</c:v>
                </c:pt>
                <c:pt idx="38">
                  <c:v>Feb. 2023</c:v>
                </c:pt>
                <c:pt idx="39">
                  <c:v>Mar. 2023</c:v>
                </c:pt>
                <c:pt idx="40">
                  <c:v>Apr. 2023</c:v>
                </c:pt>
                <c:pt idx="41">
                  <c:v>May. 2023</c:v>
                </c:pt>
                <c:pt idx="42">
                  <c:v>Jun. 2023</c:v>
                </c:pt>
                <c:pt idx="43">
                  <c:v>Jul. 2023</c:v>
                </c:pt>
                <c:pt idx="44">
                  <c:v>Aug. 2023</c:v>
                </c:pt>
                <c:pt idx="45">
                  <c:v>Sep. 2023</c:v>
                </c:pt>
                <c:pt idx="46">
                  <c:v>Oct. 2023</c:v>
                </c:pt>
                <c:pt idx="47">
                  <c:v>Nov. 2023</c:v>
                </c:pt>
                <c:pt idx="48">
                  <c:v>Dec. 2023</c:v>
                </c:pt>
                <c:pt idx="49">
                  <c:v>Jan. 2024</c:v>
                </c:pt>
                <c:pt idx="50">
                  <c:v>Feb. 2024</c:v>
                </c:pt>
                <c:pt idx="51">
                  <c:v>Mar. 2024</c:v>
                </c:pt>
                <c:pt idx="52">
                  <c:v>Apr. 2024</c:v>
                </c:pt>
                <c:pt idx="53">
                  <c:v>May. 2024</c:v>
                </c:pt>
                <c:pt idx="54">
                  <c:v>Jun. 2024</c:v>
                </c:pt>
                <c:pt idx="55">
                  <c:v>Jul. 2024</c:v>
                </c:pt>
                <c:pt idx="56">
                  <c:v>Aug. 2024</c:v>
                </c:pt>
                <c:pt idx="57">
                  <c:v>Sep. 2024</c:v>
                </c:pt>
                <c:pt idx="58">
                  <c:v>Oct. 2024</c:v>
                </c:pt>
                <c:pt idx="59">
                  <c:v>Nov. 2024</c:v>
                </c:pt>
                <c:pt idx="60">
                  <c:v>Dec. 2024</c:v>
                </c:pt>
                <c:pt idx="61">
                  <c:v>Jan. 2025</c:v>
                </c:pt>
                <c:pt idx="62">
                  <c:v>Feb. 2025</c:v>
                </c:pt>
                <c:pt idx="63">
                  <c:v>Mar. 2025</c:v>
                </c:pt>
                <c:pt idx="64">
                  <c:v>Apr. 2025</c:v>
                </c:pt>
                <c:pt idx="65">
                  <c:v>May. 2025</c:v>
                </c:pt>
              </c:strCache>
            </c:strRef>
          </c:cat>
          <c:val>
            <c:numRef>
              <c:f>'Figure 2'!$C$16:$C$81</c:f>
              <c:numCache>
                <c:formatCode>0.00</c:formatCode>
                <c:ptCount val="66"/>
                <c:pt idx="0">
                  <c:v>9.25</c:v>
                </c:pt>
                <c:pt idx="1">
                  <c:v>9.75</c:v>
                </c:pt>
                <c:pt idx="2">
                  <c:v>12.75</c:v>
                </c:pt>
                <c:pt idx="3">
                  <c:v>17.75</c:v>
                </c:pt>
                <c:pt idx="4">
                  <c:v>17.75</c:v>
                </c:pt>
                <c:pt idx="5">
                  <c:v>16.75</c:v>
                </c:pt>
                <c:pt idx="6">
                  <c:v>16.75</c:v>
                </c:pt>
                <c:pt idx="7">
                  <c:v>10.25</c:v>
                </c:pt>
                <c:pt idx="8">
                  <c:v>10.25</c:v>
                </c:pt>
                <c:pt idx="9">
                  <c:v>10.25</c:v>
                </c:pt>
                <c:pt idx="10">
                  <c:v>9.75</c:v>
                </c:pt>
                <c:pt idx="11">
                  <c:v>9.25</c:v>
                </c:pt>
                <c:pt idx="12">
                  <c:v>9.25</c:v>
                </c:pt>
                <c:pt idx="13">
                  <c:v>9.25</c:v>
                </c:pt>
                <c:pt idx="14">
                  <c:v>9.25</c:v>
                </c:pt>
                <c:pt idx="15">
                  <c:v>9.25</c:v>
                </c:pt>
                <c:pt idx="16">
                  <c:v>9.25</c:v>
                </c:pt>
                <c:pt idx="17">
                  <c:v>9.25</c:v>
                </c:pt>
                <c:pt idx="18">
                  <c:v>9.25</c:v>
                </c:pt>
                <c:pt idx="19">
                  <c:v>9.25</c:v>
                </c:pt>
                <c:pt idx="20">
                  <c:v>9.25</c:v>
                </c:pt>
                <c:pt idx="21">
                  <c:v>9.25</c:v>
                </c:pt>
                <c:pt idx="22">
                  <c:v>9.25</c:v>
                </c:pt>
                <c:pt idx="23">
                  <c:v>9.25</c:v>
                </c:pt>
                <c:pt idx="24">
                  <c:v>9.25</c:v>
                </c:pt>
                <c:pt idx="25">
                  <c:v>9.25</c:v>
                </c:pt>
                <c:pt idx="26">
                  <c:v>9.25</c:v>
                </c:pt>
                <c:pt idx="27">
                  <c:v>10.25</c:v>
                </c:pt>
                <c:pt idx="28">
                  <c:v>10.25</c:v>
                </c:pt>
                <c:pt idx="29">
                  <c:v>12.25</c:v>
                </c:pt>
                <c:pt idx="30">
                  <c:v>12.25</c:v>
                </c:pt>
                <c:pt idx="31">
                  <c:v>12.25</c:v>
                </c:pt>
                <c:pt idx="32">
                  <c:v>12.25</c:v>
                </c:pt>
                <c:pt idx="33">
                  <c:v>12.25</c:v>
                </c:pt>
                <c:pt idx="34">
                  <c:v>14.25</c:v>
                </c:pt>
                <c:pt idx="35">
                  <c:v>14.25</c:v>
                </c:pt>
                <c:pt idx="36">
                  <c:v>17.25</c:v>
                </c:pt>
                <c:pt idx="37">
                  <c:v>17.25</c:v>
                </c:pt>
                <c:pt idx="38">
                  <c:v>17.25</c:v>
                </c:pt>
                <c:pt idx="39">
                  <c:v>17.25</c:v>
                </c:pt>
                <c:pt idx="40">
                  <c:v>19.25</c:v>
                </c:pt>
                <c:pt idx="41">
                  <c:v>19.25</c:v>
                </c:pt>
                <c:pt idx="42">
                  <c:v>19.25</c:v>
                </c:pt>
                <c:pt idx="43">
                  <c:v>19.25</c:v>
                </c:pt>
                <c:pt idx="44">
                  <c:v>20.25</c:v>
                </c:pt>
                <c:pt idx="45">
                  <c:v>20.25</c:v>
                </c:pt>
                <c:pt idx="46">
                  <c:v>20.25</c:v>
                </c:pt>
                <c:pt idx="47">
                  <c:v>20.25</c:v>
                </c:pt>
                <c:pt idx="48">
                  <c:v>20.25</c:v>
                </c:pt>
                <c:pt idx="49">
                  <c:v>20.25</c:v>
                </c:pt>
                <c:pt idx="50">
                  <c:v>22.25</c:v>
                </c:pt>
                <c:pt idx="51">
                  <c:v>28.25</c:v>
                </c:pt>
                <c:pt idx="52">
                  <c:v>28.25</c:v>
                </c:pt>
                <c:pt idx="53">
                  <c:v>28.25</c:v>
                </c:pt>
                <c:pt idx="54">
                  <c:v>28.25</c:v>
                </c:pt>
                <c:pt idx="55">
                  <c:v>28.25</c:v>
                </c:pt>
                <c:pt idx="56">
                  <c:v>28.25</c:v>
                </c:pt>
                <c:pt idx="57">
                  <c:v>28.25</c:v>
                </c:pt>
                <c:pt idx="58">
                  <c:v>28.25</c:v>
                </c:pt>
                <c:pt idx="59">
                  <c:v>29.25</c:v>
                </c:pt>
                <c:pt idx="60">
                  <c:v>30.25</c:v>
                </c:pt>
                <c:pt idx="61">
                  <c:v>31.25</c:v>
                </c:pt>
                <c:pt idx="62">
                  <c:v>28.25</c:v>
                </c:pt>
                <c:pt idx="63">
                  <c:v>28.25</c:v>
                </c:pt>
                <c:pt idx="64">
                  <c:v>26</c:v>
                </c:pt>
                <c:pt idx="65">
                  <c:v>25</c:v>
                </c:pt>
              </c:numCache>
            </c:numRef>
          </c:val>
          <c:smooth val="0"/>
          <c:extLst>
            <c:ext xmlns:c16="http://schemas.microsoft.com/office/drawing/2014/chart" uri="{C3380CC4-5D6E-409C-BE32-E72D297353CC}">
              <c16:uniqueId val="{0000000C-5075-4DFF-8BAA-88823DC53E85}"/>
            </c:ext>
          </c:extLst>
        </c:ser>
        <c:ser>
          <c:idx val="2"/>
          <c:order val="2"/>
          <c:tx>
            <c:strRef>
              <c:f>'Figure 2'!$D$15</c:f>
              <c:strCache>
                <c:ptCount val="1"/>
                <c:pt idx="0">
                  <c:v>Headline inflation (annual change)</c:v>
                </c:pt>
              </c:strCache>
            </c:strRef>
          </c:tx>
          <c:spPr>
            <a:ln w="28575" cap="rnd">
              <a:solidFill>
                <a:schemeClr val="accent3"/>
              </a:solidFill>
              <a:round/>
            </a:ln>
            <a:effectLst/>
          </c:spPr>
          <c:marker>
            <c:symbol val="none"/>
          </c:marker>
          <c:dLbls>
            <c:dLbl>
              <c:idx val="0"/>
              <c:spPr>
                <a:noFill/>
                <a:ln>
                  <a:noFill/>
                </a:ln>
                <a:effectLst/>
              </c:spPr>
              <c:txPr>
                <a:bodyPr/>
                <a:lstStyle/>
                <a:p>
                  <a:pPr>
                    <a:defRPr/>
                  </a:pPr>
                  <a:endParaRPr lang="en-US"/>
                </a:p>
              </c:txPr>
              <c:showLegendKey val="0"/>
              <c:showVal val="0"/>
              <c:showCatName val="0"/>
              <c:showSerName val="0"/>
              <c:showPercent val="0"/>
              <c:showBubbleSize val="0"/>
              <c:extLst>
                <c:ext xmlns:c16="http://schemas.microsoft.com/office/drawing/2014/chart" uri="{C3380CC4-5D6E-409C-BE32-E72D297353CC}">
                  <c16:uniqueId val="{0000000D-5075-4DFF-8BAA-88823DC53E85}"/>
                </c:ext>
              </c:extLst>
            </c:dLbl>
            <c:dLbl>
              <c:idx val="39"/>
              <c:layout>
                <c:manualLayout>
                  <c:x val="-2.6485130053151815E-2"/>
                  <c:y val="-6.15053805100587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5075-4DFF-8BAA-88823DC53E85}"/>
                </c:ext>
              </c:extLst>
            </c:dLbl>
            <c:dLbl>
              <c:idx val="45"/>
              <c:layout>
                <c:manualLayout>
                  <c:x val="-2.6485130053151815E-2"/>
                  <c:y val="-6.15053805100587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5075-4DFF-8BAA-88823DC53E85}"/>
                </c:ext>
              </c:extLst>
            </c:dLbl>
            <c:spPr>
              <a:solidFill>
                <a:sysClr val="window" lastClr="FFFFFF"/>
              </a:solidFill>
              <a:ln>
                <a:solidFill>
                  <a:sysClr val="windowText" lastClr="000000">
                    <a:lumMod val="65000"/>
                    <a:lumOff val="35000"/>
                  </a:sysClr>
                </a:solidFill>
              </a:ln>
              <a:effectLst/>
            </c:sp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15:showLeaderLines val="1"/>
                <c15:leaderLines>
                  <c:spPr>
                    <a:ln w="9525" cap="flat" cmpd="sng" algn="ctr">
                      <a:solidFill>
                        <a:schemeClr val="tx1">
                          <a:lumMod val="35000"/>
                          <a:lumOff val="65000"/>
                        </a:schemeClr>
                      </a:solidFill>
                      <a:round/>
                    </a:ln>
                    <a:effectLst/>
                  </c:spPr>
                </c15:leaderLines>
              </c:ext>
            </c:extLst>
          </c:dLbls>
          <c:cat>
            <c:strRef>
              <c:f>'Figure 2'!$A$16:$A$81</c:f>
              <c:strCache>
                <c:ptCount val="66"/>
                <c:pt idx="0">
                  <c:v>Jun. 2014</c:v>
                </c:pt>
                <c:pt idx="1">
                  <c:v>Jun. 2015</c:v>
                </c:pt>
                <c:pt idx="2">
                  <c:v>Jun. 2016</c:v>
                </c:pt>
                <c:pt idx="3">
                  <c:v>Jun. 2017</c:v>
                </c:pt>
                <c:pt idx="4">
                  <c:v>Jun. 2018</c:v>
                </c:pt>
                <c:pt idx="5">
                  <c:v>Jun. 2019</c:v>
                </c:pt>
                <c:pt idx="6">
                  <c:v>Jul. 2019</c:v>
                </c:pt>
                <c:pt idx="7">
                  <c:v>Jun. 2020</c:v>
                </c:pt>
                <c:pt idx="8">
                  <c:v>Jul. 2020</c:v>
                </c:pt>
                <c:pt idx="9">
                  <c:v>Aug. 2020</c:v>
                </c:pt>
                <c:pt idx="10">
                  <c:v>Sep. 2020</c:v>
                </c:pt>
                <c:pt idx="11">
                  <c:v>Nov. 2020</c:v>
                </c:pt>
                <c:pt idx="12">
                  <c:v>Dec. 2020</c:v>
                </c:pt>
                <c:pt idx="13">
                  <c:v>Jan. 2021</c:v>
                </c:pt>
                <c:pt idx="14">
                  <c:v>Feb. 2021</c:v>
                </c:pt>
                <c:pt idx="15">
                  <c:v>Mar. 2021</c:v>
                </c:pt>
                <c:pt idx="16">
                  <c:v>Apr. 2021</c:v>
                </c:pt>
                <c:pt idx="17">
                  <c:v>May. 2021</c:v>
                </c:pt>
                <c:pt idx="18">
                  <c:v>Jun. 2021</c:v>
                </c:pt>
                <c:pt idx="19">
                  <c:v>Jul. 2021</c:v>
                </c:pt>
                <c:pt idx="20">
                  <c:v>Aug. 2021</c:v>
                </c:pt>
                <c:pt idx="21">
                  <c:v>Sep. 2021</c:v>
                </c:pt>
                <c:pt idx="22">
                  <c:v>Oct. 2021</c:v>
                </c:pt>
                <c:pt idx="23">
                  <c:v>Nov. 2021</c:v>
                </c:pt>
                <c:pt idx="24">
                  <c:v>Dec. 2021</c:v>
                </c:pt>
                <c:pt idx="25">
                  <c:v>Jan. 2022</c:v>
                </c:pt>
                <c:pt idx="26">
                  <c:v>Feb. 2022</c:v>
                </c:pt>
                <c:pt idx="27">
                  <c:v>Mar. 2022</c:v>
                </c:pt>
                <c:pt idx="28">
                  <c:v>Apr. 2022</c:v>
                </c:pt>
                <c:pt idx="29">
                  <c:v>May. 2022</c:v>
                </c:pt>
                <c:pt idx="30">
                  <c:v>Jun. 2022</c:v>
                </c:pt>
                <c:pt idx="31">
                  <c:v>Jul. 2022</c:v>
                </c:pt>
                <c:pt idx="32">
                  <c:v>Aug. 2022</c:v>
                </c:pt>
                <c:pt idx="33">
                  <c:v>Sep. 2022</c:v>
                </c:pt>
                <c:pt idx="34">
                  <c:v>Oct. 2022</c:v>
                </c:pt>
                <c:pt idx="35">
                  <c:v>Nov. 2022</c:v>
                </c:pt>
                <c:pt idx="36">
                  <c:v>Dec. 2022</c:v>
                </c:pt>
                <c:pt idx="37">
                  <c:v>Jan. 2023</c:v>
                </c:pt>
                <c:pt idx="38">
                  <c:v>Feb. 2023</c:v>
                </c:pt>
                <c:pt idx="39">
                  <c:v>Mar. 2023</c:v>
                </c:pt>
                <c:pt idx="40">
                  <c:v>Apr. 2023</c:v>
                </c:pt>
                <c:pt idx="41">
                  <c:v>May. 2023</c:v>
                </c:pt>
                <c:pt idx="42">
                  <c:v>Jun. 2023</c:v>
                </c:pt>
                <c:pt idx="43">
                  <c:v>Jul. 2023</c:v>
                </c:pt>
                <c:pt idx="44">
                  <c:v>Aug. 2023</c:v>
                </c:pt>
                <c:pt idx="45">
                  <c:v>Sep. 2023</c:v>
                </c:pt>
                <c:pt idx="46">
                  <c:v>Oct. 2023</c:v>
                </c:pt>
                <c:pt idx="47">
                  <c:v>Nov. 2023</c:v>
                </c:pt>
                <c:pt idx="48">
                  <c:v>Dec. 2023</c:v>
                </c:pt>
                <c:pt idx="49">
                  <c:v>Jan. 2024</c:v>
                </c:pt>
                <c:pt idx="50">
                  <c:v>Feb. 2024</c:v>
                </c:pt>
                <c:pt idx="51">
                  <c:v>Mar. 2024</c:v>
                </c:pt>
                <c:pt idx="52">
                  <c:v>Apr. 2024</c:v>
                </c:pt>
                <c:pt idx="53">
                  <c:v>May. 2024</c:v>
                </c:pt>
                <c:pt idx="54">
                  <c:v>Jun. 2024</c:v>
                </c:pt>
                <c:pt idx="55">
                  <c:v>Jul. 2024</c:v>
                </c:pt>
                <c:pt idx="56">
                  <c:v>Aug. 2024</c:v>
                </c:pt>
                <c:pt idx="57">
                  <c:v>Sep. 2024</c:v>
                </c:pt>
                <c:pt idx="58">
                  <c:v>Oct. 2024</c:v>
                </c:pt>
                <c:pt idx="59">
                  <c:v>Nov. 2024</c:v>
                </c:pt>
                <c:pt idx="60">
                  <c:v>Dec. 2024</c:v>
                </c:pt>
                <c:pt idx="61">
                  <c:v>Jan. 2025</c:v>
                </c:pt>
                <c:pt idx="62">
                  <c:v>Feb. 2025</c:v>
                </c:pt>
                <c:pt idx="63">
                  <c:v>Mar. 2025</c:v>
                </c:pt>
                <c:pt idx="64">
                  <c:v>Apr. 2025</c:v>
                </c:pt>
                <c:pt idx="65">
                  <c:v>May. 2025</c:v>
                </c:pt>
              </c:strCache>
            </c:strRef>
          </c:cat>
          <c:val>
            <c:numRef>
              <c:f>'Figure 2'!$D$16:$D$81</c:f>
              <c:numCache>
                <c:formatCode>0.00</c:formatCode>
                <c:ptCount val="66"/>
                <c:pt idx="0">
                  <c:v>8.1999999999999993</c:v>
                </c:pt>
                <c:pt idx="1">
                  <c:v>11.5</c:v>
                </c:pt>
                <c:pt idx="2">
                  <c:v>14.8</c:v>
                </c:pt>
                <c:pt idx="3">
                  <c:v>30.9</c:v>
                </c:pt>
                <c:pt idx="4">
                  <c:v>13.8</c:v>
                </c:pt>
                <c:pt idx="5">
                  <c:v>8.9</c:v>
                </c:pt>
                <c:pt idx="6">
                  <c:v>7.8</c:v>
                </c:pt>
                <c:pt idx="7">
                  <c:v>6</c:v>
                </c:pt>
                <c:pt idx="8">
                  <c:v>4.5999999999999996</c:v>
                </c:pt>
                <c:pt idx="9">
                  <c:v>3.6</c:v>
                </c:pt>
                <c:pt idx="10">
                  <c:v>3.3</c:v>
                </c:pt>
                <c:pt idx="11">
                  <c:v>6.3</c:v>
                </c:pt>
                <c:pt idx="12">
                  <c:v>6</c:v>
                </c:pt>
                <c:pt idx="13">
                  <c:v>4.8</c:v>
                </c:pt>
                <c:pt idx="14">
                  <c:v>4.9000000000000004</c:v>
                </c:pt>
                <c:pt idx="15">
                  <c:v>4.8</c:v>
                </c:pt>
                <c:pt idx="16">
                  <c:v>4.4000000000000004</c:v>
                </c:pt>
                <c:pt idx="17">
                  <c:v>4.9000000000000004</c:v>
                </c:pt>
                <c:pt idx="18">
                  <c:v>5.3</c:v>
                </c:pt>
                <c:pt idx="19">
                  <c:v>6.1</c:v>
                </c:pt>
                <c:pt idx="20">
                  <c:v>6.4</c:v>
                </c:pt>
                <c:pt idx="21">
                  <c:v>8</c:v>
                </c:pt>
                <c:pt idx="22">
                  <c:v>7.3</c:v>
                </c:pt>
                <c:pt idx="23">
                  <c:v>6.2</c:v>
                </c:pt>
                <c:pt idx="24">
                  <c:v>6.5</c:v>
                </c:pt>
                <c:pt idx="25">
                  <c:v>8</c:v>
                </c:pt>
                <c:pt idx="26">
                  <c:v>10</c:v>
                </c:pt>
                <c:pt idx="27">
                  <c:v>12.1</c:v>
                </c:pt>
                <c:pt idx="28">
                  <c:v>14.9</c:v>
                </c:pt>
                <c:pt idx="29">
                  <c:v>15.3</c:v>
                </c:pt>
                <c:pt idx="30">
                  <c:v>14.7</c:v>
                </c:pt>
                <c:pt idx="31">
                  <c:v>14.6</c:v>
                </c:pt>
                <c:pt idx="32">
                  <c:v>15.3</c:v>
                </c:pt>
                <c:pt idx="33">
                  <c:v>15.3</c:v>
                </c:pt>
                <c:pt idx="34">
                  <c:v>16.3</c:v>
                </c:pt>
                <c:pt idx="35">
                  <c:v>19.2</c:v>
                </c:pt>
                <c:pt idx="36">
                  <c:v>21.9</c:v>
                </c:pt>
                <c:pt idx="37">
                  <c:v>26.5</c:v>
                </c:pt>
                <c:pt idx="38">
                  <c:v>32.9</c:v>
                </c:pt>
                <c:pt idx="39">
                  <c:v>33.9</c:v>
                </c:pt>
                <c:pt idx="40">
                  <c:v>31.5</c:v>
                </c:pt>
                <c:pt idx="41">
                  <c:v>33.700000000000003</c:v>
                </c:pt>
                <c:pt idx="42">
                  <c:v>36.799999999999997</c:v>
                </c:pt>
                <c:pt idx="43">
                  <c:v>38.200000000000003</c:v>
                </c:pt>
                <c:pt idx="44">
                  <c:v>39.700000000000003</c:v>
                </c:pt>
                <c:pt idx="45">
                  <c:v>40.299999999999997</c:v>
                </c:pt>
                <c:pt idx="46">
                  <c:v>38.5</c:v>
                </c:pt>
                <c:pt idx="47">
                  <c:v>36.4</c:v>
                </c:pt>
                <c:pt idx="48">
                  <c:v>35.200000000000003</c:v>
                </c:pt>
                <c:pt idx="49">
                  <c:v>31.2</c:v>
                </c:pt>
                <c:pt idx="50">
                  <c:v>36</c:v>
                </c:pt>
                <c:pt idx="51">
                  <c:v>33.1</c:v>
                </c:pt>
                <c:pt idx="52" formatCode="[$-2000401]0.###">
                  <c:v>31.8</c:v>
                </c:pt>
                <c:pt idx="53" formatCode="[$-2000401]0.###">
                  <c:v>27.4</c:v>
                </c:pt>
                <c:pt idx="54" formatCode="[$-2000401]0.###">
                  <c:v>27.1</c:v>
                </c:pt>
                <c:pt idx="55" formatCode="General">
                  <c:v>25.2</c:v>
                </c:pt>
                <c:pt idx="56" formatCode="General">
                  <c:v>25.6</c:v>
                </c:pt>
                <c:pt idx="57" formatCode="General">
                  <c:v>26</c:v>
                </c:pt>
                <c:pt idx="58">
                  <c:v>26.5</c:v>
                </c:pt>
                <c:pt idx="59">
                  <c:v>25.5</c:v>
                </c:pt>
                <c:pt idx="60">
                  <c:v>24.1</c:v>
                </c:pt>
                <c:pt idx="61">
                  <c:v>24</c:v>
                </c:pt>
                <c:pt idx="62">
                  <c:v>12.8</c:v>
                </c:pt>
                <c:pt idx="63">
                  <c:v>13.6</c:v>
                </c:pt>
                <c:pt idx="64">
                  <c:v>13.9</c:v>
                </c:pt>
                <c:pt idx="65">
                  <c:v>16.8</c:v>
                </c:pt>
              </c:numCache>
            </c:numRef>
          </c:val>
          <c:smooth val="0"/>
          <c:extLst>
            <c:ext xmlns:c16="http://schemas.microsoft.com/office/drawing/2014/chart" uri="{C3380CC4-5D6E-409C-BE32-E72D297353CC}">
              <c16:uniqueId val="{00000010-5075-4DFF-8BAA-88823DC53E85}"/>
            </c:ext>
          </c:extLst>
        </c:ser>
        <c:dLbls>
          <c:showLegendKey val="0"/>
          <c:showVal val="0"/>
          <c:showCatName val="0"/>
          <c:showSerName val="0"/>
          <c:showPercent val="0"/>
          <c:showBubbleSize val="0"/>
        </c:dLbls>
        <c:smooth val="0"/>
        <c:axId val="242913824"/>
        <c:axId val="242914368"/>
      </c:lineChart>
      <c:catAx>
        <c:axId val="242913824"/>
        <c:scaling>
          <c:orientation val="minMax"/>
        </c:scaling>
        <c:delete val="0"/>
        <c:axPos val="b"/>
        <c:numFmt formatCode="General" sourceLinked="1"/>
        <c:majorTickMark val="none"/>
        <c:minorTickMark val="none"/>
        <c:tickLblPos val="nextTo"/>
        <c:spPr>
          <a:noFill/>
          <a:ln w="3175" cap="flat" cmpd="sng" algn="ctr">
            <a:solidFill>
              <a:schemeClr val="tx1"/>
            </a:solidFill>
            <a:round/>
          </a:ln>
          <a:effectLst/>
        </c:spPr>
        <c:txPr>
          <a:bodyPr rot="-60000000" vert="horz"/>
          <a:lstStyle/>
          <a:p>
            <a:pPr>
              <a:defRPr/>
            </a:pPr>
            <a:endParaRPr lang="en-US"/>
          </a:p>
        </c:txPr>
        <c:crossAx val="242914368"/>
        <c:crosses val="autoZero"/>
        <c:auto val="1"/>
        <c:lblAlgn val="ctr"/>
        <c:lblOffset val="100"/>
        <c:noMultiLvlLbl val="1"/>
      </c:catAx>
      <c:valAx>
        <c:axId val="242914368"/>
        <c:scaling>
          <c:orientation val="minMax"/>
        </c:scaling>
        <c:delete val="0"/>
        <c:axPos val="l"/>
        <c:numFmt formatCode="0" sourceLinked="0"/>
        <c:majorTickMark val="none"/>
        <c:minorTickMark val="none"/>
        <c:tickLblPos val="nextTo"/>
        <c:spPr>
          <a:noFill/>
          <a:ln w="3175">
            <a:solidFill>
              <a:schemeClr val="tx1"/>
            </a:solidFill>
          </a:ln>
          <a:effectLst/>
        </c:spPr>
        <c:txPr>
          <a:bodyPr rot="-60000000" vert="horz"/>
          <a:lstStyle/>
          <a:p>
            <a:pPr>
              <a:defRPr/>
            </a:pPr>
            <a:endParaRPr lang="en-US"/>
          </a:p>
        </c:txPr>
        <c:crossAx val="242913824"/>
        <c:crosses val="autoZero"/>
        <c:crossBetween val="between"/>
      </c:valAx>
      <c:spPr>
        <a:noFill/>
        <a:ln>
          <a:noFill/>
        </a:ln>
        <a:effectLst/>
      </c:spPr>
    </c:plotArea>
    <c:legend>
      <c:legendPos val="b"/>
      <c:layout>
        <c:manualLayout>
          <c:xMode val="edge"/>
          <c:yMode val="edge"/>
          <c:x val="0.15288870008496178"/>
          <c:y val="0.89292861182407446"/>
          <c:w val="0.68997451146983857"/>
          <c:h val="0.10707138817592553"/>
        </c:manualLayout>
      </c:layout>
      <c:overlay val="0"/>
      <c:spPr>
        <a:noFill/>
        <a:ln>
          <a:noFill/>
        </a:ln>
        <a:effectLst/>
      </c:spPr>
      <c:txPr>
        <a:bodyPr rot="0" vert="horz"/>
        <a:lstStyle/>
        <a:p>
          <a:pPr>
            <a:defRPr/>
          </a:pPr>
          <a:endParaRPr lang="en-US"/>
        </a:p>
      </c:txPr>
    </c:legend>
    <c:plotVisOnly val="1"/>
    <c:dispBlanksAs val="gap"/>
    <c:showDLblsOverMax val="0"/>
  </c:chart>
  <c:spPr>
    <a:noFill/>
    <a:ln w="9525" cap="flat" cmpd="sng" algn="ctr">
      <a:noFill/>
      <a:round/>
    </a:ln>
    <a:effectLst/>
  </c:spPr>
  <c:txPr>
    <a:bodyPr/>
    <a:lstStyle/>
    <a:p>
      <a:pPr>
        <a:defRPr sz="600"/>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313306243080924E-2"/>
          <c:y val="9.6397408274846302E-2"/>
          <c:w val="0.93074946750986409"/>
          <c:h val="0.54298243729208862"/>
        </c:manualLayout>
      </c:layout>
      <c:lineChart>
        <c:grouping val="standard"/>
        <c:varyColors val="0"/>
        <c:ser>
          <c:idx val="0"/>
          <c:order val="0"/>
          <c:tx>
            <c:strRef>
              <c:f>'Figure 2'!$B$15</c:f>
              <c:strCache>
                <c:ptCount val="1"/>
                <c:pt idx="0">
                  <c:v>Deposit rate</c:v>
                </c:pt>
              </c:strCache>
            </c:strRef>
          </c:tx>
          <c:spPr>
            <a:ln w="28575" cap="rnd">
              <a:solidFill>
                <a:schemeClr val="accent1"/>
              </a:solidFill>
              <a:round/>
            </a:ln>
            <a:effectLst/>
          </c:spPr>
          <c:marker>
            <c:symbol val="none"/>
          </c:marker>
          <c:cat>
            <c:strRef>
              <c:f>'Figure 2'!$A$16:$A$79</c:f>
              <c:strCache>
                <c:ptCount val="64"/>
                <c:pt idx="0">
                  <c:v>Jun. 2014</c:v>
                </c:pt>
                <c:pt idx="1">
                  <c:v>Jun. 2015</c:v>
                </c:pt>
                <c:pt idx="2">
                  <c:v>Jun. 2016</c:v>
                </c:pt>
                <c:pt idx="3">
                  <c:v>Jun. 2017</c:v>
                </c:pt>
                <c:pt idx="4">
                  <c:v>Jun. 2018</c:v>
                </c:pt>
                <c:pt idx="5">
                  <c:v>Jun. 2019</c:v>
                </c:pt>
                <c:pt idx="6">
                  <c:v>Jul. 2019</c:v>
                </c:pt>
                <c:pt idx="7">
                  <c:v>Jun. 2020</c:v>
                </c:pt>
                <c:pt idx="8">
                  <c:v>Jul. 2020</c:v>
                </c:pt>
                <c:pt idx="9">
                  <c:v>Aug. 2020</c:v>
                </c:pt>
                <c:pt idx="10">
                  <c:v>Sep. 2020</c:v>
                </c:pt>
                <c:pt idx="11">
                  <c:v>Nov. 2020</c:v>
                </c:pt>
                <c:pt idx="12">
                  <c:v>Dec. 2020</c:v>
                </c:pt>
                <c:pt idx="13">
                  <c:v>Jan. 2021</c:v>
                </c:pt>
                <c:pt idx="14">
                  <c:v>Feb. 2021</c:v>
                </c:pt>
                <c:pt idx="15">
                  <c:v>Mar. 2021</c:v>
                </c:pt>
                <c:pt idx="16">
                  <c:v>Apr. 2021</c:v>
                </c:pt>
                <c:pt idx="17">
                  <c:v>May. 2021</c:v>
                </c:pt>
                <c:pt idx="18">
                  <c:v>Jun. 2021</c:v>
                </c:pt>
                <c:pt idx="19">
                  <c:v>Jul. 2021</c:v>
                </c:pt>
                <c:pt idx="20">
                  <c:v>Aug. 2021</c:v>
                </c:pt>
                <c:pt idx="21">
                  <c:v>Sep. 2021</c:v>
                </c:pt>
                <c:pt idx="22">
                  <c:v>Oct. 2021</c:v>
                </c:pt>
                <c:pt idx="23">
                  <c:v>Nov. 2021</c:v>
                </c:pt>
                <c:pt idx="24">
                  <c:v>Dec. 2021</c:v>
                </c:pt>
                <c:pt idx="25">
                  <c:v>Jan. 2022</c:v>
                </c:pt>
                <c:pt idx="26">
                  <c:v>Feb. 2022</c:v>
                </c:pt>
                <c:pt idx="27">
                  <c:v>Mar. 2022</c:v>
                </c:pt>
                <c:pt idx="28">
                  <c:v>Apr. 2022</c:v>
                </c:pt>
                <c:pt idx="29">
                  <c:v>May. 2022</c:v>
                </c:pt>
                <c:pt idx="30">
                  <c:v>Jun. 2022</c:v>
                </c:pt>
                <c:pt idx="31">
                  <c:v>Jul. 2022</c:v>
                </c:pt>
                <c:pt idx="32">
                  <c:v>Aug. 2022</c:v>
                </c:pt>
                <c:pt idx="33">
                  <c:v>Sep. 2022</c:v>
                </c:pt>
                <c:pt idx="34">
                  <c:v>Oct. 2022</c:v>
                </c:pt>
                <c:pt idx="35">
                  <c:v>Nov. 2022</c:v>
                </c:pt>
                <c:pt idx="36">
                  <c:v>Dec. 2022</c:v>
                </c:pt>
                <c:pt idx="37">
                  <c:v>Jan. 2023</c:v>
                </c:pt>
                <c:pt idx="38">
                  <c:v>Feb. 2023</c:v>
                </c:pt>
                <c:pt idx="39">
                  <c:v>Mar. 2023</c:v>
                </c:pt>
                <c:pt idx="40">
                  <c:v>Apr. 2023</c:v>
                </c:pt>
                <c:pt idx="41">
                  <c:v>May. 2023</c:v>
                </c:pt>
                <c:pt idx="42">
                  <c:v>Jun. 2023</c:v>
                </c:pt>
                <c:pt idx="43">
                  <c:v>Jul. 2023</c:v>
                </c:pt>
                <c:pt idx="44">
                  <c:v>Aug. 2023</c:v>
                </c:pt>
                <c:pt idx="45">
                  <c:v>Sep. 2023</c:v>
                </c:pt>
                <c:pt idx="46">
                  <c:v>Oct. 2023</c:v>
                </c:pt>
                <c:pt idx="47">
                  <c:v>Nov. 2023</c:v>
                </c:pt>
                <c:pt idx="48">
                  <c:v>Dec. 2023</c:v>
                </c:pt>
                <c:pt idx="49">
                  <c:v>Jan. 2024</c:v>
                </c:pt>
                <c:pt idx="50">
                  <c:v>Feb. 2024</c:v>
                </c:pt>
                <c:pt idx="51">
                  <c:v>Mar. 2024</c:v>
                </c:pt>
                <c:pt idx="52">
                  <c:v>Apr. 2024</c:v>
                </c:pt>
                <c:pt idx="53">
                  <c:v>May. 2024</c:v>
                </c:pt>
                <c:pt idx="54">
                  <c:v>Jun. 2024</c:v>
                </c:pt>
                <c:pt idx="55">
                  <c:v>Jul. 2024</c:v>
                </c:pt>
                <c:pt idx="56">
                  <c:v>Aug. 2024</c:v>
                </c:pt>
                <c:pt idx="57">
                  <c:v>Sep. 2024</c:v>
                </c:pt>
                <c:pt idx="58">
                  <c:v>Oct. 2024</c:v>
                </c:pt>
                <c:pt idx="59">
                  <c:v>Nov. 2024</c:v>
                </c:pt>
                <c:pt idx="60">
                  <c:v>Dec. 2024</c:v>
                </c:pt>
                <c:pt idx="61">
                  <c:v>Jan. 2025</c:v>
                </c:pt>
                <c:pt idx="62">
                  <c:v>Feb. 2025</c:v>
                </c:pt>
                <c:pt idx="63">
                  <c:v>Mar. 2025</c:v>
                </c:pt>
              </c:strCache>
            </c:strRef>
          </c:cat>
          <c:val>
            <c:numRef>
              <c:f>'Figure 2'!$B$16:$B$79</c:f>
              <c:numCache>
                <c:formatCode>0.00</c:formatCode>
                <c:ptCount val="64"/>
                <c:pt idx="0">
                  <c:v>8.25</c:v>
                </c:pt>
                <c:pt idx="1">
                  <c:v>8.75</c:v>
                </c:pt>
                <c:pt idx="2">
                  <c:v>11.75</c:v>
                </c:pt>
                <c:pt idx="3">
                  <c:v>16.75</c:v>
                </c:pt>
                <c:pt idx="4">
                  <c:v>16.75</c:v>
                </c:pt>
                <c:pt idx="5">
                  <c:v>15.75</c:v>
                </c:pt>
                <c:pt idx="6">
                  <c:v>15.75</c:v>
                </c:pt>
                <c:pt idx="7">
                  <c:v>9.25</c:v>
                </c:pt>
                <c:pt idx="8">
                  <c:v>9.25</c:v>
                </c:pt>
                <c:pt idx="9">
                  <c:v>9.25</c:v>
                </c:pt>
                <c:pt idx="10">
                  <c:v>8.75</c:v>
                </c:pt>
                <c:pt idx="11">
                  <c:v>8.25</c:v>
                </c:pt>
                <c:pt idx="12">
                  <c:v>8.25</c:v>
                </c:pt>
                <c:pt idx="13">
                  <c:v>8.25</c:v>
                </c:pt>
                <c:pt idx="14">
                  <c:v>8.25</c:v>
                </c:pt>
                <c:pt idx="15">
                  <c:v>8.25</c:v>
                </c:pt>
                <c:pt idx="16">
                  <c:v>8.25</c:v>
                </c:pt>
                <c:pt idx="17">
                  <c:v>8.25</c:v>
                </c:pt>
                <c:pt idx="18">
                  <c:v>8.25</c:v>
                </c:pt>
                <c:pt idx="19">
                  <c:v>8.25</c:v>
                </c:pt>
                <c:pt idx="20">
                  <c:v>8.25</c:v>
                </c:pt>
                <c:pt idx="21">
                  <c:v>8.25</c:v>
                </c:pt>
                <c:pt idx="22">
                  <c:v>8.25</c:v>
                </c:pt>
                <c:pt idx="23">
                  <c:v>8.25</c:v>
                </c:pt>
                <c:pt idx="24">
                  <c:v>8.25</c:v>
                </c:pt>
                <c:pt idx="25">
                  <c:v>8.25</c:v>
                </c:pt>
                <c:pt idx="26">
                  <c:v>8.25</c:v>
                </c:pt>
                <c:pt idx="27">
                  <c:v>9.25</c:v>
                </c:pt>
                <c:pt idx="28">
                  <c:v>9.25</c:v>
                </c:pt>
                <c:pt idx="29">
                  <c:v>11.25</c:v>
                </c:pt>
                <c:pt idx="30">
                  <c:v>11.25</c:v>
                </c:pt>
                <c:pt idx="31">
                  <c:v>11.25</c:v>
                </c:pt>
                <c:pt idx="32">
                  <c:v>11.25</c:v>
                </c:pt>
                <c:pt idx="33">
                  <c:v>11.25</c:v>
                </c:pt>
                <c:pt idx="34">
                  <c:v>13.25</c:v>
                </c:pt>
                <c:pt idx="35">
                  <c:v>13.25</c:v>
                </c:pt>
                <c:pt idx="36">
                  <c:v>16.25</c:v>
                </c:pt>
                <c:pt idx="37">
                  <c:v>16.25</c:v>
                </c:pt>
                <c:pt idx="38">
                  <c:v>16.25</c:v>
                </c:pt>
                <c:pt idx="39">
                  <c:v>16.25</c:v>
                </c:pt>
                <c:pt idx="40">
                  <c:v>18.25</c:v>
                </c:pt>
                <c:pt idx="41">
                  <c:v>18.25</c:v>
                </c:pt>
                <c:pt idx="42">
                  <c:v>18.25</c:v>
                </c:pt>
                <c:pt idx="43">
                  <c:v>18.25</c:v>
                </c:pt>
                <c:pt idx="44">
                  <c:v>19.25</c:v>
                </c:pt>
                <c:pt idx="45">
                  <c:v>19.25</c:v>
                </c:pt>
                <c:pt idx="46">
                  <c:v>19.25</c:v>
                </c:pt>
                <c:pt idx="47">
                  <c:v>19.25</c:v>
                </c:pt>
                <c:pt idx="48">
                  <c:v>19.25</c:v>
                </c:pt>
                <c:pt idx="49">
                  <c:v>19.25</c:v>
                </c:pt>
                <c:pt idx="50">
                  <c:v>21.25</c:v>
                </c:pt>
                <c:pt idx="51">
                  <c:v>27.25</c:v>
                </c:pt>
                <c:pt idx="52">
                  <c:v>27.25</c:v>
                </c:pt>
                <c:pt idx="53">
                  <c:v>27.25</c:v>
                </c:pt>
                <c:pt idx="54">
                  <c:v>27.25</c:v>
                </c:pt>
                <c:pt idx="55">
                  <c:v>27.25</c:v>
                </c:pt>
                <c:pt idx="56">
                  <c:v>27.25</c:v>
                </c:pt>
                <c:pt idx="57">
                  <c:v>27.25</c:v>
                </c:pt>
                <c:pt idx="58">
                  <c:v>27.25</c:v>
                </c:pt>
                <c:pt idx="59">
                  <c:v>28.25</c:v>
                </c:pt>
                <c:pt idx="60">
                  <c:v>29.25</c:v>
                </c:pt>
                <c:pt idx="61">
                  <c:v>30.25</c:v>
                </c:pt>
                <c:pt idx="62">
                  <c:v>27.25</c:v>
                </c:pt>
                <c:pt idx="63">
                  <c:v>27.25</c:v>
                </c:pt>
              </c:numCache>
            </c:numRef>
          </c:val>
          <c:smooth val="0"/>
          <c:extLst>
            <c:ext xmlns:c16="http://schemas.microsoft.com/office/drawing/2014/chart" uri="{C3380CC4-5D6E-409C-BE32-E72D297353CC}">
              <c16:uniqueId val="{00000000-1C6E-4401-A235-0EF787E7B656}"/>
            </c:ext>
          </c:extLst>
        </c:ser>
        <c:ser>
          <c:idx val="1"/>
          <c:order val="1"/>
          <c:tx>
            <c:strRef>
              <c:f>'Figure 2'!$C$15</c:f>
              <c:strCache>
                <c:ptCount val="1"/>
                <c:pt idx="0">
                  <c:v>Lending rate</c:v>
                </c:pt>
              </c:strCache>
            </c:strRef>
          </c:tx>
          <c:spPr>
            <a:ln w="28575" cap="rnd">
              <a:solidFill>
                <a:schemeClr val="accent2"/>
              </a:solidFill>
              <a:round/>
            </a:ln>
            <a:effectLst/>
          </c:spPr>
          <c:marker>
            <c:symbol val="none"/>
          </c:marker>
          <c:dLbls>
            <c:dLbl>
              <c:idx val="1"/>
              <c:layout>
                <c:manualLayout>
                  <c:x val="-2.9850746268656726E-2"/>
                  <c:y val="-4.063491250895397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C6E-4401-A235-0EF787E7B656}"/>
                </c:ext>
              </c:extLst>
            </c:dLbl>
            <c:dLbl>
              <c:idx val="16"/>
              <c:layout>
                <c:manualLayout>
                  <c:x val="-2.9850746268656716E-2"/>
                  <c:y val="-3.04761843817154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C6E-4401-A235-0EF787E7B656}"/>
                </c:ext>
              </c:extLst>
            </c:dLbl>
            <c:dLbl>
              <c:idx val="31"/>
              <c:layout>
                <c:manualLayout>
                  <c:x val="-3.5751828327635779E-2"/>
                  <c:y val="-5.28528428549161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C6E-4401-A235-0EF787E7B656}"/>
                </c:ext>
              </c:extLst>
            </c:dLbl>
            <c:dLbl>
              <c:idx val="36"/>
              <c:layout>
                <c:manualLayout>
                  <c:x val="-2.1794349110170311E-2"/>
                  <c:y val="-5.7381845197465552E-2"/>
                </c:manualLayout>
              </c:layout>
              <c:spPr>
                <a:solidFill>
                  <a:sysClr val="window" lastClr="FFFFFF"/>
                </a:solidFill>
                <a:ln w="6350">
                  <a:solidFill>
                    <a:sysClr val="windowText" lastClr="000000">
                      <a:lumMod val="65000"/>
                      <a:lumOff val="35000"/>
                    </a:sysClr>
                  </a:solidFill>
                </a:ln>
                <a:effectLst/>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4-1C6E-4401-A235-0EF787E7B656}"/>
                </c:ext>
              </c:extLst>
            </c:dLbl>
            <c:dLbl>
              <c:idx val="40"/>
              <c:layout>
                <c:manualLayout>
                  <c:x val="-2.6464566776635379E-2"/>
                  <c:y val="-6.1480548425855909E-2"/>
                </c:manualLayout>
              </c:layout>
              <c:spPr>
                <a:solidFill>
                  <a:sysClr val="window" lastClr="FFFFFF"/>
                </a:solidFill>
                <a:ln w="6350">
                  <a:solidFill>
                    <a:sysClr val="windowText" lastClr="000000">
                      <a:lumMod val="65000"/>
                      <a:lumOff val="35000"/>
                    </a:sysClr>
                  </a:solidFill>
                </a:ln>
                <a:effectLst/>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5-1C6E-4401-A235-0EF787E7B656}"/>
                </c:ext>
              </c:extLst>
            </c:dLbl>
            <c:dLbl>
              <c:idx val="44"/>
              <c:layout>
                <c:manualLayout>
                  <c:x val="-3.2691523665255469E-2"/>
                  <c:y val="-5.3283141969075125E-2"/>
                </c:manualLayout>
              </c:layout>
              <c:spPr>
                <a:solidFill>
                  <a:sysClr val="window" lastClr="FFFFFF"/>
                </a:solidFill>
                <a:ln w="6350">
                  <a:solidFill>
                    <a:sysClr val="windowText" lastClr="000000">
                      <a:lumMod val="65000"/>
                      <a:lumOff val="35000"/>
                    </a:sysClr>
                  </a:solidFill>
                </a:ln>
                <a:effectLst/>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6-1C6E-4401-A235-0EF787E7B656}"/>
                </c:ext>
              </c:extLst>
            </c:dLbl>
            <c:dLbl>
              <c:idx val="50"/>
              <c:layout>
                <c:manualLayout>
                  <c:x val="-6.2269806156876511E-3"/>
                  <c:y val="6.2297946219054157E-2"/>
                </c:manualLayout>
              </c:layout>
              <c:spPr>
                <a:solidFill>
                  <a:sysClr val="window" lastClr="FFFFFF"/>
                </a:solidFill>
                <a:ln w="6350">
                  <a:solidFill>
                    <a:sysClr val="windowText" lastClr="000000">
                      <a:lumMod val="65000"/>
                      <a:lumOff val="35000"/>
                    </a:sysClr>
                  </a:solidFill>
                </a:ln>
                <a:effectLst/>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ext>
                <c:ext xmlns:c16="http://schemas.microsoft.com/office/drawing/2014/chart" uri="{C3380CC4-5D6E-409C-BE32-E72D297353CC}">
                  <c16:uniqueId val="{00000007-1C6E-4401-A235-0EF787E7B656}"/>
                </c:ext>
              </c:extLst>
            </c:dLbl>
            <c:dLbl>
              <c:idx val="61"/>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1C6E-4401-A235-0EF787E7B656}"/>
                </c:ext>
              </c:extLst>
            </c:dLbl>
            <c:dLbl>
              <c:idx val="74"/>
              <c:layout>
                <c:manualLayout>
                  <c:x val="-2.5236584701860552E-2"/>
                  <c:y val="-3.8438431167211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1C6E-4401-A235-0EF787E7B656}"/>
                </c:ext>
              </c:extLst>
            </c:dLbl>
            <c:dLbl>
              <c:idx val="82"/>
              <c:layout>
                <c:manualLayout>
                  <c:x val="-7.1129082150051037E-2"/>
                  <c:y val="-5.28528428549161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C6E-4401-A235-0EF787E7B656}"/>
                </c:ext>
              </c:extLst>
            </c:dLbl>
            <c:dLbl>
              <c:idx val="89"/>
              <c:layout>
                <c:manualLayout>
                  <c:x val="-1.8749996924213256E-2"/>
                  <c:y val="-4.32432350631131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C6E-4401-A235-0EF787E7B656}"/>
                </c:ext>
              </c:extLst>
            </c:dLbl>
            <c:dLbl>
              <c:idx val="113"/>
              <c:layout>
                <c:manualLayout>
                  <c:x val="0"/>
                  <c:y val="-5.525410980982065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1C6E-4401-A235-0EF787E7B656}"/>
                </c:ext>
              </c:extLst>
            </c:dLbl>
            <c:numFmt formatCode="#,##0.00" sourceLinked="0"/>
            <c:spPr>
              <a:solidFill>
                <a:sysClr val="window" lastClr="FFFFFF"/>
              </a:solidFill>
              <a:ln w="6350">
                <a:solidFill>
                  <a:sysClr val="windowText" lastClr="000000">
                    <a:lumMod val="25000"/>
                    <a:lumOff val="75000"/>
                  </a:sysClr>
                </a:solidFill>
              </a:ln>
              <a:effectLst/>
            </c:spPr>
            <c:txPr>
              <a:bodyPr rot="0" vert="horz"/>
              <a:lstStyle/>
              <a:p>
                <a:pPr>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15:showLeaderLines val="1"/>
                <c15:leaderLines>
                  <c:spPr>
                    <a:ln w="9525" cap="flat" cmpd="sng" algn="ctr">
                      <a:solidFill>
                        <a:schemeClr val="tx1">
                          <a:lumMod val="35000"/>
                          <a:lumOff val="65000"/>
                        </a:schemeClr>
                      </a:solidFill>
                      <a:round/>
                    </a:ln>
                    <a:effectLst/>
                  </c:spPr>
                </c15:leaderLines>
              </c:ext>
            </c:extLst>
          </c:dLbls>
          <c:cat>
            <c:strRef>
              <c:f>'Figure 2'!$A$16:$A$79</c:f>
              <c:strCache>
                <c:ptCount val="64"/>
                <c:pt idx="0">
                  <c:v>Jun. 2014</c:v>
                </c:pt>
                <c:pt idx="1">
                  <c:v>Jun. 2015</c:v>
                </c:pt>
                <c:pt idx="2">
                  <c:v>Jun. 2016</c:v>
                </c:pt>
                <c:pt idx="3">
                  <c:v>Jun. 2017</c:v>
                </c:pt>
                <c:pt idx="4">
                  <c:v>Jun. 2018</c:v>
                </c:pt>
                <c:pt idx="5">
                  <c:v>Jun. 2019</c:v>
                </c:pt>
                <c:pt idx="6">
                  <c:v>Jul. 2019</c:v>
                </c:pt>
                <c:pt idx="7">
                  <c:v>Jun. 2020</c:v>
                </c:pt>
                <c:pt idx="8">
                  <c:v>Jul. 2020</c:v>
                </c:pt>
                <c:pt idx="9">
                  <c:v>Aug. 2020</c:v>
                </c:pt>
                <c:pt idx="10">
                  <c:v>Sep. 2020</c:v>
                </c:pt>
                <c:pt idx="11">
                  <c:v>Nov. 2020</c:v>
                </c:pt>
                <c:pt idx="12">
                  <c:v>Dec. 2020</c:v>
                </c:pt>
                <c:pt idx="13">
                  <c:v>Jan. 2021</c:v>
                </c:pt>
                <c:pt idx="14">
                  <c:v>Feb. 2021</c:v>
                </c:pt>
                <c:pt idx="15">
                  <c:v>Mar. 2021</c:v>
                </c:pt>
                <c:pt idx="16">
                  <c:v>Apr. 2021</c:v>
                </c:pt>
                <c:pt idx="17">
                  <c:v>May. 2021</c:v>
                </c:pt>
                <c:pt idx="18">
                  <c:v>Jun. 2021</c:v>
                </c:pt>
                <c:pt idx="19">
                  <c:v>Jul. 2021</c:v>
                </c:pt>
                <c:pt idx="20">
                  <c:v>Aug. 2021</c:v>
                </c:pt>
                <c:pt idx="21">
                  <c:v>Sep. 2021</c:v>
                </c:pt>
                <c:pt idx="22">
                  <c:v>Oct. 2021</c:v>
                </c:pt>
                <c:pt idx="23">
                  <c:v>Nov. 2021</c:v>
                </c:pt>
                <c:pt idx="24">
                  <c:v>Dec. 2021</c:v>
                </c:pt>
                <c:pt idx="25">
                  <c:v>Jan. 2022</c:v>
                </c:pt>
                <c:pt idx="26">
                  <c:v>Feb. 2022</c:v>
                </c:pt>
                <c:pt idx="27">
                  <c:v>Mar. 2022</c:v>
                </c:pt>
                <c:pt idx="28">
                  <c:v>Apr. 2022</c:v>
                </c:pt>
                <c:pt idx="29">
                  <c:v>May. 2022</c:v>
                </c:pt>
                <c:pt idx="30">
                  <c:v>Jun. 2022</c:v>
                </c:pt>
                <c:pt idx="31">
                  <c:v>Jul. 2022</c:v>
                </c:pt>
                <c:pt idx="32">
                  <c:v>Aug. 2022</c:v>
                </c:pt>
                <c:pt idx="33">
                  <c:v>Sep. 2022</c:v>
                </c:pt>
                <c:pt idx="34">
                  <c:v>Oct. 2022</c:v>
                </c:pt>
                <c:pt idx="35">
                  <c:v>Nov. 2022</c:v>
                </c:pt>
                <c:pt idx="36">
                  <c:v>Dec. 2022</c:v>
                </c:pt>
                <c:pt idx="37">
                  <c:v>Jan. 2023</c:v>
                </c:pt>
                <c:pt idx="38">
                  <c:v>Feb. 2023</c:v>
                </c:pt>
                <c:pt idx="39">
                  <c:v>Mar. 2023</c:v>
                </c:pt>
                <c:pt idx="40">
                  <c:v>Apr. 2023</c:v>
                </c:pt>
                <c:pt idx="41">
                  <c:v>May. 2023</c:v>
                </c:pt>
                <c:pt idx="42">
                  <c:v>Jun. 2023</c:v>
                </c:pt>
                <c:pt idx="43">
                  <c:v>Jul. 2023</c:v>
                </c:pt>
                <c:pt idx="44">
                  <c:v>Aug. 2023</c:v>
                </c:pt>
                <c:pt idx="45">
                  <c:v>Sep. 2023</c:v>
                </c:pt>
                <c:pt idx="46">
                  <c:v>Oct. 2023</c:v>
                </c:pt>
                <c:pt idx="47">
                  <c:v>Nov. 2023</c:v>
                </c:pt>
                <c:pt idx="48">
                  <c:v>Dec. 2023</c:v>
                </c:pt>
                <c:pt idx="49">
                  <c:v>Jan. 2024</c:v>
                </c:pt>
                <c:pt idx="50">
                  <c:v>Feb. 2024</c:v>
                </c:pt>
                <c:pt idx="51">
                  <c:v>Mar. 2024</c:v>
                </c:pt>
                <c:pt idx="52">
                  <c:v>Apr. 2024</c:v>
                </c:pt>
                <c:pt idx="53">
                  <c:v>May. 2024</c:v>
                </c:pt>
                <c:pt idx="54">
                  <c:v>Jun. 2024</c:v>
                </c:pt>
                <c:pt idx="55">
                  <c:v>Jul. 2024</c:v>
                </c:pt>
                <c:pt idx="56">
                  <c:v>Aug. 2024</c:v>
                </c:pt>
                <c:pt idx="57">
                  <c:v>Sep. 2024</c:v>
                </c:pt>
                <c:pt idx="58">
                  <c:v>Oct. 2024</c:v>
                </c:pt>
                <c:pt idx="59">
                  <c:v>Nov. 2024</c:v>
                </c:pt>
                <c:pt idx="60">
                  <c:v>Dec. 2024</c:v>
                </c:pt>
                <c:pt idx="61">
                  <c:v>Jan. 2025</c:v>
                </c:pt>
                <c:pt idx="62">
                  <c:v>Feb. 2025</c:v>
                </c:pt>
                <c:pt idx="63">
                  <c:v>Mar. 2025</c:v>
                </c:pt>
              </c:strCache>
            </c:strRef>
          </c:cat>
          <c:val>
            <c:numRef>
              <c:f>'Figure 2'!$C$16:$C$79</c:f>
              <c:numCache>
                <c:formatCode>0.00</c:formatCode>
                <c:ptCount val="64"/>
                <c:pt idx="0">
                  <c:v>9.25</c:v>
                </c:pt>
                <c:pt idx="1">
                  <c:v>9.75</c:v>
                </c:pt>
                <c:pt idx="2">
                  <c:v>12.75</c:v>
                </c:pt>
                <c:pt idx="3">
                  <c:v>17.75</c:v>
                </c:pt>
                <c:pt idx="4">
                  <c:v>17.75</c:v>
                </c:pt>
                <c:pt idx="5">
                  <c:v>16.75</c:v>
                </c:pt>
                <c:pt idx="6">
                  <c:v>16.75</c:v>
                </c:pt>
                <c:pt idx="7">
                  <c:v>10.25</c:v>
                </c:pt>
                <c:pt idx="8">
                  <c:v>10.25</c:v>
                </c:pt>
                <c:pt idx="9">
                  <c:v>10.25</c:v>
                </c:pt>
                <c:pt idx="10">
                  <c:v>9.75</c:v>
                </c:pt>
                <c:pt idx="11">
                  <c:v>9.25</c:v>
                </c:pt>
                <c:pt idx="12">
                  <c:v>9.25</c:v>
                </c:pt>
                <c:pt idx="13">
                  <c:v>9.25</c:v>
                </c:pt>
                <c:pt idx="14">
                  <c:v>9.25</c:v>
                </c:pt>
                <c:pt idx="15">
                  <c:v>9.25</c:v>
                </c:pt>
                <c:pt idx="16">
                  <c:v>9.25</c:v>
                </c:pt>
                <c:pt idx="17">
                  <c:v>9.25</c:v>
                </c:pt>
                <c:pt idx="18">
                  <c:v>9.25</c:v>
                </c:pt>
                <c:pt idx="19">
                  <c:v>9.25</c:v>
                </c:pt>
                <c:pt idx="20">
                  <c:v>9.25</c:v>
                </c:pt>
                <c:pt idx="21">
                  <c:v>9.25</c:v>
                </c:pt>
                <c:pt idx="22">
                  <c:v>9.25</c:v>
                </c:pt>
                <c:pt idx="23">
                  <c:v>9.25</c:v>
                </c:pt>
                <c:pt idx="24">
                  <c:v>9.25</c:v>
                </c:pt>
                <c:pt idx="25">
                  <c:v>9.25</c:v>
                </c:pt>
                <c:pt idx="26">
                  <c:v>9.25</c:v>
                </c:pt>
                <c:pt idx="27">
                  <c:v>10.25</c:v>
                </c:pt>
                <c:pt idx="28">
                  <c:v>10.25</c:v>
                </c:pt>
                <c:pt idx="29">
                  <c:v>12.25</c:v>
                </c:pt>
                <c:pt idx="30">
                  <c:v>12.25</c:v>
                </c:pt>
                <c:pt idx="31">
                  <c:v>12.25</c:v>
                </c:pt>
                <c:pt idx="32">
                  <c:v>12.25</c:v>
                </c:pt>
                <c:pt idx="33">
                  <c:v>12.25</c:v>
                </c:pt>
                <c:pt idx="34">
                  <c:v>14.25</c:v>
                </c:pt>
                <c:pt idx="35">
                  <c:v>14.25</c:v>
                </c:pt>
                <c:pt idx="36">
                  <c:v>17.25</c:v>
                </c:pt>
                <c:pt idx="37">
                  <c:v>17.25</c:v>
                </c:pt>
                <c:pt idx="38">
                  <c:v>17.25</c:v>
                </c:pt>
                <c:pt idx="39">
                  <c:v>17.25</c:v>
                </c:pt>
                <c:pt idx="40">
                  <c:v>19.25</c:v>
                </c:pt>
                <c:pt idx="41">
                  <c:v>19.25</c:v>
                </c:pt>
                <c:pt idx="42">
                  <c:v>19.25</c:v>
                </c:pt>
                <c:pt idx="43">
                  <c:v>19.25</c:v>
                </c:pt>
                <c:pt idx="44">
                  <c:v>20.25</c:v>
                </c:pt>
                <c:pt idx="45">
                  <c:v>20.25</c:v>
                </c:pt>
                <c:pt idx="46">
                  <c:v>20.25</c:v>
                </c:pt>
                <c:pt idx="47">
                  <c:v>20.25</c:v>
                </c:pt>
                <c:pt idx="48">
                  <c:v>20.25</c:v>
                </c:pt>
                <c:pt idx="49">
                  <c:v>20.25</c:v>
                </c:pt>
                <c:pt idx="50">
                  <c:v>22.25</c:v>
                </c:pt>
                <c:pt idx="51">
                  <c:v>28.25</c:v>
                </c:pt>
                <c:pt idx="52">
                  <c:v>28.25</c:v>
                </c:pt>
                <c:pt idx="53">
                  <c:v>28.25</c:v>
                </c:pt>
                <c:pt idx="54">
                  <c:v>28.25</c:v>
                </c:pt>
                <c:pt idx="55">
                  <c:v>28.25</c:v>
                </c:pt>
                <c:pt idx="56">
                  <c:v>28.25</c:v>
                </c:pt>
                <c:pt idx="57">
                  <c:v>28.25</c:v>
                </c:pt>
                <c:pt idx="58">
                  <c:v>28.25</c:v>
                </c:pt>
                <c:pt idx="59">
                  <c:v>29.25</c:v>
                </c:pt>
                <c:pt idx="60">
                  <c:v>30.25</c:v>
                </c:pt>
                <c:pt idx="61">
                  <c:v>31.25</c:v>
                </c:pt>
                <c:pt idx="62">
                  <c:v>28.25</c:v>
                </c:pt>
                <c:pt idx="63">
                  <c:v>28.25</c:v>
                </c:pt>
              </c:numCache>
            </c:numRef>
          </c:val>
          <c:smooth val="0"/>
          <c:extLst>
            <c:ext xmlns:c16="http://schemas.microsoft.com/office/drawing/2014/chart" uri="{C3380CC4-5D6E-409C-BE32-E72D297353CC}">
              <c16:uniqueId val="{0000000C-1C6E-4401-A235-0EF787E7B656}"/>
            </c:ext>
          </c:extLst>
        </c:ser>
        <c:ser>
          <c:idx val="2"/>
          <c:order val="2"/>
          <c:tx>
            <c:strRef>
              <c:f>'Figure 2'!$D$15</c:f>
              <c:strCache>
                <c:ptCount val="1"/>
                <c:pt idx="0">
                  <c:v>Headline inflation (annual change)</c:v>
                </c:pt>
              </c:strCache>
            </c:strRef>
          </c:tx>
          <c:spPr>
            <a:ln w="28575" cap="rnd">
              <a:solidFill>
                <a:schemeClr val="accent3"/>
              </a:solidFill>
              <a:round/>
            </a:ln>
            <a:effectLst/>
          </c:spPr>
          <c:marker>
            <c:symbol val="none"/>
          </c:marker>
          <c:dLbls>
            <c:dLbl>
              <c:idx val="0"/>
              <c:spPr>
                <a:noFill/>
                <a:ln>
                  <a:noFill/>
                </a:ln>
                <a:effectLst/>
              </c:spPr>
              <c:txPr>
                <a:bodyPr/>
                <a:lstStyle/>
                <a:p>
                  <a:pPr>
                    <a:defRPr/>
                  </a:pPr>
                  <a:endParaRPr lang="en-US"/>
                </a:p>
              </c:txPr>
              <c:showLegendKey val="0"/>
              <c:showVal val="0"/>
              <c:showCatName val="0"/>
              <c:showSerName val="0"/>
              <c:showPercent val="0"/>
              <c:showBubbleSize val="0"/>
              <c:extLst>
                <c:ext xmlns:c16="http://schemas.microsoft.com/office/drawing/2014/chart" uri="{C3380CC4-5D6E-409C-BE32-E72D297353CC}">
                  <c16:uniqueId val="{0000000D-1C6E-4401-A235-0EF787E7B656}"/>
                </c:ext>
              </c:extLst>
            </c:dLbl>
            <c:dLbl>
              <c:idx val="39"/>
              <c:layout>
                <c:manualLayout>
                  <c:x val="-2.6485130053151815E-2"/>
                  <c:y val="-6.15053805100587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1C6E-4401-A235-0EF787E7B656}"/>
                </c:ext>
              </c:extLst>
            </c:dLbl>
            <c:dLbl>
              <c:idx val="45"/>
              <c:layout>
                <c:manualLayout>
                  <c:x val="-2.6485130053151815E-2"/>
                  <c:y val="-6.15053805100587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1C6E-4401-A235-0EF787E7B656}"/>
                </c:ext>
              </c:extLst>
            </c:dLbl>
            <c:dLbl>
              <c:idx val="62"/>
              <c:layout>
                <c:manualLayout>
                  <c:x val="-3.9742198891805344E-2"/>
                  <c:y val="6.618705035971222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1C6E-4401-A235-0EF787E7B656}"/>
                </c:ext>
              </c:extLst>
            </c:dLbl>
            <c:spPr>
              <a:solidFill>
                <a:sysClr val="window" lastClr="FFFFFF"/>
              </a:solidFill>
              <a:ln>
                <a:solidFill>
                  <a:sysClr val="windowText" lastClr="000000">
                    <a:lumMod val="65000"/>
                    <a:lumOff val="35000"/>
                  </a:sysClr>
                </a:solidFill>
              </a:ln>
              <a:effectLst/>
            </c:sp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c15:spPr>
                <c15:showLeaderLines val="1"/>
                <c15:leaderLines>
                  <c:spPr>
                    <a:ln w="9525" cap="flat" cmpd="sng" algn="ctr">
                      <a:solidFill>
                        <a:schemeClr val="tx1">
                          <a:lumMod val="35000"/>
                          <a:lumOff val="65000"/>
                        </a:schemeClr>
                      </a:solidFill>
                      <a:round/>
                    </a:ln>
                    <a:effectLst/>
                  </c:spPr>
                </c15:leaderLines>
              </c:ext>
            </c:extLst>
          </c:dLbls>
          <c:cat>
            <c:strRef>
              <c:f>'Figure 2'!$A$16:$A$79</c:f>
              <c:strCache>
                <c:ptCount val="64"/>
                <c:pt idx="0">
                  <c:v>Jun. 2014</c:v>
                </c:pt>
                <c:pt idx="1">
                  <c:v>Jun. 2015</c:v>
                </c:pt>
                <c:pt idx="2">
                  <c:v>Jun. 2016</c:v>
                </c:pt>
                <c:pt idx="3">
                  <c:v>Jun. 2017</c:v>
                </c:pt>
                <c:pt idx="4">
                  <c:v>Jun. 2018</c:v>
                </c:pt>
                <c:pt idx="5">
                  <c:v>Jun. 2019</c:v>
                </c:pt>
                <c:pt idx="6">
                  <c:v>Jul. 2019</c:v>
                </c:pt>
                <c:pt idx="7">
                  <c:v>Jun. 2020</c:v>
                </c:pt>
                <c:pt idx="8">
                  <c:v>Jul. 2020</c:v>
                </c:pt>
                <c:pt idx="9">
                  <c:v>Aug. 2020</c:v>
                </c:pt>
                <c:pt idx="10">
                  <c:v>Sep. 2020</c:v>
                </c:pt>
                <c:pt idx="11">
                  <c:v>Nov. 2020</c:v>
                </c:pt>
                <c:pt idx="12">
                  <c:v>Dec. 2020</c:v>
                </c:pt>
                <c:pt idx="13">
                  <c:v>Jan. 2021</c:v>
                </c:pt>
                <c:pt idx="14">
                  <c:v>Feb. 2021</c:v>
                </c:pt>
                <c:pt idx="15">
                  <c:v>Mar. 2021</c:v>
                </c:pt>
                <c:pt idx="16">
                  <c:v>Apr. 2021</c:v>
                </c:pt>
                <c:pt idx="17">
                  <c:v>May. 2021</c:v>
                </c:pt>
                <c:pt idx="18">
                  <c:v>Jun. 2021</c:v>
                </c:pt>
                <c:pt idx="19">
                  <c:v>Jul. 2021</c:v>
                </c:pt>
                <c:pt idx="20">
                  <c:v>Aug. 2021</c:v>
                </c:pt>
                <c:pt idx="21">
                  <c:v>Sep. 2021</c:v>
                </c:pt>
                <c:pt idx="22">
                  <c:v>Oct. 2021</c:v>
                </c:pt>
                <c:pt idx="23">
                  <c:v>Nov. 2021</c:v>
                </c:pt>
                <c:pt idx="24">
                  <c:v>Dec. 2021</c:v>
                </c:pt>
                <c:pt idx="25">
                  <c:v>Jan. 2022</c:v>
                </c:pt>
                <c:pt idx="26">
                  <c:v>Feb. 2022</c:v>
                </c:pt>
                <c:pt idx="27">
                  <c:v>Mar. 2022</c:v>
                </c:pt>
                <c:pt idx="28">
                  <c:v>Apr. 2022</c:v>
                </c:pt>
                <c:pt idx="29">
                  <c:v>May. 2022</c:v>
                </c:pt>
                <c:pt idx="30">
                  <c:v>Jun. 2022</c:v>
                </c:pt>
                <c:pt idx="31">
                  <c:v>Jul. 2022</c:v>
                </c:pt>
                <c:pt idx="32">
                  <c:v>Aug. 2022</c:v>
                </c:pt>
                <c:pt idx="33">
                  <c:v>Sep. 2022</c:v>
                </c:pt>
                <c:pt idx="34">
                  <c:v>Oct. 2022</c:v>
                </c:pt>
                <c:pt idx="35">
                  <c:v>Nov. 2022</c:v>
                </c:pt>
                <c:pt idx="36">
                  <c:v>Dec. 2022</c:v>
                </c:pt>
                <c:pt idx="37">
                  <c:v>Jan. 2023</c:v>
                </c:pt>
                <c:pt idx="38">
                  <c:v>Feb. 2023</c:v>
                </c:pt>
                <c:pt idx="39">
                  <c:v>Mar. 2023</c:v>
                </c:pt>
                <c:pt idx="40">
                  <c:v>Apr. 2023</c:v>
                </c:pt>
                <c:pt idx="41">
                  <c:v>May. 2023</c:v>
                </c:pt>
                <c:pt idx="42">
                  <c:v>Jun. 2023</c:v>
                </c:pt>
                <c:pt idx="43">
                  <c:v>Jul. 2023</c:v>
                </c:pt>
                <c:pt idx="44">
                  <c:v>Aug. 2023</c:v>
                </c:pt>
                <c:pt idx="45">
                  <c:v>Sep. 2023</c:v>
                </c:pt>
                <c:pt idx="46">
                  <c:v>Oct. 2023</c:v>
                </c:pt>
                <c:pt idx="47">
                  <c:v>Nov. 2023</c:v>
                </c:pt>
                <c:pt idx="48">
                  <c:v>Dec. 2023</c:v>
                </c:pt>
                <c:pt idx="49">
                  <c:v>Jan. 2024</c:v>
                </c:pt>
                <c:pt idx="50">
                  <c:v>Feb. 2024</c:v>
                </c:pt>
                <c:pt idx="51">
                  <c:v>Mar. 2024</c:v>
                </c:pt>
                <c:pt idx="52">
                  <c:v>Apr. 2024</c:v>
                </c:pt>
                <c:pt idx="53">
                  <c:v>May. 2024</c:v>
                </c:pt>
                <c:pt idx="54">
                  <c:v>Jun. 2024</c:v>
                </c:pt>
                <c:pt idx="55">
                  <c:v>Jul. 2024</c:v>
                </c:pt>
                <c:pt idx="56">
                  <c:v>Aug. 2024</c:v>
                </c:pt>
                <c:pt idx="57">
                  <c:v>Sep. 2024</c:v>
                </c:pt>
                <c:pt idx="58">
                  <c:v>Oct. 2024</c:v>
                </c:pt>
                <c:pt idx="59">
                  <c:v>Nov. 2024</c:v>
                </c:pt>
                <c:pt idx="60">
                  <c:v>Dec. 2024</c:v>
                </c:pt>
                <c:pt idx="61">
                  <c:v>Jan. 2025</c:v>
                </c:pt>
                <c:pt idx="62">
                  <c:v>Feb. 2025</c:v>
                </c:pt>
                <c:pt idx="63">
                  <c:v>Mar. 2025</c:v>
                </c:pt>
              </c:strCache>
            </c:strRef>
          </c:cat>
          <c:val>
            <c:numRef>
              <c:f>'Figure 2'!$D$16:$D$79</c:f>
              <c:numCache>
                <c:formatCode>0.00</c:formatCode>
                <c:ptCount val="64"/>
                <c:pt idx="0">
                  <c:v>8.1999999999999993</c:v>
                </c:pt>
                <c:pt idx="1">
                  <c:v>11.5</c:v>
                </c:pt>
                <c:pt idx="2">
                  <c:v>14.8</c:v>
                </c:pt>
                <c:pt idx="3">
                  <c:v>30.9</c:v>
                </c:pt>
                <c:pt idx="4">
                  <c:v>13.8</c:v>
                </c:pt>
                <c:pt idx="5">
                  <c:v>8.9</c:v>
                </c:pt>
                <c:pt idx="6">
                  <c:v>7.8</c:v>
                </c:pt>
                <c:pt idx="7">
                  <c:v>6</c:v>
                </c:pt>
                <c:pt idx="8">
                  <c:v>4.5999999999999996</c:v>
                </c:pt>
                <c:pt idx="9">
                  <c:v>3.6</c:v>
                </c:pt>
                <c:pt idx="10">
                  <c:v>3.3</c:v>
                </c:pt>
                <c:pt idx="11">
                  <c:v>6.3</c:v>
                </c:pt>
                <c:pt idx="12">
                  <c:v>6</c:v>
                </c:pt>
                <c:pt idx="13">
                  <c:v>4.8</c:v>
                </c:pt>
                <c:pt idx="14">
                  <c:v>4.9000000000000004</c:v>
                </c:pt>
                <c:pt idx="15">
                  <c:v>4.8</c:v>
                </c:pt>
                <c:pt idx="16">
                  <c:v>4.4000000000000004</c:v>
                </c:pt>
                <c:pt idx="17">
                  <c:v>4.9000000000000004</c:v>
                </c:pt>
                <c:pt idx="18">
                  <c:v>5.3</c:v>
                </c:pt>
                <c:pt idx="19">
                  <c:v>6.1</c:v>
                </c:pt>
                <c:pt idx="20">
                  <c:v>6.4</c:v>
                </c:pt>
                <c:pt idx="21">
                  <c:v>8</c:v>
                </c:pt>
                <c:pt idx="22">
                  <c:v>7.3</c:v>
                </c:pt>
                <c:pt idx="23">
                  <c:v>6.2</c:v>
                </c:pt>
                <c:pt idx="24">
                  <c:v>6.5</c:v>
                </c:pt>
                <c:pt idx="25">
                  <c:v>8</c:v>
                </c:pt>
                <c:pt idx="26">
                  <c:v>10</c:v>
                </c:pt>
                <c:pt idx="27">
                  <c:v>12.1</c:v>
                </c:pt>
                <c:pt idx="28">
                  <c:v>14.9</c:v>
                </c:pt>
                <c:pt idx="29">
                  <c:v>15.3</c:v>
                </c:pt>
                <c:pt idx="30">
                  <c:v>14.7</c:v>
                </c:pt>
                <c:pt idx="31">
                  <c:v>14.6</c:v>
                </c:pt>
                <c:pt idx="32">
                  <c:v>15.3</c:v>
                </c:pt>
                <c:pt idx="33">
                  <c:v>15.3</c:v>
                </c:pt>
                <c:pt idx="34">
                  <c:v>16.3</c:v>
                </c:pt>
                <c:pt idx="35">
                  <c:v>19.2</c:v>
                </c:pt>
                <c:pt idx="36">
                  <c:v>21.9</c:v>
                </c:pt>
                <c:pt idx="37">
                  <c:v>26.5</c:v>
                </c:pt>
                <c:pt idx="38">
                  <c:v>32.9</c:v>
                </c:pt>
                <c:pt idx="39">
                  <c:v>33.9</c:v>
                </c:pt>
                <c:pt idx="40">
                  <c:v>31.5</c:v>
                </c:pt>
                <c:pt idx="41">
                  <c:v>33.700000000000003</c:v>
                </c:pt>
                <c:pt idx="42">
                  <c:v>36.799999999999997</c:v>
                </c:pt>
                <c:pt idx="43">
                  <c:v>38.200000000000003</c:v>
                </c:pt>
                <c:pt idx="44">
                  <c:v>39.700000000000003</c:v>
                </c:pt>
                <c:pt idx="45">
                  <c:v>40.299999999999997</c:v>
                </c:pt>
                <c:pt idx="46">
                  <c:v>38.5</c:v>
                </c:pt>
                <c:pt idx="47">
                  <c:v>36.4</c:v>
                </c:pt>
                <c:pt idx="48">
                  <c:v>35.200000000000003</c:v>
                </c:pt>
                <c:pt idx="49">
                  <c:v>31.2</c:v>
                </c:pt>
                <c:pt idx="50">
                  <c:v>36</c:v>
                </c:pt>
                <c:pt idx="51">
                  <c:v>33.1</c:v>
                </c:pt>
                <c:pt idx="52" formatCode="[$-2000401]0.###">
                  <c:v>31.8</c:v>
                </c:pt>
                <c:pt idx="53" formatCode="[$-2000401]0.###">
                  <c:v>27.4</c:v>
                </c:pt>
                <c:pt idx="54" formatCode="[$-2000401]0.###">
                  <c:v>27.1</c:v>
                </c:pt>
                <c:pt idx="55" formatCode="General">
                  <c:v>25.2</c:v>
                </c:pt>
                <c:pt idx="56" formatCode="General">
                  <c:v>25.6</c:v>
                </c:pt>
                <c:pt idx="57" formatCode="General">
                  <c:v>26</c:v>
                </c:pt>
                <c:pt idx="58">
                  <c:v>26.5</c:v>
                </c:pt>
                <c:pt idx="59">
                  <c:v>25.5</c:v>
                </c:pt>
                <c:pt idx="60">
                  <c:v>24.1</c:v>
                </c:pt>
                <c:pt idx="61">
                  <c:v>24</c:v>
                </c:pt>
                <c:pt idx="62">
                  <c:v>12.8</c:v>
                </c:pt>
                <c:pt idx="63">
                  <c:v>13.6</c:v>
                </c:pt>
              </c:numCache>
            </c:numRef>
          </c:val>
          <c:smooth val="0"/>
          <c:extLst>
            <c:ext xmlns:c16="http://schemas.microsoft.com/office/drawing/2014/chart" uri="{C3380CC4-5D6E-409C-BE32-E72D297353CC}">
              <c16:uniqueId val="{00000010-1C6E-4401-A235-0EF787E7B656}"/>
            </c:ext>
          </c:extLst>
        </c:ser>
        <c:dLbls>
          <c:showLegendKey val="0"/>
          <c:showVal val="0"/>
          <c:showCatName val="0"/>
          <c:showSerName val="0"/>
          <c:showPercent val="0"/>
          <c:showBubbleSize val="0"/>
        </c:dLbls>
        <c:smooth val="0"/>
        <c:axId val="242913824"/>
        <c:axId val="242914368"/>
      </c:lineChart>
      <c:catAx>
        <c:axId val="242913824"/>
        <c:scaling>
          <c:orientation val="minMax"/>
        </c:scaling>
        <c:delete val="0"/>
        <c:axPos val="b"/>
        <c:numFmt formatCode="General" sourceLinked="1"/>
        <c:majorTickMark val="none"/>
        <c:minorTickMark val="none"/>
        <c:tickLblPos val="nextTo"/>
        <c:spPr>
          <a:noFill/>
          <a:ln w="3175" cap="flat" cmpd="sng" algn="ctr">
            <a:solidFill>
              <a:schemeClr val="tx1"/>
            </a:solidFill>
            <a:round/>
          </a:ln>
          <a:effectLst/>
        </c:spPr>
        <c:txPr>
          <a:bodyPr rot="-60000000" vert="horz"/>
          <a:lstStyle/>
          <a:p>
            <a:pPr>
              <a:defRPr/>
            </a:pPr>
            <a:endParaRPr lang="en-US"/>
          </a:p>
        </c:txPr>
        <c:crossAx val="242914368"/>
        <c:crosses val="autoZero"/>
        <c:auto val="1"/>
        <c:lblAlgn val="ctr"/>
        <c:lblOffset val="100"/>
        <c:noMultiLvlLbl val="1"/>
      </c:catAx>
      <c:valAx>
        <c:axId val="242914368"/>
        <c:scaling>
          <c:orientation val="minMax"/>
        </c:scaling>
        <c:delete val="0"/>
        <c:axPos val="l"/>
        <c:numFmt formatCode="0" sourceLinked="0"/>
        <c:majorTickMark val="none"/>
        <c:minorTickMark val="none"/>
        <c:tickLblPos val="nextTo"/>
        <c:spPr>
          <a:noFill/>
          <a:ln w="3175">
            <a:solidFill>
              <a:schemeClr val="tx1"/>
            </a:solidFill>
          </a:ln>
          <a:effectLst/>
        </c:spPr>
        <c:txPr>
          <a:bodyPr rot="-60000000" vert="horz"/>
          <a:lstStyle/>
          <a:p>
            <a:pPr>
              <a:defRPr/>
            </a:pPr>
            <a:endParaRPr lang="en-US"/>
          </a:p>
        </c:txPr>
        <c:crossAx val="242913824"/>
        <c:crosses val="autoZero"/>
        <c:crossBetween val="between"/>
      </c:valAx>
      <c:spPr>
        <a:noFill/>
        <a:ln>
          <a:noFill/>
        </a:ln>
        <a:effectLst/>
      </c:spPr>
    </c:plotArea>
    <c:legend>
      <c:legendPos val="b"/>
      <c:layout>
        <c:manualLayout>
          <c:xMode val="edge"/>
          <c:yMode val="edge"/>
          <c:x val="0.15625396825396826"/>
          <c:y val="0.91377120685275859"/>
          <c:w val="0.68749206349206349"/>
          <c:h val="8.6228793147241467E-2"/>
        </c:manualLayout>
      </c:layout>
      <c:overlay val="0"/>
      <c:spPr>
        <a:noFill/>
        <a:ln>
          <a:noFill/>
        </a:ln>
        <a:effectLst/>
      </c:spPr>
      <c:txPr>
        <a:bodyPr rot="0" vert="horz"/>
        <a:lstStyle/>
        <a:p>
          <a:pPr>
            <a:defRPr/>
          </a:pPr>
          <a:endParaRPr lang="en-US"/>
        </a:p>
      </c:txPr>
    </c:legend>
    <c:plotVisOnly val="1"/>
    <c:dispBlanksAs val="gap"/>
    <c:showDLblsOverMax val="0"/>
  </c:chart>
  <c:spPr>
    <a:noFill/>
    <a:ln w="9525" cap="flat" cmpd="sng" algn="ctr">
      <a:noFill/>
      <a:round/>
    </a:ln>
    <a:effectLst/>
  </c:spPr>
  <c:txPr>
    <a:bodyPr/>
    <a:lstStyle/>
    <a:p>
      <a:pPr>
        <a:defRPr sz="600"/>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manualLayout>
          <c:layoutTarget val="inner"/>
          <c:xMode val="edge"/>
          <c:yMode val="edge"/>
          <c:x val="6.3298207968251335E-2"/>
          <c:y val="0.12832064888210043"/>
          <c:w val="0.90788128291417869"/>
          <c:h val="0.44171244480727534"/>
        </c:manualLayout>
      </c:layout>
      <c:barChart>
        <c:barDir val="col"/>
        <c:grouping val="clustered"/>
        <c:varyColors val="0"/>
        <c:ser>
          <c:idx val="0"/>
          <c:order val="0"/>
          <c:tx>
            <c:strRef>
              <c:f>'Figure 3'!$C$18</c:f>
              <c:strCache>
                <c:ptCount val="1"/>
                <c:pt idx="0">
                  <c:v>Net International Reserves</c:v>
                </c:pt>
              </c:strCache>
            </c:strRef>
          </c:tx>
          <c:spPr>
            <a:solidFill>
              <a:schemeClr val="accent1"/>
            </a:solidFill>
          </c:spPr>
          <c:invertIfNegative val="0"/>
          <c:cat>
            <c:multiLvlStrRef>
              <c:f>'Figure 3'!$A$19:$B$58</c:f>
              <c:multiLvlStrCache>
                <c:ptCount val="40"/>
                <c:lvl>
                  <c:pt idx="0">
                    <c:v>July-Sep.</c:v>
                  </c:pt>
                  <c:pt idx="1">
                    <c:v>Oct.-Dec.</c:v>
                  </c:pt>
                  <c:pt idx="2">
                    <c:v> Jan.-March</c:v>
                  </c:pt>
                  <c:pt idx="3">
                    <c:v>April-June</c:v>
                  </c:pt>
                  <c:pt idx="4">
                    <c:v>July-Sep.</c:v>
                  </c:pt>
                  <c:pt idx="5">
                    <c:v>Oct.-Dec.</c:v>
                  </c:pt>
                  <c:pt idx="6">
                    <c:v> Jan.-March</c:v>
                  </c:pt>
                  <c:pt idx="7">
                    <c:v>April-June</c:v>
                  </c:pt>
                  <c:pt idx="8">
                    <c:v>July-Sep.</c:v>
                  </c:pt>
                  <c:pt idx="9">
                    <c:v>Oct.-Dec.</c:v>
                  </c:pt>
                  <c:pt idx="10">
                    <c:v>Jan.-March</c:v>
                  </c:pt>
                  <c:pt idx="11">
                    <c:v>April-June</c:v>
                  </c:pt>
                  <c:pt idx="12">
                    <c:v>July-Sep.</c:v>
                  </c:pt>
                  <c:pt idx="13">
                    <c:v>Oct.-Dec.</c:v>
                  </c:pt>
                  <c:pt idx="14">
                    <c:v>Jan.-March</c:v>
                  </c:pt>
                  <c:pt idx="15">
                    <c:v>April-June</c:v>
                  </c:pt>
                  <c:pt idx="16">
                    <c:v>July-Sep.</c:v>
                  </c:pt>
                  <c:pt idx="17">
                    <c:v>Oct.-Dec.</c:v>
                  </c:pt>
                  <c:pt idx="18">
                    <c:v>Jan.-March</c:v>
                  </c:pt>
                  <c:pt idx="19">
                    <c:v>April-June</c:v>
                  </c:pt>
                  <c:pt idx="20">
                    <c:v>July-Sep.</c:v>
                  </c:pt>
                  <c:pt idx="21">
                    <c:v>Oct.-Dec.</c:v>
                  </c:pt>
                  <c:pt idx="22">
                    <c:v>Jan.-March</c:v>
                  </c:pt>
                  <c:pt idx="23">
                    <c:v>April-June</c:v>
                  </c:pt>
                  <c:pt idx="24">
                    <c:v>July-Sep.</c:v>
                  </c:pt>
                  <c:pt idx="25">
                    <c:v>Oct.-Dec.</c:v>
                  </c:pt>
                  <c:pt idx="26">
                    <c:v>Jan.-March</c:v>
                  </c:pt>
                  <c:pt idx="27">
                    <c:v>April-June</c:v>
                  </c:pt>
                  <c:pt idx="28">
                    <c:v>July-Sep.</c:v>
                  </c:pt>
                  <c:pt idx="29">
                    <c:v>Oct.-Dec.</c:v>
                  </c:pt>
                  <c:pt idx="30">
                    <c:v>Jan.-March</c:v>
                  </c:pt>
                  <c:pt idx="31">
                    <c:v>April-June</c:v>
                  </c:pt>
                  <c:pt idx="32">
                    <c:v>July-Sep.</c:v>
                  </c:pt>
                  <c:pt idx="33">
                    <c:v>Oct.-Dec.</c:v>
                  </c:pt>
                  <c:pt idx="34">
                    <c:v>Jan.-March</c:v>
                  </c:pt>
                  <c:pt idx="35">
                    <c:v>April-June</c:v>
                  </c:pt>
                  <c:pt idx="36">
                    <c:v>July-Sep.</c:v>
                  </c:pt>
                  <c:pt idx="37">
                    <c:v>Oct.-Dec.</c:v>
                  </c:pt>
                  <c:pt idx="38">
                    <c:v>Jan.-March</c:v>
                  </c:pt>
                  <c:pt idx="39">
                    <c:v>April-June</c:v>
                  </c:pt>
                </c:lvl>
                <c:lvl>
                  <c:pt idx="0">
                    <c:v>2016/2015</c:v>
                  </c:pt>
                  <c:pt idx="4">
                    <c:v>2017/2016</c:v>
                  </c:pt>
                  <c:pt idx="8">
                    <c:v>2018/2017</c:v>
                  </c:pt>
                  <c:pt idx="12">
                    <c:v>2019/2018</c:v>
                  </c:pt>
                  <c:pt idx="16">
                    <c:v>2020/2019</c:v>
                  </c:pt>
                  <c:pt idx="20">
                    <c:v>2021/2020</c:v>
                  </c:pt>
                  <c:pt idx="24">
                    <c:v>2021/ 2022</c:v>
                  </c:pt>
                  <c:pt idx="28">
                    <c:v>2022/2023</c:v>
                  </c:pt>
                  <c:pt idx="32">
                    <c:v>2023/ 2024</c:v>
                  </c:pt>
                  <c:pt idx="36">
                    <c:v>2024/
2025</c:v>
                  </c:pt>
                </c:lvl>
              </c:multiLvlStrCache>
            </c:multiLvlStrRef>
          </c:cat>
          <c:val>
            <c:numRef>
              <c:f>'Figure 3'!$C$19:$C$58</c:f>
              <c:numCache>
                <c:formatCode>0.00</c:formatCode>
                <c:ptCount val="40"/>
                <c:pt idx="0">
                  <c:v>16.335000000000001</c:v>
                </c:pt>
                <c:pt idx="1">
                  <c:v>16.445</c:v>
                </c:pt>
                <c:pt idx="2">
                  <c:v>16.561</c:v>
                </c:pt>
                <c:pt idx="3">
                  <c:v>17.545999999999999</c:v>
                </c:pt>
                <c:pt idx="4">
                  <c:v>19.591999999999999</c:v>
                </c:pt>
                <c:pt idx="5">
                  <c:v>24.265000000000001</c:v>
                </c:pt>
                <c:pt idx="6" formatCode="[$-2000401]0.###">
                  <c:v>28.5</c:v>
                </c:pt>
                <c:pt idx="7" formatCode="[$-2000401]0.###">
                  <c:v>31.3</c:v>
                </c:pt>
                <c:pt idx="8">
                  <c:v>36.534999999999997</c:v>
                </c:pt>
                <c:pt idx="9">
                  <c:v>37.020000000000003</c:v>
                </c:pt>
                <c:pt idx="10">
                  <c:v>42.6</c:v>
                </c:pt>
                <c:pt idx="11">
                  <c:v>44.3</c:v>
                </c:pt>
                <c:pt idx="12">
                  <c:v>44.459299999999999</c:v>
                </c:pt>
                <c:pt idx="13">
                  <c:v>42.550899999999999</c:v>
                </c:pt>
                <c:pt idx="14">
                  <c:v>44.11</c:v>
                </c:pt>
                <c:pt idx="15">
                  <c:v>44.351799999999997</c:v>
                </c:pt>
                <c:pt idx="16">
                  <c:v>45.118000000000002</c:v>
                </c:pt>
                <c:pt idx="17">
                  <c:v>45.419600000000003</c:v>
                </c:pt>
                <c:pt idx="18">
                  <c:v>43.691666666666663</c:v>
                </c:pt>
                <c:pt idx="19" formatCode="0.0">
                  <c:v>37.013666666666666</c:v>
                </c:pt>
                <c:pt idx="20">
                  <c:v>38.4</c:v>
                </c:pt>
                <c:pt idx="21">
                  <c:v>39.5</c:v>
                </c:pt>
                <c:pt idx="22">
                  <c:v>40.200000000000003</c:v>
                </c:pt>
                <c:pt idx="23" formatCode="[$-2000401]0.###">
                  <c:v>40.4</c:v>
                </c:pt>
                <c:pt idx="24" formatCode="0.0">
                  <c:v>40.700000000000003</c:v>
                </c:pt>
                <c:pt idx="25" formatCode="0.0">
                  <c:v>40.897666666666666</c:v>
                </c:pt>
                <c:pt idx="26">
                  <c:v>39.6</c:v>
                </c:pt>
                <c:pt idx="27">
                  <c:v>35.331333333333333</c:v>
                </c:pt>
                <c:pt idx="28">
                  <c:v>33.158333333333331</c:v>
                </c:pt>
                <c:pt idx="29">
                  <c:v>33.646666666666668</c:v>
                </c:pt>
                <c:pt idx="30">
                  <c:v>34.341000000000001</c:v>
                </c:pt>
                <c:pt idx="31">
                  <c:v>34.67966666666667</c:v>
                </c:pt>
                <c:pt idx="32">
                  <c:v>34.925666666666665</c:v>
                </c:pt>
                <c:pt idx="33">
                  <c:v>35.219499999999996</c:v>
                </c:pt>
                <c:pt idx="34">
                  <c:v>36.97</c:v>
                </c:pt>
                <c:pt idx="35" formatCode="[$-2000401]0.###">
                  <c:v>44.52</c:v>
                </c:pt>
                <c:pt idx="36">
                  <c:v>46.64</c:v>
                </c:pt>
                <c:pt idx="37">
                  <c:v>47</c:v>
                </c:pt>
                <c:pt idx="38">
                  <c:v>47.47</c:v>
                </c:pt>
                <c:pt idx="39">
                  <c:v>48.46</c:v>
                </c:pt>
              </c:numCache>
            </c:numRef>
          </c:val>
          <c:extLst>
            <c:ext xmlns:c16="http://schemas.microsoft.com/office/drawing/2014/chart" uri="{C3380CC4-5D6E-409C-BE32-E72D297353CC}">
              <c16:uniqueId val="{00000000-A552-41A7-AEEF-11A50387C1A3}"/>
            </c:ext>
          </c:extLst>
        </c:ser>
        <c:dLbls>
          <c:showLegendKey val="0"/>
          <c:showVal val="0"/>
          <c:showCatName val="0"/>
          <c:showSerName val="0"/>
          <c:showPercent val="0"/>
          <c:showBubbleSize val="0"/>
        </c:dLbls>
        <c:gapWidth val="150"/>
        <c:axId val="242917632"/>
        <c:axId val="408855792"/>
      </c:barChart>
      <c:lineChart>
        <c:grouping val="standard"/>
        <c:varyColors val="0"/>
        <c:ser>
          <c:idx val="3"/>
          <c:order val="1"/>
          <c:tx>
            <c:strRef>
              <c:f>'Figure 3'!$D$18</c:f>
              <c:strCache>
                <c:ptCount val="1"/>
                <c:pt idx="0">
                  <c:v>EGP/ USD</c:v>
                </c:pt>
              </c:strCache>
            </c:strRef>
          </c:tx>
          <c:spPr>
            <a:ln>
              <a:solidFill>
                <a:schemeClr val="accent2"/>
              </a:solidFill>
            </a:ln>
          </c:spPr>
          <c:marker>
            <c:symbol val="none"/>
          </c:marker>
          <c:cat>
            <c:multiLvlStrRef>
              <c:f>'Figure 3'!$A$19:$B$58</c:f>
              <c:multiLvlStrCache>
                <c:ptCount val="40"/>
                <c:lvl>
                  <c:pt idx="0">
                    <c:v>July-Sep.</c:v>
                  </c:pt>
                  <c:pt idx="1">
                    <c:v>Oct.-Dec.</c:v>
                  </c:pt>
                  <c:pt idx="2">
                    <c:v> Jan.-March</c:v>
                  </c:pt>
                  <c:pt idx="3">
                    <c:v>April-June</c:v>
                  </c:pt>
                  <c:pt idx="4">
                    <c:v>July-Sep.</c:v>
                  </c:pt>
                  <c:pt idx="5">
                    <c:v>Oct.-Dec.</c:v>
                  </c:pt>
                  <c:pt idx="6">
                    <c:v> Jan.-March</c:v>
                  </c:pt>
                  <c:pt idx="7">
                    <c:v>April-June</c:v>
                  </c:pt>
                  <c:pt idx="8">
                    <c:v>July-Sep.</c:v>
                  </c:pt>
                  <c:pt idx="9">
                    <c:v>Oct.-Dec.</c:v>
                  </c:pt>
                  <c:pt idx="10">
                    <c:v>Jan.-March</c:v>
                  </c:pt>
                  <c:pt idx="11">
                    <c:v>April-June</c:v>
                  </c:pt>
                  <c:pt idx="12">
                    <c:v>July-Sep.</c:v>
                  </c:pt>
                  <c:pt idx="13">
                    <c:v>Oct.-Dec.</c:v>
                  </c:pt>
                  <c:pt idx="14">
                    <c:v>Jan.-March</c:v>
                  </c:pt>
                  <c:pt idx="15">
                    <c:v>April-June</c:v>
                  </c:pt>
                  <c:pt idx="16">
                    <c:v>July-Sep.</c:v>
                  </c:pt>
                  <c:pt idx="17">
                    <c:v>Oct.-Dec.</c:v>
                  </c:pt>
                  <c:pt idx="18">
                    <c:v>Jan.-March</c:v>
                  </c:pt>
                  <c:pt idx="19">
                    <c:v>April-June</c:v>
                  </c:pt>
                  <c:pt idx="20">
                    <c:v>July-Sep.</c:v>
                  </c:pt>
                  <c:pt idx="21">
                    <c:v>Oct.-Dec.</c:v>
                  </c:pt>
                  <c:pt idx="22">
                    <c:v>Jan.-March</c:v>
                  </c:pt>
                  <c:pt idx="23">
                    <c:v>April-June</c:v>
                  </c:pt>
                  <c:pt idx="24">
                    <c:v>July-Sep.</c:v>
                  </c:pt>
                  <c:pt idx="25">
                    <c:v>Oct.-Dec.</c:v>
                  </c:pt>
                  <c:pt idx="26">
                    <c:v>Jan.-March</c:v>
                  </c:pt>
                  <c:pt idx="27">
                    <c:v>April-June</c:v>
                  </c:pt>
                  <c:pt idx="28">
                    <c:v>July-Sep.</c:v>
                  </c:pt>
                  <c:pt idx="29">
                    <c:v>Oct.-Dec.</c:v>
                  </c:pt>
                  <c:pt idx="30">
                    <c:v>Jan.-March</c:v>
                  </c:pt>
                  <c:pt idx="31">
                    <c:v>April-June</c:v>
                  </c:pt>
                  <c:pt idx="32">
                    <c:v>July-Sep.</c:v>
                  </c:pt>
                  <c:pt idx="33">
                    <c:v>Oct.-Dec.</c:v>
                  </c:pt>
                  <c:pt idx="34">
                    <c:v>Jan.-March</c:v>
                  </c:pt>
                  <c:pt idx="35">
                    <c:v>April-June</c:v>
                  </c:pt>
                  <c:pt idx="36">
                    <c:v>July-Sep.</c:v>
                  </c:pt>
                  <c:pt idx="37">
                    <c:v>Oct.-Dec.</c:v>
                  </c:pt>
                  <c:pt idx="38">
                    <c:v>Jan.-March</c:v>
                  </c:pt>
                  <c:pt idx="39">
                    <c:v>April-June</c:v>
                  </c:pt>
                </c:lvl>
                <c:lvl>
                  <c:pt idx="0">
                    <c:v>2016/2015</c:v>
                  </c:pt>
                  <c:pt idx="4">
                    <c:v>2017/2016</c:v>
                  </c:pt>
                  <c:pt idx="8">
                    <c:v>2018/2017</c:v>
                  </c:pt>
                  <c:pt idx="12">
                    <c:v>2019/2018</c:v>
                  </c:pt>
                  <c:pt idx="16">
                    <c:v>2020/2019</c:v>
                  </c:pt>
                  <c:pt idx="20">
                    <c:v>2021/2020</c:v>
                  </c:pt>
                  <c:pt idx="24">
                    <c:v>2021/ 2022</c:v>
                  </c:pt>
                  <c:pt idx="28">
                    <c:v>2022/2023</c:v>
                  </c:pt>
                  <c:pt idx="32">
                    <c:v>2023/ 2024</c:v>
                  </c:pt>
                  <c:pt idx="36">
                    <c:v>2024/
2025</c:v>
                  </c:pt>
                </c:lvl>
              </c:multiLvlStrCache>
            </c:multiLvlStrRef>
          </c:cat>
          <c:val>
            <c:numRef>
              <c:f>'Figure 3'!$D$19:$D$58</c:f>
              <c:numCache>
                <c:formatCode>0.00</c:formatCode>
                <c:ptCount val="40"/>
                <c:pt idx="0" formatCode="[$-2000401]0.###">
                  <c:v>7.81</c:v>
                </c:pt>
                <c:pt idx="1">
                  <c:v>7.8915035087719296</c:v>
                </c:pt>
                <c:pt idx="2">
                  <c:v>8.0949750000000034</c:v>
                </c:pt>
                <c:pt idx="3">
                  <c:v>8.8794387096774106</c:v>
                </c:pt>
                <c:pt idx="4">
                  <c:v>8.8799999999999972</c:v>
                </c:pt>
                <c:pt idx="5">
                  <c:v>14.68</c:v>
                </c:pt>
                <c:pt idx="6">
                  <c:v>17.71</c:v>
                </c:pt>
                <c:pt idx="7" formatCode="[$-2000401]0.###">
                  <c:v>18.03</c:v>
                </c:pt>
                <c:pt idx="8" formatCode="[$-2000401]0.###">
                  <c:v>17.73</c:v>
                </c:pt>
                <c:pt idx="9" formatCode="[$-2000401]0.###">
                  <c:v>17.649999999999999</c:v>
                </c:pt>
                <c:pt idx="10" formatCode="[$-2000401]0.###">
                  <c:v>17.61</c:v>
                </c:pt>
                <c:pt idx="11">
                  <c:v>17.796479661016949</c:v>
                </c:pt>
                <c:pt idx="12" formatCode="[$-2000401]0.###">
                  <c:v>17.899999999999999</c:v>
                </c:pt>
                <c:pt idx="13" formatCode="0.0">
                  <c:v>17.913611718749998</c:v>
                </c:pt>
                <c:pt idx="14" formatCode="0.0">
                  <c:v>17.600591803278689</c:v>
                </c:pt>
                <c:pt idx="15" formatCode="0.0">
                  <c:v>17.018661403508773</c:v>
                </c:pt>
                <c:pt idx="16">
                  <c:v>16.519490163934428</c:v>
                </c:pt>
                <c:pt idx="17">
                  <c:v>16.142170312499999</c:v>
                </c:pt>
                <c:pt idx="18" formatCode="0">
                  <c:v>15.707000000000001</c:v>
                </c:pt>
                <c:pt idx="19" formatCode="0">
                  <c:v>15.833666666666668</c:v>
                </c:pt>
                <c:pt idx="20" formatCode="[$-2000401]0.###">
                  <c:v>15.8</c:v>
                </c:pt>
                <c:pt idx="21" formatCode="[$-2000401]0.###">
                  <c:v>15.6</c:v>
                </c:pt>
                <c:pt idx="22" formatCode="[$-2000401]0.###">
                  <c:v>15.6</c:v>
                </c:pt>
                <c:pt idx="23" formatCode="[$-2000401]0.###">
                  <c:v>15.6</c:v>
                </c:pt>
                <c:pt idx="24" formatCode="0.0">
                  <c:v>15.666666666666666</c:v>
                </c:pt>
                <c:pt idx="25" formatCode="0.0">
                  <c:v>15.699999999999998</c:v>
                </c:pt>
                <c:pt idx="26">
                  <c:v>16.5</c:v>
                </c:pt>
                <c:pt idx="27">
                  <c:v>18.473000000000003</c:v>
                </c:pt>
                <c:pt idx="28">
                  <c:v>19.040666666666667</c:v>
                </c:pt>
                <c:pt idx="29">
                  <c:v>22.402000000000001</c:v>
                </c:pt>
                <c:pt idx="30">
                  <c:v>29.573999999999998</c:v>
                </c:pt>
                <c:pt idx="31">
                  <c:v>30.8586666666667</c:v>
                </c:pt>
                <c:pt idx="32">
                  <c:v>30.841999999999999</c:v>
                </c:pt>
                <c:pt idx="33">
                  <c:v>30.841600000000003</c:v>
                </c:pt>
                <c:pt idx="34">
                  <c:v>37.049999999999997</c:v>
                </c:pt>
                <c:pt idx="35" formatCode="[$-2000401]0.###">
                  <c:v>47.61</c:v>
                </c:pt>
                <c:pt idx="36">
                  <c:v>48.4896666666667</c:v>
                </c:pt>
                <c:pt idx="37">
                  <c:v>49.47</c:v>
                </c:pt>
                <c:pt idx="38">
                  <c:v>50.44</c:v>
                </c:pt>
                <c:pt idx="39" formatCode="[$-2000401]0.###">
                  <c:v>50.38</c:v>
                </c:pt>
              </c:numCache>
            </c:numRef>
          </c:val>
          <c:smooth val="0"/>
          <c:extLst>
            <c:ext xmlns:c16="http://schemas.microsoft.com/office/drawing/2014/chart" uri="{C3380CC4-5D6E-409C-BE32-E72D297353CC}">
              <c16:uniqueId val="{00000001-A552-41A7-AEEF-11A50387C1A3}"/>
            </c:ext>
          </c:extLst>
        </c:ser>
        <c:dLbls>
          <c:showLegendKey val="0"/>
          <c:showVal val="0"/>
          <c:showCatName val="0"/>
          <c:showSerName val="0"/>
          <c:showPercent val="0"/>
          <c:showBubbleSize val="0"/>
        </c:dLbls>
        <c:marker val="1"/>
        <c:smooth val="0"/>
        <c:axId val="408863408"/>
        <c:axId val="408869392"/>
      </c:lineChart>
      <c:catAx>
        <c:axId val="242917632"/>
        <c:scaling>
          <c:orientation val="minMax"/>
        </c:scaling>
        <c:delete val="0"/>
        <c:axPos val="b"/>
        <c:numFmt formatCode="General" sourceLinked="0"/>
        <c:majorTickMark val="out"/>
        <c:minorTickMark val="none"/>
        <c:tickLblPos val="nextTo"/>
        <c:spPr>
          <a:ln w="3175">
            <a:solidFill>
              <a:schemeClr val="tx1"/>
            </a:solidFill>
          </a:ln>
        </c:spPr>
        <c:txPr>
          <a:bodyPr/>
          <a:lstStyle/>
          <a:p>
            <a:pPr rtl="1">
              <a:defRPr/>
            </a:pPr>
            <a:endParaRPr lang="en-US"/>
          </a:p>
        </c:txPr>
        <c:crossAx val="408855792"/>
        <c:crosses val="autoZero"/>
        <c:auto val="1"/>
        <c:lblAlgn val="ctr"/>
        <c:lblOffset val="100"/>
        <c:noMultiLvlLbl val="0"/>
      </c:catAx>
      <c:valAx>
        <c:axId val="408855792"/>
        <c:scaling>
          <c:orientation val="minMax"/>
        </c:scaling>
        <c:delete val="0"/>
        <c:axPos val="l"/>
        <c:title>
          <c:tx>
            <c:rich>
              <a:bodyPr rot="0" vert="horz"/>
              <a:lstStyle/>
              <a:p>
                <a:pPr>
                  <a:defRPr/>
                </a:pPr>
                <a:r>
                  <a:rPr lang="en-US"/>
                  <a:t>Bn USD</a:t>
                </a:r>
              </a:p>
            </c:rich>
          </c:tx>
          <c:layout>
            <c:manualLayout>
              <c:xMode val="edge"/>
              <c:yMode val="edge"/>
              <c:x val="5.8458859309253007E-2"/>
              <c:y val="3.062044148658322E-2"/>
            </c:manualLayout>
          </c:layout>
          <c:overlay val="0"/>
        </c:title>
        <c:numFmt formatCode="0" sourceLinked="0"/>
        <c:majorTickMark val="none"/>
        <c:minorTickMark val="none"/>
        <c:tickLblPos val="nextTo"/>
        <c:crossAx val="242917632"/>
        <c:crosses val="autoZero"/>
        <c:crossBetween val="between"/>
      </c:valAx>
      <c:valAx>
        <c:axId val="408869392"/>
        <c:scaling>
          <c:orientation val="minMax"/>
        </c:scaling>
        <c:delete val="0"/>
        <c:axPos val="r"/>
        <c:title>
          <c:tx>
            <c:rich>
              <a:bodyPr rot="0" vert="horz"/>
              <a:lstStyle/>
              <a:p>
                <a:pPr>
                  <a:defRPr/>
                </a:pPr>
                <a:r>
                  <a:rPr lang="en-US"/>
                  <a:t>EGP/USD</a:t>
                </a:r>
              </a:p>
            </c:rich>
          </c:tx>
          <c:layout>
            <c:manualLayout>
              <c:xMode val="edge"/>
              <c:yMode val="edge"/>
              <c:x val="0.94138519764329465"/>
              <c:y val="2.4706220118705522E-2"/>
            </c:manualLayout>
          </c:layout>
          <c:overlay val="0"/>
        </c:title>
        <c:numFmt formatCode="#,##0" sourceLinked="0"/>
        <c:majorTickMark val="none"/>
        <c:minorTickMark val="none"/>
        <c:tickLblPos val="nextTo"/>
        <c:spPr>
          <a:ln w="3175">
            <a:solidFill>
              <a:schemeClr val="tx1"/>
            </a:solidFill>
          </a:ln>
        </c:spPr>
        <c:crossAx val="408863408"/>
        <c:crosses val="max"/>
        <c:crossBetween val="between"/>
      </c:valAx>
      <c:catAx>
        <c:axId val="408863408"/>
        <c:scaling>
          <c:orientation val="minMax"/>
        </c:scaling>
        <c:delete val="1"/>
        <c:axPos val="b"/>
        <c:numFmt formatCode="General" sourceLinked="1"/>
        <c:majorTickMark val="out"/>
        <c:minorTickMark val="none"/>
        <c:tickLblPos val="none"/>
        <c:crossAx val="408869392"/>
        <c:crosses val="autoZero"/>
        <c:auto val="1"/>
        <c:lblAlgn val="ctr"/>
        <c:lblOffset val="100"/>
        <c:noMultiLvlLbl val="0"/>
      </c:catAx>
    </c:plotArea>
    <c:legend>
      <c:legendPos val="b"/>
      <c:layout>
        <c:manualLayout>
          <c:xMode val="edge"/>
          <c:yMode val="edge"/>
          <c:x val="0.23181752280964885"/>
          <c:y val="0.91958327690611152"/>
          <c:w val="0.52051494460855174"/>
          <c:h val="7.6299212598425203E-2"/>
        </c:manualLayout>
      </c:layout>
      <c:overlay val="0"/>
    </c:legend>
    <c:plotVisOnly val="1"/>
    <c:dispBlanksAs val="gap"/>
    <c:showDLblsOverMax val="0"/>
  </c:chart>
  <c:spPr>
    <a:noFill/>
    <a:ln>
      <a:noFill/>
    </a:ln>
  </c:spPr>
  <c:txPr>
    <a:bodyPr/>
    <a:lstStyle/>
    <a:p>
      <a:pPr>
        <a:defRPr sz="600" b="0">
          <a:latin typeface="+mn-lt"/>
          <a:ea typeface="Verdana" panose="020B0604030504040204" pitchFamily="34" charset="0"/>
          <a:cs typeface="Calibri" panose="020F0502020204030204" pitchFamily="34"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manualLayout>
          <c:layoutTarget val="inner"/>
          <c:xMode val="edge"/>
          <c:yMode val="edge"/>
          <c:x val="6.3298207968251335E-2"/>
          <c:y val="0.10327071465766179"/>
          <c:w val="0.90788128291417869"/>
          <c:h val="0.46676265917662096"/>
        </c:manualLayout>
      </c:layout>
      <c:barChart>
        <c:barDir val="col"/>
        <c:grouping val="clustered"/>
        <c:varyColors val="0"/>
        <c:ser>
          <c:idx val="0"/>
          <c:order val="0"/>
          <c:tx>
            <c:strRef>
              <c:f>'Figure 3'!$C$18</c:f>
              <c:strCache>
                <c:ptCount val="1"/>
                <c:pt idx="0">
                  <c:v>Net International Reserves</c:v>
                </c:pt>
              </c:strCache>
            </c:strRef>
          </c:tx>
          <c:spPr>
            <a:solidFill>
              <a:schemeClr val="accent1"/>
            </a:solidFill>
          </c:spPr>
          <c:invertIfNegative val="0"/>
          <c:cat>
            <c:multiLvlStrRef>
              <c:f>'Figure 3'!$A$19:$B$57</c:f>
              <c:multiLvlStrCache>
                <c:ptCount val="39"/>
                <c:lvl>
                  <c:pt idx="0">
                    <c:v>July-Sep.</c:v>
                  </c:pt>
                  <c:pt idx="1">
                    <c:v>Oct.-Dec.</c:v>
                  </c:pt>
                  <c:pt idx="2">
                    <c:v> Jan.-March</c:v>
                  </c:pt>
                  <c:pt idx="3">
                    <c:v>April-June</c:v>
                  </c:pt>
                  <c:pt idx="4">
                    <c:v>July-Sep.</c:v>
                  </c:pt>
                  <c:pt idx="5">
                    <c:v>Oct.-Dec.</c:v>
                  </c:pt>
                  <c:pt idx="6">
                    <c:v> Jan.-March</c:v>
                  </c:pt>
                  <c:pt idx="7">
                    <c:v>April-June</c:v>
                  </c:pt>
                  <c:pt idx="8">
                    <c:v>July-Sep.</c:v>
                  </c:pt>
                  <c:pt idx="9">
                    <c:v>Oct.-Dec.</c:v>
                  </c:pt>
                  <c:pt idx="10">
                    <c:v>Jan.-March</c:v>
                  </c:pt>
                  <c:pt idx="11">
                    <c:v>April-June</c:v>
                  </c:pt>
                  <c:pt idx="12">
                    <c:v>July-Sep.</c:v>
                  </c:pt>
                  <c:pt idx="13">
                    <c:v>Oct.-Dec.</c:v>
                  </c:pt>
                  <c:pt idx="14">
                    <c:v>Jan.-March</c:v>
                  </c:pt>
                  <c:pt idx="15">
                    <c:v>April-June</c:v>
                  </c:pt>
                  <c:pt idx="16">
                    <c:v>July-Sep.</c:v>
                  </c:pt>
                  <c:pt idx="17">
                    <c:v>Oct.-Dec.</c:v>
                  </c:pt>
                  <c:pt idx="18">
                    <c:v>Jan.-March</c:v>
                  </c:pt>
                  <c:pt idx="19">
                    <c:v>April-June</c:v>
                  </c:pt>
                  <c:pt idx="20">
                    <c:v>July-Sep.</c:v>
                  </c:pt>
                  <c:pt idx="21">
                    <c:v>Oct.-Dec.</c:v>
                  </c:pt>
                  <c:pt idx="22">
                    <c:v>Jan.-March</c:v>
                  </c:pt>
                  <c:pt idx="23">
                    <c:v>April-June</c:v>
                  </c:pt>
                  <c:pt idx="24">
                    <c:v>July-Sep.</c:v>
                  </c:pt>
                  <c:pt idx="25">
                    <c:v>Oct.-Dec.</c:v>
                  </c:pt>
                  <c:pt idx="26">
                    <c:v>Jan.-March</c:v>
                  </c:pt>
                  <c:pt idx="27">
                    <c:v>April-June</c:v>
                  </c:pt>
                  <c:pt idx="28">
                    <c:v>July-Sep.</c:v>
                  </c:pt>
                  <c:pt idx="29">
                    <c:v>Oct.-Dec.</c:v>
                  </c:pt>
                  <c:pt idx="30">
                    <c:v>Jan.-March</c:v>
                  </c:pt>
                  <c:pt idx="31">
                    <c:v>April-June</c:v>
                  </c:pt>
                  <c:pt idx="32">
                    <c:v>July-Sep.</c:v>
                  </c:pt>
                  <c:pt idx="33">
                    <c:v>Oct.-Dec.</c:v>
                  </c:pt>
                  <c:pt idx="34">
                    <c:v>Jan.-March</c:v>
                  </c:pt>
                  <c:pt idx="35">
                    <c:v>April-June</c:v>
                  </c:pt>
                  <c:pt idx="36">
                    <c:v>July-Sep.</c:v>
                  </c:pt>
                  <c:pt idx="37">
                    <c:v>Oct.-Dec.</c:v>
                  </c:pt>
                  <c:pt idx="38">
                    <c:v>Jan.-March</c:v>
                  </c:pt>
                </c:lvl>
                <c:lvl>
                  <c:pt idx="0">
                    <c:v>2016/2015</c:v>
                  </c:pt>
                  <c:pt idx="4">
                    <c:v>2017/2016</c:v>
                  </c:pt>
                  <c:pt idx="8">
                    <c:v>2018/2017</c:v>
                  </c:pt>
                  <c:pt idx="12">
                    <c:v>2019/2018</c:v>
                  </c:pt>
                  <c:pt idx="16">
                    <c:v>2020/2019</c:v>
                  </c:pt>
                  <c:pt idx="20">
                    <c:v>2021/2020</c:v>
                  </c:pt>
                  <c:pt idx="24">
                    <c:v>2021/ 2022</c:v>
                  </c:pt>
                  <c:pt idx="28">
                    <c:v>2022/2023</c:v>
                  </c:pt>
                  <c:pt idx="32">
                    <c:v>2023/ 2024</c:v>
                  </c:pt>
                  <c:pt idx="36">
                    <c:v>2024/
2025</c:v>
                  </c:pt>
                </c:lvl>
              </c:multiLvlStrCache>
            </c:multiLvlStrRef>
          </c:cat>
          <c:val>
            <c:numRef>
              <c:f>'Figure 3'!$C$19:$C$57</c:f>
              <c:numCache>
                <c:formatCode>0.00</c:formatCode>
                <c:ptCount val="39"/>
                <c:pt idx="0">
                  <c:v>16.335000000000001</c:v>
                </c:pt>
                <c:pt idx="1">
                  <c:v>16.445</c:v>
                </c:pt>
                <c:pt idx="2">
                  <c:v>16.561</c:v>
                </c:pt>
                <c:pt idx="3">
                  <c:v>17.545999999999999</c:v>
                </c:pt>
                <c:pt idx="4">
                  <c:v>19.591999999999999</c:v>
                </c:pt>
                <c:pt idx="5">
                  <c:v>24.265000000000001</c:v>
                </c:pt>
                <c:pt idx="6" formatCode="[$-2000401]0.###">
                  <c:v>28.5</c:v>
                </c:pt>
                <c:pt idx="7" formatCode="[$-2000401]0.###">
                  <c:v>31.3</c:v>
                </c:pt>
                <c:pt idx="8">
                  <c:v>36.534999999999997</c:v>
                </c:pt>
                <c:pt idx="9">
                  <c:v>37.020000000000003</c:v>
                </c:pt>
                <c:pt idx="10">
                  <c:v>42.6</c:v>
                </c:pt>
                <c:pt idx="11">
                  <c:v>44.3</c:v>
                </c:pt>
                <c:pt idx="12">
                  <c:v>44.459299999999999</c:v>
                </c:pt>
                <c:pt idx="13">
                  <c:v>42.550899999999999</c:v>
                </c:pt>
                <c:pt idx="14">
                  <c:v>44.11</c:v>
                </c:pt>
                <c:pt idx="15">
                  <c:v>44.351799999999997</c:v>
                </c:pt>
                <c:pt idx="16">
                  <c:v>45.118000000000002</c:v>
                </c:pt>
                <c:pt idx="17">
                  <c:v>45.419600000000003</c:v>
                </c:pt>
                <c:pt idx="18">
                  <c:v>43.691666666666663</c:v>
                </c:pt>
                <c:pt idx="19" formatCode="0.0">
                  <c:v>37.013666666666666</c:v>
                </c:pt>
                <c:pt idx="20">
                  <c:v>38.4</c:v>
                </c:pt>
                <c:pt idx="21">
                  <c:v>39.5</c:v>
                </c:pt>
                <c:pt idx="22">
                  <c:v>40.200000000000003</c:v>
                </c:pt>
                <c:pt idx="23" formatCode="[$-2000401]0.###">
                  <c:v>40.4</c:v>
                </c:pt>
                <c:pt idx="24" formatCode="0.0">
                  <c:v>40.700000000000003</c:v>
                </c:pt>
                <c:pt idx="25" formatCode="0.0">
                  <c:v>40.897666666666666</c:v>
                </c:pt>
                <c:pt idx="26">
                  <c:v>39.6</c:v>
                </c:pt>
                <c:pt idx="27">
                  <c:v>35.331333333333333</c:v>
                </c:pt>
                <c:pt idx="28">
                  <c:v>33.158333333333331</c:v>
                </c:pt>
                <c:pt idx="29">
                  <c:v>33.646666666666668</c:v>
                </c:pt>
                <c:pt idx="30">
                  <c:v>34.341000000000001</c:v>
                </c:pt>
                <c:pt idx="31">
                  <c:v>34.67966666666667</c:v>
                </c:pt>
                <c:pt idx="32">
                  <c:v>34.925666666666665</c:v>
                </c:pt>
                <c:pt idx="33">
                  <c:v>35.219499999999996</c:v>
                </c:pt>
                <c:pt idx="34">
                  <c:v>36.97</c:v>
                </c:pt>
                <c:pt idx="35" formatCode="[$-2000401]0.###">
                  <c:v>44.52</c:v>
                </c:pt>
                <c:pt idx="36">
                  <c:v>46.6437666666667</c:v>
                </c:pt>
                <c:pt idx="37">
                  <c:v>46.707999999999998</c:v>
                </c:pt>
                <c:pt idx="38">
                  <c:v>47.53</c:v>
                </c:pt>
              </c:numCache>
            </c:numRef>
          </c:val>
          <c:extLst>
            <c:ext xmlns:c16="http://schemas.microsoft.com/office/drawing/2014/chart" uri="{C3380CC4-5D6E-409C-BE32-E72D297353CC}">
              <c16:uniqueId val="{00000000-7425-4391-82E6-BD8E33BA492F}"/>
            </c:ext>
          </c:extLst>
        </c:ser>
        <c:dLbls>
          <c:showLegendKey val="0"/>
          <c:showVal val="0"/>
          <c:showCatName val="0"/>
          <c:showSerName val="0"/>
          <c:showPercent val="0"/>
          <c:showBubbleSize val="0"/>
        </c:dLbls>
        <c:gapWidth val="150"/>
        <c:axId val="242917632"/>
        <c:axId val="408855792"/>
      </c:barChart>
      <c:lineChart>
        <c:grouping val="standard"/>
        <c:varyColors val="0"/>
        <c:ser>
          <c:idx val="3"/>
          <c:order val="1"/>
          <c:tx>
            <c:strRef>
              <c:f>'Figure 3'!$D$18</c:f>
              <c:strCache>
                <c:ptCount val="1"/>
                <c:pt idx="0">
                  <c:v>EGP/ USD</c:v>
                </c:pt>
              </c:strCache>
            </c:strRef>
          </c:tx>
          <c:spPr>
            <a:ln>
              <a:solidFill>
                <a:schemeClr val="accent2"/>
              </a:solidFill>
            </a:ln>
          </c:spPr>
          <c:marker>
            <c:symbol val="none"/>
          </c:marker>
          <c:cat>
            <c:multiLvlStrRef>
              <c:f>'Figure 3'!$A$19:$B$57</c:f>
              <c:multiLvlStrCache>
                <c:ptCount val="39"/>
                <c:lvl>
                  <c:pt idx="0">
                    <c:v>July-Sep.</c:v>
                  </c:pt>
                  <c:pt idx="1">
                    <c:v>Oct.-Dec.</c:v>
                  </c:pt>
                  <c:pt idx="2">
                    <c:v> Jan.-March</c:v>
                  </c:pt>
                  <c:pt idx="3">
                    <c:v>April-June</c:v>
                  </c:pt>
                  <c:pt idx="4">
                    <c:v>July-Sep.</c:v>
                  </c:pt>
                  <c:pt idx="5">
                    <c:v>Oct.-Dec.</c:v>
                  </c:pt>
                  <c:pt idx="6">
                    <c:v> Jan.-March</c:v>
                  </c:pt>
                  <c:pt idx="7">
                    <c:v>April-June</c:v>
                  </c:pt>
                  <c:pt idx="8">
                    <c:v>July-Sep.</c:v>
                  </c:pt>
                  <c:pt idx="9">
                    <c:v>Oct.-Dec.</c:v>
                  </c:pt>
                  <c:pt idx="10">
                    <c:v>Jan.-March</c:v>
                  </c:pt>
                  <c:pt idx="11">
                    <c:v>April-June</c:v>
                  </c:pt>
                  <c:pt idx="12">
                    <c:v>July-Sep.</c:v>
                  </c:pt>
                  <c:pt idx="13">
                    <c:v>Oct.-Dec.</c:v>
                  </c:pt>
                  <c:pt idx="14">
                    <c:v>Jan.-March</c:v>
                  </c:pt>
                  <c:pt idx="15">
                    <c:v>April-June</c:v>
                  </c:pt>
                  <c:pt idx="16">
                    <c:v>July-Sep.</c:v>
                  </c:pt>
                  <c:pt idx="17">
                    <c:v>Oct.-Dec.</c:v>
                  </c:pt>
                  <c:pt idx="18">
                    <c:v>Jan.-March</c:v>
                  </c:pt>
                  <c:pt idx="19">
                    <c:v>April-June</c:v>
                  </c:pt>
                  <c:pt idx="20">
                    <c:v>July-Sep.</c:v>
                  </c:pt>
                  <c:pt idx="21">
                    <c:v>Oct.-Dec.</c:v>
                  </c:pt>
                  <c:pt idx="22">
                    <c:v>Jan.-March</c:v>
                  </c:pt>
                  <c:pt idx="23">
                    <c:v>April-June</c:v>
                  </c:pt>
                  <c:pt idx="24">
                    <c:v>July-Sep.</c:v>
                  </c:pt>
                  <c:pt idx="25">
                    <c:v>Oct.-Dec.</c:v>
                  </c:pt>
                  <c:pt idx="26">
                    <c:v>Jan.-March</c:v>
                  </c:pt>
                  <c:pt idx="27">
                    <c:v>April-June</c:v>
                  </c:pt>
                  <c:pt idx="28">
                    <c:v>July-Sep.</c:v>
                  </c:pt>
                  <c:pt idx="29">
                    <c:v>Oct.-Dec.</c:v>
                  </c:pt>
                  <c:pt idx="30">
                    <c:v>Jan.-March</c:v>
                  </c:pt>
                  <c:pt idx="31">
                    <c:v>April-June</c:v>
                  </c:pt>
                  <c:pt idx="32">
                    <c:v>July-Sep.</c:v>
                  </c:pt>
                  <c:pt idx="33">
                    <c:v>Oct.-Dec.</c:v>
                  </c:pt>
                  <c:pt idx="34">
                    <c:v>Jan.-March</c:v>
                  </c:pt>
                  <c:pt idx="35">
                    <c:v>April-June</c:v>
                  </c:pt>
                  <c:pt idx="36">
                    <c:v>July-Sep.</c:v>
                  </c:pt>
                  <c:pt idx="37">
                    <c:v>Oct.-Dec.</c:v>
                  </c:pt>
                  <c:pt idx="38">
                    <c:v>Jan.-March</c:v>
                  </c:pt>
                </c:lvl>
                <c:lvl>
                  <c:pt idx="0">
                    <c:v>2016/2015</c:v>
                  </c:pt>
                  <c:pt idx="4">
                    <c:v>2017/2016</c:v>
                  </c:pt>
                  <c:pt idx="8">
                    <c:v>2018/2017</c:v>
                  </c:pt>
                  <c:pt idx="12">
                    <c:v>2019/2018</c:v>
                  </c:pt>
                  <c:pt idx="16">
                    <c:v>2020/2019</c:v>
                  </c:pt>
                  <c:pt idx="20">
                    <c:v>2021/2020</c:v>
                  </c:pt>
                  <c:pt idx="24">
                    <c:v>2021/ 2022</c:v>
                  </c:pt>
                  <c:pt idx="28">
                    <c:v>2022/2023</c:v>
                  </c:pt>
                  <c:pt idx="32">
                    <c:v>2023/ 2024</c:v>
                  </c:pt>
                  <c:pt idx="36">
                    <c:v>2024/
2025</c:v>
                  </c:pt>
                </c:lvl>
              </c:multiLvlStrCache>
            </c:multiLvlStrRef>
          </c:cat>
          <c:val>
            <c:numRef>
              <c:f>'Figure 3'!$D$19:$D$57</c:f>
              <c:numCache>
                <c:formatCode>0.00</c:formatCode>
                <c:ptCount val="39"/>
                <c:pt idx="0" formatCode="[$-2000401]0.###">
                  <c:v>7.81</c:v>
                </c:pt>
                <c:pt idx="1">
                  <c:v>7.8915035087719296</c:v>
                </c:pt>
                <c:pt idx="2">
                  <c:v>8.0949750000000034</c:v>
                </c:pt>
                <c:pt idx="3">
                  <c:v>8.8794387096774106</c:v>
                </c:pt>
                <c:pt idx="4">
                  <c:v>8.8799999999999972</c:v>
                </c:pt>
                <c:pt idx="5">
                  <c:v>14.68</c:v>
                </c:pt>
                <c:pt idx="6">
                  <c:v>17.71</c:v>
                </c:pt>
                <c:pt idx="7" formatCode="[$-2000401]0.###">
                  <c:v>18.03</c:v>
                </c:pt>
                <c:pt idx="8" formatCode="[$-2000401]0.###">
                  <c:v>17.73</c:v>
                </c:pt>
                <c:pt idx="9" formatCode="[$-2000401]0.###">
                  <c:v>17.649999999999999</c:v>
                </c:pt>
                <c:pt idx="10" formatCode="[$-2000401]0.###">
                  <c:v>17.61</c:v>
                </c:pt>
                <c:pt idx="11">
                  <c:v>17.796479661016949</c:v>
                </c:pt>
                <c:pt idx="12" formatCode="[$-2000401]0.###">
                  <c:v>17.899999999999999</c:v>
                </c:pt>
                <c:pt idx="13" formatCode="0.0">
                  <c:v>17.913611718749998</c:v>
                </c:pt>
                <c:pt idx="14" formatCode="0.0">
                  <c:v>17.600591803278689</c:v>
                </c:pt>
                <c:pt idx="15" formatCode="0.0">
                  <c:v>17.018661403508773</c:v>
                </c:pt>
                <c:pt idx="16">
                  <c:v>16.519490163934428</c:v>
                </c:pt>
                <c:pt idx="17">
                  <c:v>16.142170312499999</c:v>
                </c:pt>
                <c:pt idx="18" formatCode="0">
                  <c:v>15.707000000000001</c:v>
                </c:pt>
                <c:pt idx="19" formatCode="0">
                  <c:v>15.833666666666668</c:v>
                </c:pt>
                <c:pt idx="20" formatCode="[$-2000401]0.###">
                  <c:v>15.8</c:v>
                </c:pt>
                <c:pt idx="21" formatCode="[$-2000401]0.###">
                  <c:v>15.6</c:v>
                </c:pt>
                <c:pt idx="22" formatCode="[$-2000401]0.###">
                  <c:v>15.6</c:v>
                </c:pt>
                <c:pt idx="23" formatCode="[$-2000401]0.###">
                  <c:v>15.6</c:v>
                </c:pt>
                <c:pt idx="24" formatCode="0.0">
                  <c:v>15.666666666666666</c:v>
                </c:pt>
                <c:pt idx="25" formatCode="0.0">
                  <c:v>15.699999999999998</c:v>
                </c:pt>
                <c:pt idx="26">
                  <c:v>16.5</c:v>
                </c:pt>
                <c:pt idx="27">
                  <c:v>18.473000000000003</c:v>
                </c:pt>
                <c:pt idx="28">
                  <c:v>19.040666666666667</c:v>
                </c:pt>
                <c:pt idx="29">
                  <c:v>22.402000000000001</c:v>
                </c:pt>
                <c:pt idx="30">
                  <c:v>29.573999999999998</c:v>
                </c:pt>
                <c:pt idx="31">
                  <c:v>30.8586666666667</c:v>
                </c:pt>
                <c:pt idx="32">
                  <c:v>30.841999999999999</c:v>
                </c:pt>
                <c:pt idx="33">
                  <c:v>30.841600000000003</c:v>
                </c:pt>
                <c:pt idx="34">
                  <c:v>37.049999999999997</c:v>
                </c:pt>
                <c:pt idx="35" formatCode="[$-2000401]0.###">
                  <c:v>47.61</c:v>
                </c:pt>
                <c:pt idx="36">
                  <c:v>48.4896666666667</c:v>
                </c:pt>
                <c:pt idx="37">
                  <c:v>48.506999999999998</c:v>
                </c:pt>
                <c:pt idx="38">
                  <c:v>50.44</c:v>
                </c:pt>
              </c:numCache>
            </c:numRef>
          </c:val>
          <c:smooth val="0"/>
          <c:extLst>
            <c:ext xmlns:c16="http://schemas.microsoft.com/office/drawing/2014/chart" uri="{C3380CC4-5D6E-409C-BE32-E72D297353CC}">
              <c16:uniqueId val="{00000001-7425-4391-82E6-BD8E33BA492F}"/>
            </c:ext>
          </c:extLst>
        </c:ser>
        <c:dLbls>
          <c:showLegendKey val="0"/>
          <c:showVal val="0"/>
          <c:showCatName val="0"/>
          <c:showSerName val="0"/>
          <c:showPercent val="0"/>
          <c:showBubbleSize val="0"/>
        </c:dLbls>
        <c:marker val="1"/>
        <c:smooth val="0"/>
        <c:axId val="408863408"/>
        <c:axId val="408869392"/>
      </c:lineChart>
      <c:catAx>
        <c:axId val="242917632"/>
        <c:scaling>
          <c:orientation val="minMax"/>
        </c:scaling>
        <c:delete val="0"/>
        <c:axPos val="b"/>
        <c:numFmt formatCode="General" sourceLinked="0"/>
        <c:majorTickMark val="out"/>
        <c:minorTickMark val="none"/>
        <c:tickLblPos val="nextTo"/>
        <c:spPr>
          <a:ln w="3175">
            <a:solidFill>
              <a:schemeClr val="tx1"/>
            </a:solidFill>
          </a:ln>
        </c:spPr>
        <c:txPr>
          <a:bodyPr/>
          <a:lstStyle/>
          <a:p>
            <a:pPr rtl="1">
              <a:defRPr/>
            </a:pPr>
            <a:endParaRPr lang="en-US"/>
          </a:p>
        </c:txPr>
        <c:crossAx val="408855792"/>
        <c:crosses val="autoZero"/>
        <c:auto val="1"/>
        <c:lblAlgn val="ctr"/>
        <c:lblOffset val="100"/>
        <c:noMultiLvlLbl val="0"/>
      </c:catAx>
      <c:valAx>
        <c:axId val="408855792"/>
        <c:scaling>
          <c:orientation val="minMax"/>
        </c:scaling>
        <c:delete val="0"/>
        <c:axPos val="l"/>
        <c:title>
          <c:tx>
            <c:rich>
              <a:bodyPr rot="0" vert="horz"/>
              <a:lstStyle/>
              <a:p>
                <a:pPr>
                  <a:defRPr/>
                </a:pPr>
                <a:r>
                  <a:rPr lang="en-US"/>
                  <a:t>Bn USD</a:t>
                </a:r>
              </a:p>
            </c:rich>
          </c:tx>
          <c:layout>
            <c:manualLayout>
              <c:xMode val="edge"/>
              <c:yMode val="edge"/>
              <c:x val="3.0945584437274527E-2"/>
              <c:y val="3.0620489992602855E-2"/>
            </c:manualLayout>
          </c:layout>
          <c:overlay val="0"/>
        </c:title>
        <c:numFmt formatCode="0" sourceLinked="0"/>
        <c:majorTickMark val="none"/>
        <c:minorTickMark val="none"/>
        <c:tickLblPos val="nextTo"/>
        <c:crossAx val="242917632"/>
        <c:crosses val="autoZero"/>
        <c:crossBetween val="between"/>
      </c:valAx>
      <c:valAx>
        <c:axId val="408869392"/>
        <c:scaling>
          <c:orientation val="minMax"/>
        </c:scaling>
        <c:delete val="0"/>
        <c:axPos val="r"/>
        <c:title>
          <c:tx>
            <c:rich>
              <a:bodyPr rot="0" vert="horz"/>
              <a:lstStyle/>
              <a:p>
                <a:pPr>
                  <a:defRPr/>
                </a:pPr>
                <a:r>
                  <a:rPr lang="en-US"/>
                  <a:t>EGP/USD</a:t>
                </a:r>
              </a:p>
            </c:rich>
          </c:tx>
          <c:layout>
            <c:manualLayout>
              <c:xMode val="edge"/>
              <c:yMode val="edge"/>
              <c:x val="0.94138519764329465"/>
              <c:y val="2.4706220118705522E-2"/>
            </c:manualLayout>
          </c:layout>
          <c:overlay val="0"/>
        </c:title>
        <c:numFmt formatCode="#,##0" sourceLinked="0"/>
        <c:majorTickMark val="none"/>
        <c:minorTickMark val="none"/>
        <c:tickLblPos val="nextTo"/>
        <c:spPr>
          <a:ln w="3175">
            <a:solidFill>
              <a:schemeClr val="tx1"/>
            </a:solidFill>
          </a:ln>
        </c:spPr>
        <c:crossAx val="408863408"/>
        <c:crosses val="max"/>
        <c:crossBetween val="between"/>
      </c:valAx>
      <c:catAx>
        <c:axId val="408863408"/>
        <c:scaling>
          <c:orientation val="minMax"/>
        </c:scaling>
        <c:delete val="1"/>
        <c:axPos val="b"/>
        <c:numFmt formatCode="General" sourceLinked="1"/>
        <c:majorTickMark val="out"/>
        <c:minorTickMark val="none"/>
        <c:tickLblPos val="none"/>
        <c:crossAx val="408869392"/>
        <c:crosses val="autoZero"/>
        <c:auto val="1"/>
        <c:lblAlgn val="ctr"/>
        <c:lblOffset val="100"/>
        <c:noMultiLvlLbl val="0"/>
      </c:catAx>
    </c:plotArea>
    <c:legend>
      <c:legendPos val="b"/>
      <c:layout>
        <c:manualLayout>
          <c:xMode val="edge"/>
          <c:yMode val="edge"/>
          <c:x val="0.31224074074074076"/>
          <c:y val="0.91958321263353782"/>
          <c:w val="0.52051494460855174"/>
          <c:h val="7.6299212598425203E-2"/>
        </c:manualLayout>
      </c:layout>
      <c:overlay val="0"/>
    </c:legend>
    <c:plotVisOnly val="1"/>
    <c:dispBlanksAs val="gap"/>
    <c:showDLblsOverMax val="0"/>
  </c:chart>
  <c:spPr>
    <a:noFill/>
    <a:ln>
      <a:noFill/>
    </a:ln>
  </c:spPr>
  <c:txPr>
    <a:bodyPr/>
    <a:lstStyle/>
    <a:p>
      <a:pPr>
        <a:defRPr sz="600" b="0">
          <a:latin typeface="+mn-lt"/>
          <a:ea typeface="Verdana" panose="020B0604030504040204" pitchFamily="34" charset="0"/>
          <a:cs typeface="Calibri" panose="020F0502020204030204" pitchFamily="34" charset="0"/>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063136888259E-2"/>
          <c:y val="8.1191502005645497E-3"/>
          <c:w val="0.99874961528517536"/>
          <c:h val="0.81866739355470963"/>
        </c:manualLayout>
      </c:layout>
      <c:lineChart>
        <c:grouping val="standard"/>
        <c:varyColors val="0"/>
        <c:ser>
          <c:idx val="0"/>
          <c:order val="0"/>
          <c:spPr>
            <a:ln w="38100" cap="rnd">
              <a:solidFill>
                <a:srgbClr val="29C7FF"/>
              </a:solidFill>
              <a:round/>
            </a:ln>
            <a:effectLst/>
          </c:spPr>
          <c:marker>
            <c:symbol val="none"/>
          </c:marker>
          <c:dLbls>
            <c:dLbl>
              <c:idx val="6"/>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0-1F5D-4477-A115-FC77A37E008A}"/>
                </c:ext>
              </c:extLst>
            </c:dLbl>
            <c:dLbl>
              <c:idx val="8"/>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8-BE1D-4E24-B839-CAC198D36271}"/>
                </c:ext>
              </c:extLst>
            </c:dLbl>
            <c:dLbl>
              <c:idx val="9"/>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7-BE1D-4E24-B839-CAC198D36271}"/>
                </c:ext>
              </c:extLst>
            </c:dLbl>
            <c:dLbl>
              <c:idx val="1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6-BE1D-4E24-B839-CAC198D36271}"/>
                </c:ext>
              </c:extLst>
            </c:dLbl>
            <c:dLbl>
              <c:idx val="11"/>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C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0-BE1D-4E24-B839-CAC198D36271}"/>
                </c:ext>
              </c:extLst>
            </c:dLbl>
            <c:dLbl>
              <c:idx val="12"/>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5-BE1D-4E24-B839-CAC198D36271}"/>
                </c:ext>
              </c:extLst>
            </c:dLbl>
            <c:dLbl>
              <c:idx val="13"/>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1-1F5D-4477-A115-FC77A37E008A}"/>
                </c:ext>
              </c:extLst>
            </c:dLbl>
            <c:dLbl>
              <c:idx val="14"/>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4-BE1D-4E24-B839-CAC198D36271}"/>
                </c:ext>
              </c:extLst>
            </c:dLbl>
            <c:dLbl>
              <c:idx val="15"/>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2-1F5D-4477-A115-FC77A37E008A}"/>
                </c:ext>
              </c:extLst>
            </c:dLbl>
            <c:dLbl>
              <c:idx val="16"/>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3-1F5D-4477-A115-FC77A37E008A}"/>
                </c:ext>
              </c:extLst>
            </c:dLbl>
            <c:dLbl>
              <c:idx val="17"/>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C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4-1F5D-4477-A115-FC77A37E008A}"/>
                </c:ext>
              </c:extLst>
            </c:dLbl>
            <c:dLbl>
              <c:idx val="18"/>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5-1F5D-4477-A115-FC77A37E008A}"/>
                </c:ext>
              </c:extLst>
            </c:dLbl>
            <c:dLbl>
              <c:idx val="19"/>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3-BE1D-4E24-B839-CAC198D36271}"/>
                </c:ext>
              </c:extLst>
            </c:dLbl>
            <c:dLbl>
              <c:idx val="2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2-BE1D-4E24-B839-CAC198D36271}"/>
                </c:ext>
              </c:extLst>
            </c:dLbl>
            <c:dLbl>
              <c:idx val="22"/>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1-BE1D-4E24-B839-CAC198D3627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5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'BB Past Fig 1.1'!$A$21:$A$44</c:f>
              <c:strCache>
                <c:ptCount val="24"/>
                <c:pt idx="0">
                  <c:v>Jul - Sep 2019</c:v>
                </c:pt>
                <c:pt idx="1">
                  <c:v>Oct - Dec 2019</c:v>
                </c:pt>
                <c:pt idx="2">
                  <c:v>Jan - Mar 2020</c:v>
                </c:pt>
                <c:pt idx="3">
                  <c:v>Apr - Jun 2020</c:v>
                </c:pt>
                <c:pt idx="4">
                  <c:v>Jul - Sep 2020</c:v>
                </c:pt>
                <c:pt idx="5">
                  <c:v>Oct - Dec 2020</c:v>
                </c:pt>
                <c:pt idx="6">
                  <c:v>Jan - Mar 2021</c:v>
                </c:pt>
                <c:pt idx="7">
                  <c:v>Apr - Jun 2021</c:v>
                </c:pt>
                <c:pt idx="8">
                  <c:v>Jul - Sep 2021</c:v>
                </c:pt>
                <c:pt idx="9">
                  <c:v>Oct - Dec 2021</c:v>
                </c:pt>
                <c:pt idx="10">
                  <c:v>Jan - Mar 2022</c:v>
                </c:pt>
                <c:pt idx="11">
                  <c:v>Apr - Jun 2022</c:v>
                </c:pt>
                <c:pt idx="12">
                  <c:v>Jul - Sep 2022</c:v>
                </c:pt>
                <c:pt idx="13">
                  <c:v>Oct - Dec 2022</c:v>
                </c:pt>
                <c:pt idx="14">
                  <c:v>Jan - Mar 2023</c:v>
                </c:pt>
                <c:pt idx="15">
                  <c:v>Apr - Jun 2023</c:v>
                </c:pt>
                <c:pt idx="16">
                  <c:v>Jul - Sep 2023</c:v>
                </c:pt>
                <c:pt idx="17">
                  <c:v>Oct - Dec 2023</c:v>
                </c:pt>
                <c:pt idx="18">
                  <c:v>Jan - Mar 2024</c:v>
                </c:pt>
                <c:pt idx="19">
                  <c:v>Apr - Jun 2024</c:v>
                </c:pt>
                <c:pt idx="20">
                  <c:v>Jul - Sep 2024</c:v>
                </c:pt>
                <c:pt idx="21">
                  <c:v>Oct - Dec 2024</c:v>
                </c:pt>
                <c:pt idx="22">
                  <c:v>Jan - Mar 2025</c:v>
                </c:pt>
                <c:pt idx="23">
                  <c:v>Apr - Jun 2025</c:v>
                </c:pt>
              </c:strCache>
            </c:strRef>
          </c:cat>
          <c:val>
            <c:numRef>
              <c:f>'BB Past Fig 1.1'!$B$18:$B$44</c:f>
              <c:numCache>
                <c:formatCode>0</c:formatCode>
                <c:ptCount val="27"/>
                <c:pt idx="0">
                  <c:v>51</c:v>
                </c:pt>
                <c:pt idx="1">
                  <c:v>53.598970430280303</c:v>
                </c:pt>
                <c:pt idx="2">
                  <c:v>51.5</c:v>
                </c:pt>
                <c:pt idx="3">
                  <c:v>51.076620395173855</c:v>
                </c:pt>
                <c:pt idx="4">
                  <c:v>51.557684885244356</c:v>
                </c:pt>
                <c:pt idx="6">
                  <c:v>36.477924369797961</c:v>
                </c:pt>
                <c:pt idx="7" formatCode="General">
                  <c:v>53</c:v>
                </c:pt>
                <c:pt idx="8">
                  <c:v>46.898008536915555</c:v>
                </c:pt>
                <c:pt idx="9">
                  <c:v>47</c:v>
                </c:pt>
                <c:pt idx="10">
                  <c:v>49</c:v>
                </c:pt>
                <c:pt idx="11">
                  <c:v>50</c:v>
                </c:pt>
                <c:pt idx="12">
                  <c:v>47</c:v>
                </c:pt>
                <c:pt idx="13">
                  <c:v>43</c:v>
                </c:pt>
                <c:pt idx="14">
                  <c:v>47</c:v>
                </c:pt>
                <c:pt idx="15">
                  <c:v>45.111640253683632</c:v>
                </c:pt>
                <c:pt idx="16">
                  <c:v>45.319141771171104</c:v>
                </c:pt>
                <c:pt idx="17" formatCode="General">
                  <c:v>50</c:v>
                </c:pt>
                <c:pt idx="18" formatCode="General">
                  <c:v>45</c:v>
                </c:pt>
                <c:pt idx="19">
                  <c:v>48.735654489452557</c:v>
                </c:pt>
                <c:pt idx="20">
                  <c:v>46.724365413937804</c:v>
                </c:pt>
                <c:pt idx="21">
                  <c:v>51.872535391234663</c:v>
                </c:pt>
                <c:pt idx="22">
                  <c:v>45.21292589072587</c:v>
                </c:pt>
                <c:pt idx="23">
                  <c:v>51.273680597125534</c:v>
                </c:pt>
                <c:pt idx="24">
                  <c:v>51.046004584283324</c:v>
                </c:pt>
                <c:pt idx="25">
                  <c:v>57.684012094708315</c:v>
                </c:pt>
                <c:pt idx="26">
                  <c:v>51.367151549168604</c:v>
                </c:pt>
              </c:numCache>
            </c:numRef>
          </c:val>
          <c:smooth val="0"/>
          <c:extLst>
            <c:ext xmlns:c16="http://schemas.microsoft.com/office/drawing/2014/chart" uri="{C3380CC4-5D6E-409C-BE32-E72D297353CC}">
              <c16:uniqueId val="{00000006-1F5D-4477-A115-FC77A37E008A}"/>
            </c:ext>
          </c:extLst>
        </c:ser>
        <c:dLbls>
          <c:showLegendKey val="0"/>
          <c:showVal val="0"/>
          <c:showCatName val="0"/>
          <c:showSerName val="0"/>
          <c:showPercent val="0"/>
          <c:showBubbleSize val="0"/>
        </c:dLbls>
        <c:smooth val="0"/>
        <c:axId val="-574355696"/>
        <c:axId val="-574354608"/>
      </c:lineChart>
      <c:catAx>
        <c:axId val="-574355696"/>
        <c:scaling>
          <c:orientation val="minMax"/>
        </c:scaling>
        <c:delete val="1"/>
        <c:axPos val="b"/>
        <c:numFmt formatCode="General" sourceLinked="1"/>
        <c:majorTickMark val="out"/>
        <c:minorTickMark val="none"/>
        <c:tickLblPos val="nextTo"/>
        <c:crossAx val="-574354608"/>
        <c:crosses val="autoZero"/>
        <c:auto val="1"/>
        <c:lblAlgn val="ctr"/>
        <c:lblOffset val="100"/>
        <c:noMultiLvlLbl val="0"/>
      </c:catAx>
      <c:valAx>
        <c:axId val="-574354608"/>
        <c:scaling>
          <c:orientation val="minMax"/>
          <c:min val="30"/>
        </c:scaling>
        <c:delete val="1"/>
        <c:axPos val="l"/>
        <c:numFmt formatCode="0" sourceLinked="1"/>
        <c:majorTickMark val="out"/>
        <c:minorTickMark val="none"/>
        <c:tickLblPos val="nextTo"/>
        <c:crossAx val="-57435569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2503847148246595E-3"/>
          <c:y val="9.0666303222645156E-2"/>
          <c:w val="0.99874961528517536"/>
          <c:h val="0.81866739355470963"/>
        </c:manualLayout>
      </c:layout>
      <c:lineChart>
        <c:grouping val="standard"/>
        <c:varyColors val="0"/>
        <c:ser>
          <c:idx val="0"/>
          <c:order val="0"/>
          <c:spPr>
            <a:ln w="38100" cap="rnd">
              <a:solidFill>
                <a:srgbClr val="8C8EF0"/>
              </a:solidFill>
              <a:round/>
            </a:ln>
            <a:effectLst/>
          </c:spPr>
          <c:marker>
            <c:symbol val="none"/>
          </c:marker>
          <c:dLbls>
            <c:dLbl>
              <c:idx val="15"/>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1-5213-4470-9CBD-74020B2C2044}"/>
                </c:ext>
              </c:extLst>
            </c:dLbl>
            <c:dLbl>
              <c:idx val="16"/>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2-5213-4470-9CBD-74020B2C2044}"/>
                </c:ext>
              </c:extLst>
            </c:dLbl>
            <c:dLbl>
              <c:idx val="17"/>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3-5213-4470-9CBD-74020B2C2044}"/>
                </c:ext>
              </c:extLst>
            </c:dLbl>
            <c:dLbl>
              <c:idx val="21"/>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4-5213-4470-9CBD-74020B2C2044}"/>
                </c:ext>
              </c:extLst>
            </c:dLbl>
            <c:dLbl>
              <c:idx val="22"/>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5-5213-4470-9CBD-74020B2C2044}"/>
                </c:ext>
              </c:extLst>
            </c:dLbl>
            <c:dLbl>
              <c:idx val="24"/>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6-5213-4470-9CBD-74020B2C2044}"/>
                </c:ext>
              </c:extLst>
            </c:dLbl>
            <c:dLbl>
              <c:idx val="25"/>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C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7-5213-4470-9CBD-74020B2C2044}"/>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5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'BB Exp Fig 1.2'!$A$16:$A$43</c:f>
              <c:strCache>
                <c:ptCount val="28"/>
                <c:pt idx="0">
                  <c:v>Jul - Sep 2018</c:v>
                </c:pt>
                <c:pt idx="1">
                  <c:v>Oct - Dec 2018</c:v>
                </c:pt>
                <c:pt idx="2">
                  <c:v>Jan - Mar 2019</c:v>
                </c:pt>
                <c:pt idx="3">
                  <c:v>Apr - Jun 2019</c:v>
                </c:pt>
                <c:pt idx="4">
                  <c:v>Jul - Sep 2019</c:v>
                </c:pt>
                <c:pt idx="5">
                  <c:v>Oct - Dec 2019</c:v>
                </c:pt>
                <c:pt idx="6">
                  <c:v>Jan - Mar 2020</c:v>
                </c:pt>
                <c:pt idx="7">
                  <c:v>Apr - Jun 2020</c:v>
                </c:pt>
                <c:pt idx="8">
                  <c:v>Jul - Sep 2020</c:v>
                </c:pt>
                <c:pt idx="9">
                  <c:v>Oct - Dec 2020</c:v>
                </c:pt>
                <c:pt idx="10">
                  <c:v>Jan - Mar 2021</c:v>
                </c:pt>
                <c:pt idx="11">
                  <c:v>Apr - Jun 2021</c:v>
                </c:pt>
                <c:pt idx="12">
                  <c:v>Jul - Sep 2021</c:v>
                </c:pt>
                <c:pt idx="13">
                  <c:v>Oct - Dec 2021</c:v>
                </c:pt>
                <c:pt idx="14">
                  <c:v>Jan - Mar 2022</c:v>
                </c:pt>
                <c:pt idx="15">
                  <c:v>Apr - Jun 2022</c:v>
                </c:pt>
                <c:pt idx="16">
                  <c:v>Jul - Sep 2022</c:v>
                </c:pt>
                <c:pt idx="17">
                  <c:v>Oct - Dec 2022</c:v>
                </c:pt>
                <c:pt idx="18">
                  <c:v>Jan - Mar 2023</c:v>
                </c:pt>
                <c:pt idx="19">
                  <c:v>Apr - Jun 2023</c:v>
                </c:pt>
                <c:pt idx="20">
                  <c:v>Jul - Sep 2023</c:v>
                </c:pt>
                <c:pt idx="21">
                  <c:v>Oct - Dec 2023</c:v>
                </c:pt>
                <c:pt idx="22">
                  <c:v>Jan - Mar 2024</c:v>
                </c:pt>
                <c:pt idx="23">
                  <c:v>Apr - Jun 2024</c:v>
                </c:pt>
                <c:pt idx="24">
                  <c:v>Jul - Sep 2024</c:v>
                </c:pt>
                <c:pt idx="25">
                  <c:v>Oct - Dec 2024</c:v>
                </c:pt>
                <c:pt idx="26">
                  <c:v>Jan - Mar 2025</c:v>
                </c:pt>
                <c:pt idx="27">
                  <c:v>Apr - Jun 2025</c:v>
                </c:pt>
              </c:strCache>
            </c:strRef>
          </c:cat>
          <c:val>
            <c:numRef>
              <c:f>'BB Exp Fig 1.2'!$B$16:$B$43</c:f>
              <c:numCache>
                <c:formatCode>General</c:formatCode>
                <c:ptCount val="28"/>
                <c:pt idx="0" formatCode="0">
                  <c:v>54</c:v>
                </c:pt>
                <c:pt idx="1">
                  <c:v>52</c:v>
                </c:pt>
                <c:pt idx="2" formatCode="0">
                  <c:v>55.628281872493552</c:v>
                </c:pt>
                <c:pt idx="3" formatCode="0">
                  <c:v>56.101477355685077</c:v>
                </c:pt>
                <c:pt idx="4">
                  <c:v>52</c:v>
                </c:pt>
                <c:pt idx="5" formatCode="0">
                  <c:v>51.913892169156561</c:v>
                </c:pt>
                <c:pt idx="6" formatCode="0">
                  <c:v>57.884879680007359</c:v>
                </c:pt>
                <c:pt idx="8" formatCode="0">
                  <c:v>52.665015319979396</c:v>
                </c:pt>
                <c:pt idx="9">
                  <c:v>53</c:v>
                </c:pt>
                <c:pt idx="10" formatCode="0">
                  <c:v>51.385335535338882</c:v>
                </c:pt>
                <c:pt idx="11" formatCode="0">
                  <c:v>51</c:v>
                </c:pt>
                <c:pt idx="12" formatCode="0">
                  <c:v>52</c:v>
                </c:pt>
                <c:pt idx="13" formatCode="0">
                  <c:v>51</c:v>
                </c:pt>
                <c:pt idx="14" formatCode="0">
                  <c:v>55</c:v>
                </c:pt>
                <c:pt idx="15" formatCode="0">
                  <c:v>47</c:v>
                </c:pt>
                <c:pt idx="16" formatCode="0">
                  <c:v>49</c:v>
                </c:pt>
                <c:pt idx="17" formatCode="0">
                  <c:v>49.196829690932844</c:v>
                </c:pt>
                <c:pt idx="18" formatCode="0">
                  <c:v>54.698478583621608</c:v>
                </c:pt>
                <c:pt idx="19" formatCode="0">
                  <c:v>51</c:v>
                </c:pt>
                <c:pt idx="20" formatCode="0">
                  <c:v>52</c:v>
                </c:pt>
                <c:pt idx="21" formatCode="0">
                  <c:v>47.092353999942134</c:v>
                </c:pt>
                <c:pt idx="22" formatCode="0">
                  <c:v>48.534007415357294</c:v>
                </c:pt>
                <c:pt idx="23" formatCode="0">
                  <c:v>57.012836077940499</c:v>
                </c:pt>
                <c:pt idx="24" formatCode="0">
                  <c:v>51.724823625254089</c:v>
                </c:pt>
                <c:pt idx="25" formatCode="0">
                  <c:v>50.190923727775605</c:v>
                </c:pt>
                <c:pt idx="26" formatCode="0">
                  <c:v>56.891229456111724</c:v>
                </c:pt>
                <c:pt idx="27" formatCode="0">
                  <c:v>55.390162199084898</c:v>
                </c:pt>
              </c:numCache>
            </c:numRef>
          </c:val>
          <c:smooth val="0"/>
          <c:extLst>
            <c:ext xmlns:c16="http://schemas.microsoft.com/office/drawing/2014/chart" uri="{C3380CC4-5D6E-409C-BE32-E72D297353CC}">
              <c16:uniqueId val="{00000000-5213-4470-9CBD-74020B2C2044}"/>
            </c:ext>
          </c:extLst>
        </c:ser>
        <c:dLbls>
          <c:showLegendKey val="0"/>
          <c:showVal val="0"/>
          <c:showCatName val="0"/>
          <c:showSerName val="0"/>
          <c:showPercent val="0"/>
          <c:showBubbleSize val="0"/>
        </c:dLbls>
        <c:smooth val="0"/>
        <c:axId val="-432337904"/>
        <c:axId val="-432332464"/>
      </c:lineChart>
      <c:catAx>
        <c:axId val="-432337904"/>
        <c:scaling>
          <c:orientation val="minMax"/>
        </c:scaling>
        <c:delete val="1"/>
        <c:axPos val="b"/>
        <c:numFmt formatCode="General" sourceLinked="1"/>
        <c:majorTickMark val="out"/>
        <c:minorTickMark val="none"/>
        <c:tickLblPos val="nextTo"/>
        <c:crossAx val="-432332464"/>
        <c:crosses val="autoZero"/>
        <c:auto val="1"/>
        <c:lblAlgn val="ctr"/>
        <c:lblOffset val="100"/>
        <c:noMultiLvlLbl val="0"/>
      </c:catAx>
      <c:valAx>
        <c:axId val="-432332464"/>
        <c:scaling>
          <c:orientation val="minMax"/>
          <c:max val="100"/>
          <c:min val="0"/>
        </c:scaling>
        <c:delete val="1"/>
        <c:axPos val="l"/>
        <c:numFmt formatCode="0" sourceLinked="1"/>
        <c:majorTickMark val="out"/>
        <c:minorTickMark val="none"/>
        <c:tickLblPos val="nextTo"/>
        <c:crossAx val="-432337904"/>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2503847148246595E-3"/>
          <c:y val="9.0666303222645156E-2"/>
          <c:w val="0.99874961528517536"/>
          <c:h val="0.81866739355470963"/>
        </c:manualLayout>
      </c:layout>
      <c:lineChart>
        <c:grouping val="standard"/>
        <c:varyColors val="0"/>
        <c:ser>
          <c:idx val="0"/>
          <c:order val="0"/>
          <c:spPr>
            <a:ln w="38100" cap="rnd">
              <a:solidFill>
                <a:srgbClr val="8C8EF0"/>
              </a:solidFill>
              <a:round/>
            </a:ln>
            <a:effectLst/>
          </c:spPr>
          <c:marker>
            <c:symbol val="none"/>
          </c:marker>
          <c:dLbls>
            <c:dLbl>
              <c:idx val="14"/>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1-4E45-4B31-A204-E2B22D1626F0}"/>
                </c:ext>
              </c:extLst>
            </c:dLbl>
            <c:dLbl>
              <c:idx val="15"/>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2-4E45-4B31-A204-E2B22D1626F0}"/>
                </c:ext>
              </c:extLst>
            </c:dLbl>
            <c:dLbl>
              <c:idx val="16"/>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3-4E45-4B31-A204-E2B22D1626F0}"/>
                </c:ext>
              </c:extLst>
            </c:dLbl>
            <c:dLbl>
              <c:idx val="2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4-4E45-4B31-A204-E2B22D1626F0}"/>
                </c:ext>
              </c:extLst>
            </c:dLbl>
            <c:dLbl>
              <c:idx val="21"/>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EE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5-4E45-4B31-A204-E2B22D1626F0}"/>
                </c:ext>
              </c:extLst>
            </c:dLbl>
            <c:dLbl>
              <c:idx val="24"/>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C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6-4E45-4B31-A204-E2B22D1626F0}"/>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5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'BB Exp Fig 1.2'!$A$17:$A$44</c:f>
              <c:strCache>
                <c:ptCount val="28"/>
                <c:pt idx="0">
                  <c:v>Oct - Dec 2018</c:v>
                </c:pt>
                <c:pt idx="1">
                  <c:v>Jan - Mar 2019</c:v>
                </c:pt>
                <c:pt idx="2">
                  <c:v>Apr - Jun 2019</c:v>
                </c:pt>
                <c:pt idx="3">
                  <c:v>Jul - Sep 2019</c:v>
                </c:pt>
                <c:pt idx="4">
                  <c:v>Oct - Dec 2019</c:v>
                </c:pt>
                <c:pt idx="5">
                  <c:v>Jan - Mar 2020</c:v>
                </c:pt>
                <c:pt idx="6">
                  <c:v>Apr - Jun 2020</c:v>
                </c:pt>
                <c:pt idx="7">
                  <c:v>Jul - Sep 2020</c:v>
                </c:pt>
                <c:pt idx="8">
                  <c:v>Oct - Dec 2020</c:v>
                </c:pt>
                <c:pt idx="9">
                  <c:v>Jan - Mar 2021</c:v>
                </c:pt>
                <c:pt idx="10">
                  <c:v>Apr - Jun 2021</c:v>
                </c:pt>
                <c:pt idx="11">
                  <c:v>Jul - Sep 2021</c:v>
                </c:pt>
                <c:pt idx="12">
                  <c:v>Oct - Dec 2021</c:v>
                </c:pt>
                <c:pt idx="13">
                  <c:v>Jan - Mar 2022</c:v>
                </c:pt>
                <c:pt idx="14">
                  <c:v>Apr - Jun 2022</c:v>
                </c:pt>
                <c:pt idx="15">
                  <c:v>Jul - Sep 2022</c:v>
                </c:pt>
                <c:pt idx="16">
                  <c:v>Oct - Dec 2022</c:v>
                </c:pt>
                <c:pt idx="17">
                  <c:v>Jan - Mar 2023</c:v>
                </c:pt>
                <c:pt idx="18">
                  <c:v>Apr - Jun 2023</c:v>
                </c:pt>
                <c:pt idx="19">
                  <c:v>Jul - Sep 2023</c:v>
                </c:pt>
                <c:pt idx="20">
                  <c:v>Oct - Dec 2023</c:v>
                </c:pt>
                <c:pt idx="21">
                  <c:v>Jan - Mar 2024</c:v>
                </c:pt>
                <c:pt idx="22">
                  <c:v>Apr - Jun 2024</c:v>
                </c:pt>
                <c:pt idx="23">
                  <c:v>Jul - Sep 2024</c:v>
                </c:pt>
                <c:pt idx="24">
                  <c:v>Oct - Dec 2024</c:v>
                </c:pt>
                <c:pt idx="25">
                  <c:v>Jan - Mar 2025</c:v>
                </c:pt>
                <c:pt idx="26">
                  <c:v>Apr - Jun 2025</c:v>
                </c:pt>
                <c:pt idx="27">
                  <c:v>Jul - Sep 2025</c:v>
                </c:pt>
              </c:strCache>
            </c:strRef>
          </c:cat>
          <c:val>
            <c:numRef>
              <c:f>'BB Exp Fig 1.2'!$B$17:$B$44</c:f>
              <c:numCache>
                <c:formatCode>0</c:formatCode>
                <c:ptCount val="28"/>
                <c:pt idx="0" formatCode="General">
                  <c:v>52</c:v>
                </c:pt>
                <c:pt idx="1">
                  <c:v>55.628281872493552</c:v>
                </c:pt>
                <c:pt idx="2">
                  <c:v>56.101477355685077</c:v>
                </c:pt>
                <c:pt idx="3" formatCode="General">
                  <c:v>52</c:v>
                </c:pt>
                <c:pt idx="4">
                  <c:v>51.913892169156561</c:v>
                </c:pt>
                <c:pt idx="5">
                  <c:v>57.884879680007359</c:v>
                </c:pt>
                <c:pt idx="7">
                  <c:v>52.665015319979396</c:v>
                </c:pt>
                <c:pt idx="8" formatCode="General">
                  <c:v>53</c:v>
                </c:pt>
                <c:pt idx="9">
                  <c:v>51.385335535338882</c:v>
                </c:pt>
                <c:pt idx="10">
                  <c:v>51</c:v>
                </c:pt>
                <c:pt idx="11">
                  <c:v>52</c:v>
                </c:pt>
                <c:pt idx="12">
                  <c:v>51</c:v>
                </c:pt>
                <c:pt idx="13">
                  <c:v>55</c:v>
                </c:pt>
                <c:pt idx="14">
                  <c:v>47</c:v>
                </c:pt>
                <c:pt idx="15">
                  <c:v>49</c:v>
                </c:pt>
                <c:pt idx="16">
                  <c:v>49.196829690932844</c:v>
                </c:pt>
                <c:pt idx="17">
                  <c:v>54.698478583621608</c:v>
                </c:pt>
                <c:pt idx="18">
                  <c:v>51</c:v>
                </c:pt>
                <c:pt idx="19">
                  <c:v>52</c:v>
                </c:pt>
                <c:pt idx="20">
                  <c:v>47.092353999942134</c:v>
                </c:pt>
                <c:pt idx="21">
                  <c:v>48.534007415357294</c:v>
                </c:pt>
                <c:pt idx="22">
                  <c:v>57.012836077940499</c:v>
                </c:pt>
                <c:pt idx="23">
                  <c:v>51.724823625254089</c:v>
                </c:pt>
                <c:pt idx="24">
                  <c:v>50.190923727775605</c:v>
                </c:pt>
                <c:pt idx="25">
                  <c:v>56.891229456111724</c:v>
                </c:pt>
                <c:pt idx="26">
                  <c:v>55.390162199084898</c:v>
                </c:pt>
                <c:pt idx="27">
                  <c:v>53.648987220047161</c:v>
                </c:pt>
              </c:numCache>
            </c:numRef>
          </c:val>
          <c:smooth val="0"/>
          <c:extLst>
            <c:ext xmlns:c16="http://schemas.microsoft.com/office/drawing/2014/chart" uri="{C3380CC4-5D6E-409C-BE32-E72D297353CC}">
              <c16:uniqueId val="{00000000-4E45-4B31-A204-E2B22D1626F0}"/>
            </c:ext>
          </c:extLst>
        </c:ser>
        <c:dLbls>
          <c:showLegendKey val="0"/>
          <c:showVal val="0"/>
          <c:showCatName val="0"/>
          <c:showSerName val="0"/>
          <c:showPercent val="0"/>
          <c:showBubbleSize val="0"/>
        </c:dLbls>
        <c:smooth val="0"/>
        <c:axId val="-432337904"/>
        <c:axId val="-432332464"/>
      </c:lineChart>
      <c:catAx>
        <c:axId val="-432337904"/>
        <c:scaling>
          <c:orientation val="minMax"/>
        </c:scaling>
        <c:delete val="1"/>
        <c:axPos val="b"/>
        <c:numFmt formatCode="General" sourceLinked="1"/>
        <c:majorTickMark val="out"/>
        <c:minorTickMark val="none"/>
        <c:tickLblPos val="nextTo"/>
        <c:crossAx val="-432332464"/>
        <c:crosses val="autoZero"/>
        <c:auto val="1"/>
        <c:lblAlgn val="ctr"/>
        <c:lblOffset val="100"/>
        <c:noMultiLvlLbl val="0"/>
      </c:catAx>
      <c:valAx>
        <c:axId val="-432332464"/>
        <c:scaling>
          <c:orientation val="minMax"/>
          <c:min val="30"/>
        </c:scaling>
        <c:delete val="1"/>
        <c:axPos val="l"/>
        <c:numFmt formatCode="General" sourceLinked="1"/>
        <c:majorTickMark val="out"/>
        <c:minorTickMark val="none"/>
        <c:tickLblPos val="nextTo"/>
        <c:crossAx val="-432337904"/>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063136888259E-2"/>
          <c:y val="8.1191502005645497E-3"/>
          <c:w val="0.99874961528517536"/>
          <c:h val="0.99188065334808351"/>
        </c:manualLayout>
      </c:layout>
      <c:lineChart>
        <c:grouping val="standard"/>
        <c:varyColors val="0"/>
        <c:ser>
          <c:idx val="0"/>
          <c:order val="0"/>
          <c:spPr>
            <a:ln w="38100" cap="rnd">
              <a:solidFill>
                <a:srgbClr val="29C7FF"/>
              </a:solidFill>
              <a:round/>
            </a:ln>
            <a:effectLst/>
          </c:spPr>
          <c:marker>
            <c:symbol val="none"/>
          </c:marker>
          <c:dLbls>
            <c:dLbl>
              <c:idx val="6"/>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C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0-F14F-4093-B30A-7D2EDF1615D5}"/>
                </c:ext>
              </c:extLst>
            </c:dLbl>
            <c:dLbl>
              <c:idx val="13"/>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1-F14F-4093-B30A-7D2EDF1615D5}"/>
                </c:ext>
              </c:extLst>
            </c:dLbl>
            <c:dLbl>
              <c:idx val="15"/>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2-F14F-4093-B30A-7D2EDF1615D5}"/>
                </c:ext>
              </c:extLst>
            </c:dLbl>
            <c:dLbl>
              <c:idx val="16"/>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3-F14F-4093-B30A-7D2EDF1615D5}"/>
                </c:ext>
              </c:extLst>
            </c:dLbl>
            <c:dLbl>
              <c:idx val="17"/>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0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4-F14F-4093-B30A-7D2EDF1615D5}"/>
                </c:ext>
              </c:extLst>
            </c:dLbl>
            <c:dLbl>
              <c:idx val="18"/>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C00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5-F14F-4093-B30A-7D2EDF1615D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50"/>
                    </a:solidFill>
                    <a:effectLst/>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'BB Past Fig 1.1'!$A$17:$A$40</c:f>
              <c:strCache>
                <c:ptCount val="24"/>
                <c:pt idx="0">
                  <c:v>Jul - Sep 2018</c:v>
                </c:pt>
                <c:pt idx="1">
                  <c:v>Oct - Dec 2018</c:v>
                </c:pt>
                <c:pt idx="2">
                  <c:v>Jan - Mar 2019</c:v>
                </c:pt>
                <c:pt idx="3">
                  <c:v>Apr - Jun 2019</c:v>
                </c:pt>
                <c:pt idx="4">
                  <c:v>Jul - Sep 2019</c:v>
                </c:pt>
                <c:pt idx="5">
                  <c:v>Oct - Dec 2019</c:v>
                </c:pt>
                <c:pt idx="6">
                  <c:v>Jan - Mar 2020</c:v>
                </c:pt>
                <c:pt idx="7">
                  <c:v>Apr - Jun 2020</c:v>
                </c:pt>
                <c:pt idx="8">
                  <c:v>Jul - Sep 2020</c:v>
                </c:pt>
                <c:pt idx="9">
                  <c:v>Oct - Dec 2020</c:v>
                </c:pt>
                <c:pt idx="10">
                  <c:v>Jan - Mar 2021</c:v>
                </c:pt>
                <c:pt idx="11">
                  <c:v>Apr - Jun 2021</c:v>
                </c:pt>
                <c:pt idx="12">
                  <c:v>Jul - Sep 2021</c:v>
                </c:pt>
                <c:pt idx="13">
                  <c:v>Oct - Dec 2021</c:v>
                </c:pt>
                <c:pt idx="14">
                  <c:v>Jan - Mar 2022</c:v>
                </c:pt>
                <c:pt idx="15">
                  <c:v>Apr - Jun 2022</c:v>
                </c:pt>
                <c:pt idx="16">
                  <c:v>Jul - Sep 2022</c:v>
                </c:pt>
                <c:pt idx="17">
                  <c:v>Oct - Dec 2022</c:v>
                </c:pt>
                <c:pt idx="18">
                  <c:v>Jan - Mar 2023</c:v>
                </c:pt>
                <c:pt idx="19">
                  <c:v>Apr - Jun 2023</c:v>
                </c:pt>
                <c:pt idx="20">
                  <c:v>Jul - Sep 2023</c:v>
                </c:pt>
                <c:pt idx="21">
                  <c:v>Oct - Dec 2023</c:v>
                </c:pt>
                <c:pt idx="22">
                  <c:v>Jan - Mar 2024</c:v>
                </c:pt>
                <c:pt idx="23">
                  <c:v>Apr - Jun 2024</c:v>
                </c:pt>
              </c:strCache>
            </c:strRef>
          </c:cat>
          <c:val>
            <c:numRef>
              <c:f>'BB Past Fig 1.1'!$B$17:$B$43</c:f>
              <c:numCache>
                <c:formatCode>0</c:formatCode>
                <c:ptCount val="27"/>
                <c:pt idx="0">
                  <c:v>50</c:v>
                </c:pt>
                <c:pt idx="1">
                  <c:v>51</c:v>
                </c:pt>
                <c:pt idx="2">
                  <c:v>53.598970430280303</c:v>
                </c:pt>
                <c:pt idx="3">
                  <c:v>51.5</c:v>
                </c:pt>
                <c:pt idx="4">
                  <c:v>51.076620395173855</c:v>
                </c:pt>
                <c:pt idx="5">
                  <c:v>51.557684885244356</c:v>
                </c:pt>
                <c:pt idx="7">
                  <c:v>36.477924369797961</c:v>
                </c:pt>
                <c:pt idx="8" formatCode="General">
                  <c:v>53</c:v>
                </c:pt>
                <c:pt idx="9">
                  <c:v>46.898008536915555</c:v>
                </c:pt>
                <c:pt idx="10">
                  <c:v>47</c:v>
                </c:pt>
                <c:pt idx="11">
                  <c:v>49</c:v>
                </c:pt>
                <c:pt idx="12">
                  <c:v>50</c:v>
                </c:pt>
                <c:pt idx="13">
                  <c:v>47</c:v>
                </c:pt>
                <c:pt idx="14">
                  <c:v>43</c:v>
                </c:pt>
                <c:pt idx="15">
                  <c:v>47</c:v>
                </c:pt>
                <c:pt idx="16">
                  <c:v>45.111640253683632</c:v>
                </c:pt>
                <c:pt idx="17">
                  <c:v>45.319141771171104</c:v>
                </c:pt>
                <c:pt idx="18" formatCode="General">
                  <c:v>50</c:v>
                </c:pt>
                <c:pt idx="19" formatCode="General">
                  <c:v>45</c:v>
                </c:pt>
                <c:pt idx="20">
                  <c:v>48.735654489452557</c:v>
                </c:pt>
                <c:pt idx="21">
                  <c:v>46.724365413937804</c:v>
                </c:pt>
                <c:pt idx="22">
                  <c:v>51.872535391234663</c:v>
                </c:pt>
                <c:pt idx="23">
                  <c:v>45.21292589072587</c:v>
                </c:pt>
                <c:pt idx="24">
                  <c:v>51.273680597125534</c:v>
                </c:pt>
                <c:pt idx="25">
                  <c:v>51.046004584283324</c:v>
                </c:pt>
                <c:pt idx="26">
                  <c:v>57.684012094708315</c:v>
                </c:pt>
              </c:numCache>
            </c:numRef>
          </c:val>
          <c:smooth val="0"/>
          <c:extLst>
            <c:ext xmlns:c16="http://schemas.microsoft.com/office/drawing/2014/chart" uri="{C3380CC4-5D6E-409C-BE32-E72D297353CC}">
              <c16:uniqueId val="{00000006-F14F-4093-B30A-7D2EDF1615D5}"/>
            </c:ext>
          </c:extLst>
        </c:ser>
        <c:dLbls>
          <c:showLegendKey val="0"/>
          <c:showVal val="0"/>
          <c:showCatName val="0"/>
          <c:showSerName val="0"/>
          <c:showPercent val="0"/>
          <c:showBubbleSize val="0"/>
        </c:dLbls>
        <c:smooth val="0"/>
        <c:axId val="-574355696"/>
        <c:axId val="-574354608"/>
      </c:lineChart>
      <c:catAx>
        <c:axId val="-574355696"/>
        <c:scaling>
          <c:orientation val="minMax"/>
        </c:scaling>
        <c:delete val="1"/>
        <c:axPos val="b"/>
        <c:numFmt formatCode="General" sourceLinked="1"/>
        <c:majorTickMark val="out"/>
        <c:minorTickMark val="none"/>
        <c:tickLblPos val="nextTo"/>
        <c:crossAx val="-574354608"/>
        <c:crosses val="autoZero"/>
        <c:auto val="1"/>
        <c:lblAlgn val="ctr"/>
        <c:lblOffset val="100"/>
        <c:noMultiLvlLbl val="0"/>
      </c:catAx>
      <c:valAx>
        <c:axId val="-574354608"/>
        <c:scaling>
          <c:orientation val="minMax"/>
          <c:max val="100"/>
          <c:min val="0"/>
        </c:scaling>
        <c:delete val="1"/>
        <c:axPos val="l"/>
        <c:numFmt formatCode="0" sourceLinked="1"/>
        <c:majorTickMark val="out"/>
        <c:minorTickMark val="none"/>
        <c:tickLblPos val="nextTo"/>
        <c:crossAx val="-57435569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
          <c:y val="2.0094547699723599E-2"/>
          <c:w val="1"/>
          <c:h val="0.97990551181102359"/>
        </c:manualLayout>
      </c:layout>
      <c:barChart>
        <c:barDir val="bar"/>
        <c:grouping val="clustered"/>
        <c:varyColors val="0"/>
        <c:ser>
          <c:idx val="0"/>
          <c:order val="0"/>
          <c:spPr>
            <a:solidFill>
              <a:srgbClr val="29C7FF"/>
            </a:solidFill>
            <a:ln>
              <a:noFill/>
            </a:ln>
            <a:effectLst/>
          </c:spPr>
          <c:invertIfNegative val="0"/>
          <c:dPt>
            <c:idx val="0"/>
            <c:invertIfNegative val="0"/>
            <c:bubble3D val="0"/>
            <c:spPr>
              <a:solidFill>
                <a:srgbClr val="CECCCC"/>
              </a:solidFill>
              <a:ln>
                <a:noFill/>
              </a:ln>
              <a:effectLst/>
            </c:spPr>
            <c:extLst>
              <c:ext xmlns:c16="http://schemas.microsoft.com/office/drawing/2014/chart" uri="{C3380CC4-5D6E-409C-BE32-E72D297353CC}">
                <c16:uniqueId val="{00000001-1578-4F4F-8D8A-0E88A0D3EFF5}"/>
              </c:ext>
            </c:extLst>
          </c:dPt>
          <c:dPt>
            <c:idx val="2"/>
            <c:invertIfNegative val="0"/>
            <c:bubble3D val="0"/>
            <c:extLst>
              <c:ext xmlns:c16="http://schemas.microsoft.com/office/drawing/2014/chart" uri="{C3380CC4-5D6E-409C-BE32-E72D297353CC}">
                <c16:uniqueId val="{00000002-1578-4F4F-8D8A-0E88A0D3EFF5}"/>
              </c:ext>
            </c:extLst>
          </c:dPt>
          <c:dLbls>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00B050"/>
                    </a:solidFill>
                    <a:effectLst/>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('BB LAR Fig 1.4'!$A$36,'BB LAR Fig 1.4'!$A$39,'BB LAR Fig 1.4'!$A$40)</c:f>
              <c:strCache>
                <c:ptCount val="3"/>
                <c:pt idx="0">
                  <c:v>يناير - مارس 2024</c:v>
                </c:pt>
                <c:pt idx="1">
                  <c:v>أكتوبر - ديسمبر 2024</c:v>
                </c:pt>
                <c:pt idx="2">
                  <c:v>يناير - مارس 2025</c:v>
                </c:pt>
              </c:strCache>
            </c:strRef>
          </c:cat>
          <c:val>
            <c:numRef>
              <c:f>('BB LAR Fig 1.4'!$B$36,'BB LAR Fig 1.4'!$B$39,'BB LAR Fig 1.4'!$B$40)</c:f>
              <c:numCache>
                <c:formatCode>0</c:formatCode>
                <c:ptCount val="3"/>
                <c:pt idx="0">
                  <c:v>56.935505746723251</c:v>
                </c:pt>
                <c:pt idx="1">
                  <c:v>54.30501862729966</c:v>
                </c:pt>
                <c:pt idx="2">
                  <c:v>58.49167470875004</c:v>
                </c:pt>
              </c:numCache>
            </c:numRef>
          </c:val>
          <c:extLst>
            <c:ext xmlns:c16="http://schemas.microsoft.com/office/drawing/2014/chart" uri="{C3380CC4-5D6E-409C-BE32-E72D297353CC}">
              <c16:uniqueId val="{00000003-1578-4F4F-8D8A-0E88A0D3EFF5}"/>
            </c:ext>
          </c:extLst>
        </c:ser>
        <c:dLbls>
          <c:showLegendKey val="0"/>
          <c:showVal val="0"/>
          <c:showCatName val="0"/>
          <c:showSerName val="0"/>
          <c:showPercent val="0"/>
          <c:showBubbleSize val="0"/>
        </c:dLbls>
        <c:gapWidth val="80"/>
        <c:axId val="-432335728"/>
        <c:axId val="-432335184"/>
      </c:barChart>
      <c:catAx>
        <c:axId val="-432335728"/>
        <c:scaling>
          <c:orientation val="minMax"/>
        </c:scaling>
        <c:delete val="1"/>
        <c:axPos val="r"/>
        <c:numFmt formatCode="General" sourceLinked="1"/>
        <c:majorTickMark val="out"/>
        <c:minorTickMark val="none"/>
        <c:tickLblPos val="nextTo"/>
        <c:crossAx val="-432335184"/>
        <c:crosses val="autoZero"/>
        <c:auto val="1"/>
        <c:lblAlgn val="ctr"/>
        <c:lblOffset val="100"/>
        <c:noMultiLvlLbl val="0"/>
      </c:catAx>
      <c:valAx>
        <c:axId val="-432335184"/>
        <c:scaling>
          <c:orientation val="maxMin"/>
          <c:max val="100"/>
        </c:scaling>
        <c:delete val="1"/>
        <c:axPos val="b"/>
        <c:numFmt formatCode="0" sourceLinked="1"/>
        <c:majorTickMark val="out"/>
        <c:minorTickMark val="none"/>
        <c:tickLblPos val="nextTo"/>
        <c:crossAx val="-432335728"/>
        <c:crosses val="autoZero"/>
        <c:crossBetween val="between"/>
      </c:valAx>
      <c:spPr>
        <a:noFill/>
        <a:ln>
          <a:noFill/>
        </a:ln>
        <a:effectLst/>
      </c:spPr>
    </c:plotArea>
    <c:plotVisOnly val="1"/>
    <c:dispBlanksAs val="gap"/>
    <c:showDLblsOverMax val="0"/>
    <c:extLst>
      <c:ext uri="{0b15fc19-7d7d-44ad-8c2d-2c3a37ce22c3}">
        <chartProps xmlns="https://web.wps.cn/et/2018/main" chartId="{312e09c0-44e7-4058-ad16-a67fbddb065b}"/>
      </c:ext>
    </c:extLst>
  </c:chart>
  <c:spPr>
    <a:noFill/>
    <a:ln w="9525" cap="flat" cmpd="sng" algn="ctr">
      <a:noFill/>
      <a:prstDash val="solid"/>
      <a:round/>
    </a:ln>
    <a:effectLst/>
  </c:spPr>
  <c:txPr>
    <a:bodyPr/>
    <a:lstStyle/>
    <a:p>
      <a:pPr>
        <a:defRPr lang="en-US"/>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
          <c:y val="2.0094547699723599E-2"/>
          <c:w val="1"/>
          <c:h val="0.95981088966665196"/>
        </c:manualLayout>
      </c:layout>
      <c:barChart>
        <c:barDir val="bar"/>
        <c:grouping val="clustered"/>
        <c:varyColors val="0"/>
        <c:ser>
          <c:idx val="0"/>
          <c:order val="0"/>
          <c:spPr>
            <a:solidFill>
              <a:srgbClr val="CECCCC"/>
            </a:solidFill>
            <a:ln>
              <a:noFill/>
            </a:ln>
            <a:effectLst/>
          </c:spPr>
          <c:invertIfNegative val="0"/>
          <c:dPt>
            <c:idx val="0"/>
            <c:invertIfNegative val="0"/>
            <c:bubble3D val="0"/>
            <c:spPr>
              <a:solidFill>
                <a:srgbClr val="29C7FF"/>
              </a:solidFill>
              <a:ln>
                <a:noFill/>
              </a:ln>
              <a:effectLst/>
            </c:spPr>
            <c:extLst>
              <c:ext xmlns:c16="http://schemas.microsoft.com/office/drawing/2014/chart" uri="{C3380CC4-5D6E-409C-BE32-E72D297353CC}">
                <c16:uniqueId val="{00000001-99A2-41F0-80E5-10DBC26CAFEF}"/>
              </c:ext>
            </c:extLst>
          </c:dPt>
          <c:dPt>
            <c:idx val="1"/>
            <c:invertIfNegative val="0"/>
            <c:bubble3D val="0"/>
            <c:spPr>
              <a:solidFill>
                <a:srgbClr val="29C7FF"/>
              </a:solidFill>
              <a:ln>
                <a:noFill/>
              </a:ln>
              <a:effectLst/>
            </c:spPr>
            <c:extLst>
              <c:ext xmlns:c16="http://schemas.microsoft.com/office/drawing/2014/chart" uri="{C3380CC4-5D6E-409C-BE32-E72D297353CC}">
                <c16:uniqueId val="{00000003-99A2-41F0-80E5-10DBC26CAFEF}"/>
              </c:ext>
            </c:extLst>
          </c:dPt>
          <c:dPt>
            <c:idx val="2"/>
            <c:invertIfNegative val="0"/>
            <c:bubble3D val="0"/>
            <c:spPr>
              <a:solidFill>
                <a:srgbClr val="CECCCC"/>
              </a:solidFill>
              <a:ln>
                <a:noFill/>
              </a:ln>
              <a:effectLst/>
            </c:spPr>
            <c:extLst>
              <c:ext xmlns:c16="http://schemas.microsoft.com/office/drawing/2014/chart" uri="{C3380CC4-5D6E-409C-BE32-E72D297353CC}">
                <c16:uniqueId val="{00000005-99A2-41F0-80E5-10DBC26CAFEF}"/>
              </c:ext>
            </c:extLst>
          </c:dPt>
          <c:dLbls>
            <c:dLbl>
              <c:idx val="0"/>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00B050"/>
                      </a:solidFill>
                      <a:effectLst/>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1-99A2-41F0-80E5-10DBC26CAFEF}"/>
                </c:ext>
              </c:extLst>
            </c:dLbl>
            <c:dLbl>
              <c:idx val="1"/>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00B050"/>
                      </a:solidFill>
                      <a:effectLst/>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99A2-41F0-80E5-10DBC26CAFEF}"/>
                </c:ext>
              </c:extLst>
            </c:dLbl>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FF0000"/>
                    </a:solidFill>
                    <a:effectLst/>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('BB SME Fig 1.3 '!$C$42,'BB SME Fig 1.3 '!$C$41,'BB SME Fig 1.3 '!$C$38)</c:f>
              <c:strCache>
                <c:ptCount val="3"/>
                <c:pt idx="0">
                  <c:v>Apr - Jun 2025</c:v>
                </c:pt>
                <c:pt idx="1">
                  <c:v>Jan - Mar 2025</c:v>
                </c:pt>
                <c:pt idx="2">
                  <c:v>Apr - Jun 2024</c:v>
                </c:pt>
              </c:strCache>
            </c:strRef>
          </c:cat>
          <c:val>
            <c:numRef>
              <c:f>('BB SME Fig 1.3 '!$B$42,'BB SME Fig 1.3 '!$B$41,'BB SME Fig 1.3 '!$B$38)</c:f>
              <c:numCache>
                <c:formatCode>0</c:formatCode>
                <c:ptCount val="3"/>
                <c:pt idx="0">
                  <c:v>51</c:v>
                </c:pt>
                <c:pt idx="1">
                  <c:v>56.87634948066659</c:v>
                </c:pt>
                <c:pt idx="2">
                  <c:v>45.407167552401653</c:v>
                </c:pt>
              </c:numCache>
            </c:numRef>
          </c:val>
          <c:extLst>
            <c:ext xmlns:c16="http://schemas.microsoft.com/office/drawing/2014/chart" uri="{C3380CC4-5D6E-409C-BE32-E72D297353CC}">
              <c16:uniqueId val="{00000006-99A2-41F0-80E5-10DBC26CAFEF}"/>
            </c:ext>
          </c:extLst>
        </c:ser>
        <c:dLbls>
          <c:showLegendKey val="0"/>
          <c:showVal val="0"/>
          <c:showCatName val="0"/>
          <c:showSerName val="0"/>
          <c:showPercent val="0"/>
          <c:showBubbleSize val="0"/>
        </c:dLbls>
        <c:gapWidth val="80"/>
        <c:axId val="-432342256"/>
        <c:axId val="-432331920"/>
      </c:barChart>
      <c:catAx>
        <c:axId val="-432342256"/>
        <c:scaling>
          <c:orientation val="maxMin"/>
        </c:scaling>
        <c:delete val="1"/>
        <c:axPos val="l"/>
        <c:numFmt formatCode="General" sourceLinked="1"/>
        <c:majorTickMark val="out"/>
        <c:minorTickMark val="none"/>
        <c:tickLblPos val="nextTo"/>
        <c:crossAx val="-432331920"/>
        <c:crosses val="autoZero"/>
        <c:auto val="1"/>
        <c:lblAlgn val="ctr"/>
        <c:lblOffset val="100"/>
        <c:noMultiLvlLbl val="0"/>
      </c:catAx>
      <c:valAx>
        <c:axId val="-432331920"/>
        <c:scaling>
          <c:orientation val="minMax"/>
          <c:max val="100"/>
        </c:scaling>
        <c:delete val="1"/>
        <c:axPos val="t"/>
        <c:numFmt formatCode="0" sourceLinked="1"/>
        <c:majorTickMark val="out"/>
        <c:minorTickMark val="none"/>
        <c:tickLblPos val="nextTo"/>
        <c:crossAx val="-432342256"/>
        <c:crosses val="autoZero"/>
        <c:crossBetween val="between"/>
      </c:valAx>
      <c:spPr>
        <a:noFill/>
        <a:ln>
          <a:noFill/>
        </a:ln>
        <a:effectLst/>
      </c:spPr>
    </c:plotArea>
    <c:plotVisOnly val="1"/>
    <c:dispBlanksAs val="gap"/>
    <c:showDLblsOverMax val="0"/>
    <c:extLst>
      <c:ext uri="{0b15fc19-7d7d-44ad-8c2d-2c3a37ce22c3}">
        <chartProps xmlns="https://web.wps.cn/et/2018/main" chartId="{96a81b22-87b9-4fe0-9270-fce55b28c0bb}"/>
      </c:ext>
    </c:extLst>
  </c:chart>
  <c:spPr>
    <a:noFill/>
    <a:ln w="9525" cap="flat" cmpd="sng" algn="ctr">
      <a:noFill/>
      <a:round/>
    </a:ln>
    <a:effectLst/>
  </c:spPr>
  <c:txPr>
    <a:bodyPr/>
    <a:lstStyle/>
    <a:p>
      <a:pPr>
        <a:defRPr lang="en-US"/>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
          <c:y val="2.0094547699723599E-2"/>
          <c:w val="1"/>
          <c:h val="0.97990551181102359"/>
        </c:manualLayout>
      </c:layout>
      <c:barChart>
        <c:barDir val="bar"/>
        <c:grouping val="clustered"/>
        <c:varyColors val="0"/>
        <c:ser>
          <c:idx val="0"/>
          <c:order val="0"/>
          <c:spPr>
            <a:solidFill>
              <a:srgbClr val="29C7FF"/>
            </a:solidFill>
            <a:ln>
              <a:noFill/>
            </a:ln>
            <a:effectLst/>
          </c:spPr>
          <c:invertIfNegative val="0"/>
          <c:dPt>
            <c:idx val="0"/>
            <c:invertIfNegative val="0"/>
            <c:bubble3D val="0"/>
            <c:extLst>
              <c:ext xmlns:c16="http://schemas.microsoft.com/office/drawing/2014/chart" uri="{C3380CC4-5D6E-409C-BE32-E72D297353CC}">
                <c16:uniqueId val="{00000000-E50F-471C-AD27-4DD6089E1717}"/>
              </c:ext>
            </c:extLst>
          </c:dPt>
          <c:dPt>
            <c:idx val="2"/>
            <c:invertIfNegative val="0"/>
            <c:bubble3D val="0"/>
            <c:spPr>
              <a:solidFill>
                <a:srgbClr val="CECCCC"/>
              </a:solidFill>
              <a:ln>
                <a:noFill/>
              </a:ln>
              <a:effectLst/>
            </c:spPr>
            <c:extLst>
              <c:ext xmlns:c16="http://schemas.microsoft.com/office/drawing/2014/chart" uri="{C3380CC4-5D6E-409C-BE32-E72D297353CC}">
                <c16:uniqueId val="{00000002-E50F-471C-AD27-4DD6089E1717}"/>
              </c:ext>
            </c:extLst>
          </c:dPt>
          <c:dLbls>
            <c:dLbl>
              <c:idx val="2"/>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EE0000"/>
                      </a:solidFill>
                      <a:effectLst/>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2-E50F-471C-AD27-4DD6089E1717}"/>
                </c:ext>
              </c:extLst>
            </c:dLbl>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00B050"/>
                    </a:solidFill>
                    <a:effectLst/>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('BB LAR Fig 1.4'!$A$41,'BB LAR Fig 1.4'!$A$40,'BB LAR Fig 1.4'!$A$37)</c:f>
              <c:strCache>
                <c:ptCount val="3"/>
                <c:pt idx="0">
                  <c:v>أبريل - يونيو 2025</c:v>
                </c:pt>
                <c:pt idx="1">
                  <c:v>يناير - مارس 2025</c:v>
                </c:pt>
                <c:pt idx="2">
                  <c:v>أبريل - يونيو 2024</c:v>
                </c:pt>
              </c:strCache>
            </c:strRef>
          </c:cat>
          <c:val>
            <c:numRef>
              <c:f>('BB LAR Fig 1.4'!$B$41,'BB LAR Fig 1.4'!$B$40,'BB LAR Fig 1.4'!$B$37)</c:f>
              <c:numCache>
                <c:formatCode>0</c:formatCode>
                <c:ptCount val="3"/>
                <c:pt idx="0">
                  <c:v>51.71061557443393</c:v>
                </c:pt>
                <c:pt idx="1">
                  <c:v>58.49167470875004</c:v>
                </c:pt>
                <c:pt idx="2">
                  <c:v>45.018684229050081</c:v>
                </c:pt>
              </c:numCache>
            </c:numRef>
          </c:val>
          <c:extLst>
            <c:ext xmlns:c16="http://schemas.microsoft.com/office/drawing/2014/chart" uri="{C3380CC4-5D6E-409C-BE32-E72D297353CC}">
              <c16:uniqueId val="{00000003-E50F-471C-AD27-4DD6089E1717}"/>
            </c:ext>
          </c:extLst>
        </c:ser>
        <c:dLbls>
          <c:showLegendKey val="0"/>
          <c:showVal val="0"/>
          <c:showCatName val="0"/>
          <c:showSerName val="0"/>
          <c:showPercent val="0"/>
          <c:showBubbleSize val="0"/>
        </c:dLbls>
        <c:gapWidth val="80"/>
        <c:axId val="-432335728"/>
        <c:axId val="-432335184"/>
      </c:barChart>
      <c:catAx>
        <c:axId val="-432335728"/>
        <c:scaling>
          <c:orientation val="maxMin"/>
        </c:scaling>
        <c:delete val="1"/>
        <c:axPos val="r"/>
        <c:numFmt formatCode="General" sourceLinked="1"/>
        <c:majorTickMark val="out"/>
        <c:minorTickMark val="none"/>
        <c:tickLblPos val="nextTo"/>
        <c:crossAx val="-432335184"/>
        <c:crosses val="autoZero"/>
        <c:auto val="1"/>
        <c:lblAlgn val="ctr"/>
        <c:lblOffset val="100"/>
        <c:noMultiLvlLbl val="0"/>
      </c:catAx>
      <c:valAx>
        <c:axId val="-432335184"/>
        <c:scaling>
          <c:orientation val="maxMin"/>
          <c:max val="100"/>
        </c:scaling>
        <c:delete val="1"/>
        <c:axPos val="t"/>
        <c:numFmt formatCode="0" sourceLinked="1"/>
        <c:majorTickMark val="out"/>
        <c:minorTickMark val="none"/>
        <c:tickLblPos val="nextTo"/>
        <c:crossAx val="-432335728"/>
        <c:crosses val="autoZero"/>
        <c:crossBetween val="between"/>
      </c:valAx>
      <c:spPr>
        <a:noFill/>
        <a:ln>
          <a:noFill/>
        </a:ln>
        <a:effectLst/>
      </c:spPr>
    </c:plotArea>
    <c:plotVisOnly val="1"/>
    <c:dispBlanksAs val="gap"/>
    <c:showDLblsOverMax val="0"/>
    <c:extLst>
      <c:ext uri="{0b15fc19-7d7d-44ad-8c2d-2c3a37ce22c3}">
        <chartProps xmlns="https://web.wps.cn/et/2018/main" chartId="{312e09c0-44e7-4058-ad16-a67fbddb065b}"/>
      </c:ext>
    </c:extLst>
  </c:chart>
  <c:spPr>
    <a:noFill/>
    <a:ln w="9525" cap="flat" cmpd="sng" algn="ctr">
      <a:noFill/>
      <a:prstDash val="solid"/>
      <a:round/>
    </a:ln>
    <a:effectLst/>
  </c:spPr>
  <c:txPr>
    <a:bodyPr/>
    <a:lstStyle/>
    <a:p>
      <a:pPr>
        <a:defRPr lang="en-US"/>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
          <c:y val="2.0094547699723599E-2"/>
          <c:w val="1"/>
          <c:h val="0.95981088966665196"/>
        </c:manualLayout>
      </c:layout>
      <c:barChart>
        <c:barDir val="bar"/>
        <c:grouping val="clustered"/>
        <c:varyColors val="0"/>
        <c:ser>
          <c:idx val="0"/>
          <c:order val="0"/>
          <c:spPr>
            <a:solidFill>
              <a:srgbClr val="CECCCC"/>
            </a:solidFill>
            <a:ln>
              <a:noFill/>
            </a:ln>
            <a:effectLst/>
          </c:spPr>
          <c:invertIfNegative val="0"/>
          <c:dPt>
            <c:idx val="0"/>
            <c:invertIfNegative val="0"/>
            <c:bubble3D val="0"/>
            <c:spPr>
              <a:solidFill>
                <a:srgbClr val="CECCCC"/>
              </a:solidFill>
              <a:ln>
                <a:noFill/>
              </a:ln>
              <a:effectLst/>
            </c:spPr>
            <c:extLst>
              <c:ext xmlns:c16="http://schemas.microsoft.com/office/drawing/2014/chart" uri="{C3380CC4-5D6E-409C-BE32-E72D297353CC}">
                <c16:uniqueId val="{00000001-7BE8-4FD7-ADA8-3C9C4BEE74A1}"/>
              </c:ext>
            </c:extLst>
          </c:dPt>
          <c:dPt>
            <c:idx val="1"/>
            <c:invertIfNegative val="0"/>
            <c:bubble3D val="0"/>
            <c:spPr>
              <a:solidFill>
                <a:srgbClr val="29C7FF"/>
              </a:solidFill>
              <a:ln>
                <a:noFill/>
              </a:ln>
              <a:effectLst/>
            </c:spPr>
            <c:extLst>
              <c:ext xmlns:c16="http://schemas.microsoft.com/office/drawing/2014/chart" uri="{C3380CC4-5D6E-409C-BE32-E72D297353CC}">
                <c16:uniqueId val="{00000003-7BE8-4FD7-ADA8-3C9C4BEE74A1}"/>
              </c:ext>
            </c:extLst>
          </c:dPt>
          <c:dPt>
            <c:idx val="2"/>
            <c:invertIfNegative val="0"/>
            <c:bubble3D val="0"/>
            <c:spPr>
              <a:solidFill>
                <a:srgbClr val="29C7FF"/>
              </a:solidFill>
              <a:ln>
                <a:noFill/>
              </a:ln>
              <a:effectLst/>
            </c:spPr>
            <c:extLst>
              <c:ext xmlns:c16="http://schemas.microsoft.com/office/drawing/2014/chart" uri="{C3380CC4-5D6E-409C-BE32-E72D297353CC}">
                <c16:uniqueId val="{00000005-7BE8-4FD7-ADA8-3C9C4BEE74A1}"/>
              </c:ext>
            </c:extLst>
          </c:dPt>
          <c:dLbls>
            <c:dLbl>
              <c:idx val="2"/>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00B050"/>
                      </a:solidFill>
                      <a:effectLst/>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7BE8-4FD7-ADA8-3C9C4BEE74A1}"/>
                </c:ext>
              </c:extLst>
            </c:dLbl>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FF0000"/>
                    </a:solidFill>
                    <a:effectLst/>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('BB SME Fig 1.3 '!$C$37,'BB SME Fig 1.3 '!$C$40,'BB SME Fig 1.3 '!$C$41)</c:f>
              <c:strCache>
                <c:ptCount val="3"/>
                <c:pt idx="0">
                  <c:v>Jan - Mar 2024</c:v>
                </c:pt>
                <c:pt idx="1">
                  <c:v>Oct - Dec 2024</c:v>
                </c:pt>
                <c:pt idx="2">
                  <c:v>Jan - Mar 2025</c:v>
                </c:pt>
              </c:strCache>
            </c:strRef>
          </c:cat>
          <c:val>
            <c:numRef>
              <c:f>('BB SME Fig 1.3 '!$B$37,'BB SME Fig 1.3 '!$B$40,'BB SME Fig 1.3 '!$B$41)</c:f>
              <c:numCache>
                <c:formatCode>0</c:formatCode>
                <c:ptCount val="3"/>
                <c:pt idx="0">
                  <c:v>46.809565035746076</c:v>
                </c:pt>
                <c:pt idx="1">
                  <c:v>47.786990541266981</c:v>
                </c:pt>
                <c:pt idx="2">
                  <c:v>56.87634948066659</c:v>
                </c:pt>
              </c:numCache>
            </c:numRef>
          </c:val>
          <c:extLst>
            <c:ext xmlns:c16="http://schemas.microsoft.com/office/drawing/2014/chart" uri="{C3380CC4-5D6E-409C-BE32-E72D297353CC}">
              <c16:uniqueId val="{00000006-7BE8-4FD7-ADA8-3C9C4BEE74A1}"/>
            </c:ext>
          </c:extLst>
        </c:ser>
        <c:dLbls>
          <c:showLegendKey val="0"/>
          <c:showVal val="0"/>
          <c:showCatName val="0"/>
          <c:showSerName val="0"/>
          <c:showPercent val="0"/>
          <c:showBubbleSize val="0"/>
        </c:dLbls>
        <c:gapWidth val="80"/>
        <c:axId val="-432342256"/>
        <c:axId val="-432331920"/>
      </c:barChart>
      <c:catAx>
        <c:axId val="-432342256"/>
        <c:scaling>
          <c:orientation val="minMax"/>
        </c:scaling>
        <c:delete val="1"/>
        <c:axPos val="l"/>
        <c:numFmt formatCode="General" sourceLinked="1"/>
        <c:majorTickMark val="out"/>
        <c:minorTickMark val="none"/>
        <c:tickLblPos val="nextTo"/>
        <c:crossAx val="-432331920"/>
        <c:crosses val="autoZero"/>
        <c:auto val="1"/>
        <c:lblAlgn val="ctr"/>
        <c:lblOffset val="100"/>
        <c:noMultiLvlLbl val="0"/>
      </c:catAx>
      <c:valAx>
        <c:axId val="-432331920"/>
        <c:scaling>
          <c:orientation val="minMax"/>
          <c:max val="100"/>
        </c:scaling>
        <c:delete val="1"/>
        <c:axPos val="b"/>
        <c:numFmt formatCode="0" sourceLinked="1"/>
        <c:majorTickMark val="out"/>
        <c:minorTickMark val="none"/>
        <c:tickLblPos val="nextTo"/>
        <c:crossAx val="-432342256"/>
        <c:crosses val="autoZero"/>
        <c:crossBetween val="between"/>
      </c:valAx>
      <c:spPr>
        <a:noFill/>
        <a:ln>
          <a:noFill/>
        </a:ln>
        <a:effectLst/>
      </c:spPr>
    </c:plotArea>
    <c:plotVisOnly val="1"/>
    <c:dispBlanksAs val="gap"/>
    <c:showDLblsOverMax val="0"/>
    <c:extLst>
      <c:ext uri="{0b15fc19-7d7d-44ad-8c2d-2c3a37ce22c3}">
        <chartProps xmlns="https://web.wps.cn/et/2018/main" chartId="{96a81b22-87b9-4fe0-9270-fce55b28c0bb}"/>
      </c:ext>
    </c:extLst>
  </c:chart>
  <c:spPr>
    <a:noFill/>
    <a:ln w="9525" cap="flat" cmpd="sng" algn="ctr">
      <a:noFill/>
      <a:round/>
    </a:ln>
    <a:effectLst/>
  </c:spPr>
  <c:txPr>
    <a:bodyPr/>
    <a:lstStyle/>
    <a:p>
      <a:pPr>
        <a:defRPr lang="en-US"/>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
          <c:y val="2.0094547699723599E-2"/>
          <c:w val="1"/>
          <c:h val="0.95981088966665196"/>
        </c:manualLayout>
      </c:layout>
      <c:barChart>
        <c:barDir val="bar"/>
        <c:grouping val="clustered"/>
        <c:varyColors val="0"/>
        <c:ser>
          <c:idx val="0"/>
          <c:order val="0"/>
          <c:spPr>
            <a:solidFill>
              <a:srgbClr val="8C8EF0"/>
            </a:solidFill>
          </c:spPr>
          <c:invertIfNegative val="0"/>
          <c:dPt>
            <c:idx val="0"/>
            <c:invertIfNegative val="0"/>
            <c:bubble3D val="0"/>
            <c:spPr>
              <a:solidFill>
                <a:srgbClr val="CECCCC"/>
              </a:solidFill>
            </c:spPr>
            <c:extLst>
              <c:ext xmlns:c16="http://schemas.microsoft.com/office/drawing/2014/chart" uri="{C3380CC4-5D6E-409C-BE32-E72D297353CC}">
                <c16:uniqueId val="{00000001-FF13-4351-9289-40FA2EAB4CA7}"/>
              </c:ext>
            </c:extLst>
          </c:dPt>
          <c:dPt>
            <c:idx val="2"/>
            <c:invertIfNegative val="0"/>
            <c:bubble3D val="0"/>
            <c:extLst>
              <c:ext xmlns:c16="http://schemas.microsoft.com/office/drawing/2014/chart" uri="{C3380CC4-5D6E-409C-BE32-E72D297353CC}">
                <c16:uniqueId val="{00000002-FF13-4351-9289-40FA2EAB4CA7}"/>
              </c:ext>
            </c:extLst>
          </c:dPt>
          <c:dLbls>
            <c:spPr>
              <a:noFill/>
              <a:ln>
                <a:noFill/>
              </a:ln>
              <a:effectLst/>
            </c:spPr>
            <c:txPr>
              <a:bodyPr rot="0" spcFirstLastPara="0" vertOverflow="ellipsis" vert="horz" wrap="square" lIns="38100" tIns="19050" rIns="38100" bIns="19050" anchor="ctr" anchorCtr="1">
                <a:spAutoFit/>
              </a:bodyPr>
              <a:lstStyle/>
              <a:p>
                <a:pPr>
                  <a:defRPr lang="en-US" sz="1200" b="1" i="0" u="none" strike="noStrike" kern="1200" baseline="0">
                    <a:solidFill>
                      <a:srgbClr val="00B05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('BB SME Fig 1.3 '!$H$38,'BB SME Fig 1.3 '!$H$41,'BB SME Fig 1.3 '!$H$42)</c:f>
              <c:strCache>
                <c:ptCount val="3"/>
                <c:pt idx="0">
                  <c:v>Apr - Jun 2024</c:v>
                </c:pt>
                <c:pt idx="1">
                  <c:v>Jan - Mar 2025</c:v>
                </c:pt>
                <c:pt idx="2">
                  <c:v>Apr - Jun 2025</c:v>
                </c:pt>
              </c:strCache>
            </c:strRef>
          </c:cat>
          <c:val>
            <c:numRef>
              <c:f>('BB SME Fig 1.3 '!$G$38,'BB SME Fig 1.3 '!$G$41,'BB SME Fig 1.3 '!$G$42)</c:f>
              <c:numCache>
                <c:formatCode>0</c:formatCode>
                <c:ptCount val="3"/>
                <c:pt idx="0">
                  <c:v>55.378544784207293</c:v>
                </c:pt>
                <c:pt idx="1">
                  <c:v>54.343054065373011</c:v>
                </c:pt>
                <c:pt idx="2">
                  <c:v>53.993320220177246</c:v>
                </c:pt>
              </c:numCache>
            </c:numRef>
          </c:val>
          <c:extLst>
            <c:ext xmlns:c16="http://schemas.microsoft.com/office/drawing/2014/chart" uri="{C3380CC4-5D6E-409C-BE32-E72D297353CC}">
              <c16:uniqueId val="{00000004-FF13-4351-9289-40FA2EAB4CA7}"/>
            </c:ext>
          </c:extLst>
        </c:ser>
        <c:dLbls>
          <c:showLegendKey val="0"/>
          <c:showVal val="0"/>
          <c:showCatName val="0"/>
          <c:showSerName val="0"/>
          <c:showPercent val="0"/>
          <c:showBubbleSize val="0"/>
        </c:dLbls>
        <c:gapWidth val="80"/>
        <c:axId val="-432328656"/>
        <c:axId val="-432337360"/>
      </c:barChart>
      <c:catAx>
        <c:axId val="-432328656"/>
        <c:scaling>
          <c:orientation val="minMax"/>
        </c:scaling>
        <c:delete val="1"/>
        <c:axPos val="l"/>
        <c:numFmt formatCode="General" sourceLinked="1"/>
        <c:majorTickMark val="out"/>
        <c:minorTickMark val="none"/>
        <c:tickLblPos val="nextTo"/>
        <c:crossAx val="-432337360"/>
        <c:crosses val="autoZero"/>
        <c:auto val="1"/>
        <c:lblAlgn val="ctr"/>
        <c:lblOffset val="100"/>
        <c:noMultiLvlLbl val="0"/>
      </c:catAx>
      <c:valAx>
        <c:axId val="-432337360"/>
        <c:scaling>
          <c:orientation val="minMax"/>
          <c:max val="100"/>
        </c:scaling>
        <c:delete val="1"/>
        <c:axPos val="b"/>
        <c:numFmt formatCode="0" sourceLinked="1"/>
        <c:majorTickMark val="out"/>
        <c:minorTickMark val="none"/>
        <c:tickLblPos val="nextTo"/>
        <c:crossAx val="-432328656"/>
        <c:crosses val="autoZero"/>
        <c:crossBetween val="between"/>
      </c:valAx>
      <c:spPr>
        <a:noFill/>
        <a:ln>
          <a:noFill/>
        </a:ln>
        <a:effectLst/>
      </c:spPr>
    </c:plotArea>
    <c:plotVisOnly val="1"/>
    <c:dispBlanksAs val="gap"/>
    <c:showDLblsOverMax val="0"/>
    <c:extLst>
      <c:ext uri="{0b15fc19-7d7d-44ad-8c2d-2c3a37ce22c3}">
        <chartProps xmlns="https://web.wps.cn/et/2018/main" chartId="{d74b2852-545b-4acb-8df9-4cc0d404ccd3}"/>
      </c:ext>
    </c:extLst>
  </c:chart>
  <c:spPr>
    <a:noFill/>
    <a:ln w="9525" cap="flat" cmpd="sng" algn="ctr">
      <a:noFill/>
      <a:prstDash val="solid"/>
      <a:round/>
    </a:ln>
    <a:effectLst/>
  </c:spPr>
  <c:txPr>
    <a:bodyPr/>
    <a:lstStyle/>
    <a:p>
      <a:pPr>
        <a:defRPr lang="en-US"/>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44465227764026E-2"/>
          <c:y val="2.0094547699723599E-2"/>
          <c:w val="0.90214536127507539"/>
          <c:h val="0.95981088966665196"/>
        </c:manualLayout>
      </c:layout>
      <c:barChart>
        <c:barDir val="bar"/>
        <c:grouping val="clustered"/>
        <c:varyColors val="0"/>
        <c:ser>
          <c:idx val="0"/>
          <c:order val="0"/>
          <c:spPr>
            <a:solidFill>
              <a:srgbClr val="29C7FF"/>
            </a:solidFill>
            <a:ln>
              <a:noFill/>
            </a:ln>
            <a:effectLst/>
          </c:spPr>
          <c:invertIfNegative val="0"/>
          <c:dPt>
            <c:idx val="0"/>
            <c:invertIfNegative val="0"/>
            <c:bubble3D val="0"/>
            <c:spPr>
              <a:solidFill>
                <a:srgbClr val="8C8EF0"/>
              </a:solidFill>
              <a:ln>
                <a:noFill/>
              </a:ln>
              <a:effectLst/>
            </c:spPr>
            <c:extLst>
              <c:ext xmlns:c16="http://schemas.microsoft.com/office/drawing/2014/chart" uri="{C3380CC4-5D6E-409C-BE32-E72D297353CC}">
                <c16:uniqueId val="{00000001-B596-41D2-B674-669146819994}"/>
              </c:ext>
            </c:extLst>
          </c:dPt>
          <c:dPt>
            <c:idx val="1"/>
            <c:invertIfNegative val="0"/>
            <c:bubble3D val="0"/>
            <c:spPr>
              <a:solidFill>
                <a:srgbClr val="8C8EF0"/>
              </a:solidFill>
              <a:ln>
                <a:noFill/>
              </a:ln>
              <a:effectLst/>
            </c:spPr>
            <c:extLst>
              <c:ext xmlns:c16="http://schemas.microsoft.com/office/drawing/2014/chart" uri="{C3380CC4-5D6E-409C-BE32-E72D297353CC}">
                <c16:uniqueId val="{00000003-B596-41D2-B674-669146819994}"/>
              </c:ext>
            </c:extLst>
          </c:dPt>
          <c:dPt>
            <c:idx val="2"/>
            <c:invertIfNegative val="0"/>
            <c:bubble3D val="0"/>
            <c:spPr>
              <a:solidFill>
                <a:srgbClr val="CECCCC"/>
              </a:solidFill>
              <a:ln>
                <a:noFill/>
              </a:ln>
              <a:effectLst/>
            </c:spPr>
            <c:extLst>
              <c:ext xmlns:c16="http://schemas.microsoft.com/office/drawing/2014/chart" uri="{C3380CC4-5D6E-409C-BE32-E72D297353CC}">
                <c16:uniqueId val="{00000005-B596-41D2-B674-669146819994}"/>
              </c:ext>
            </c:extLst>
          </c:dPt>
          <c:dLbls>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00B050"/>
                    </a:solidFill>
                    <a:effectLst/>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('BB LAR Fig 1.4'!$H$42,'BB LAR Fig 1.4'!$H$41,'BB LAR Fig 1.4'!$H$38)</c:f>
              <c:strCache>
                <c:ptCount val="3"/>
                <c:pt idx="0">
                  <c:v>Jul - Sep 2025</c:v>
                </c:pt>
                <c:pt idx="1">
                  <c:v>Apr - Jun 2025</c:v>
                </c:pt>
                <c:pt idx="2">
                  <c:v>Jul - Sep 2024</c:v>
                </c:pt>
              </c:strCache>
            </c:strRef>
          </c:cat>
          <c:val>
            <c:numRef>
              <c:f>('BB LAR Fig 1.4'!$G$42,'BB LAR Fig 1.4'!$G$41,'BB LAR Fig 1.4'!$G$38)</c:f>
              <c:numCache>
                <c:formatCode>0</c:formatCode>
                <c:ptCount val="3"/>
                <c:pt idx="0">
                  <c:v>53.123867546973337</c:v>
                </c:pt>
                <c:pt idx="1">
                  <c:v>56.78700417799255</c:v>
                </c:pt>
                <c:pt idx="2">
                  <c:v>51.689819740019708</c:v>
                </c:pt>
              </c:numCache>
            </c:numRef>
          </c:val>
          <c:extLst>
            <c:ext xmlns:c16="http://schemas.microsoft.com/office/drawing/2014/chart" uri="{C3380CC4-5D6E-409C-BE32-E72D297353CC}">
              <c16:uniqueId val="{00000006-B596-41D2-B674-669146819994}"/>
            </c:ext>
          </c:extLst>
        </c:ser>
        <c:dLbls>
          <c:showLegendKey val="0"/>
          <c:showVal val="0"/>
          <c:showCatName val="0"/>
          <c:showSerName val="0"/>
          <c:showPercent val="0"/>
          <c:showBubbleSize val="0"/>
        </c:dLbls>
        <c:gapWidth val="80"/>
        <c:axId val="-432340624"/>
        <c:axId val="-432333552"/>
      </c:barChart>
      <c:catAx>
        <c:axId val="-432340624"/>
        <c:scaling>
          <c:orientation val="maxMin"/>
        </c:scaling>
        <c:delete val="1"/>
        <c:axPos val="r"/>
        <c:numFmt formatCode="General" sourceLinked="1"/>
        <c:majorTickMark val="out"/>
        <c:minorTickMark val="none"/>
        <c:tickLblPos val="nextTo"/>
        <c:crossAx val="-432333552"/>
        <c:crosses val="autoZero"/>
        <c:auto val="1"/>
        <c:lblAlgn val="ctr"/>
        <c:lblOffset val="100"/>
        <c:noMultiLvlLbl val="0"/>
      </c:catAx>
      <c:valAx>
        <c:axId val="-432333552"/>
        <c:scaling>
          <c:orientation val="maxMin"/>
          <c:max val="100"/>
        </c:scaling>
        <c:delete val="1"/>
        <c:axPos val="t"/>
        <c:numFmt formatCode="0" sourceLinked="1"/>
        <c:majorTickMark val="out"/>
        <c:minorTickMark val="none"/>
        <c:tickLblPos val="nextTo"/>
        <c:crossAx val="-432340624"/>
        <c:crosses val="autoZero"/>
        <c:crossBetween val="between"/>
      </c:valAx>
      <c:spPr>
        <a:noFill/>
        <a:ln>
          <a:noFill/>
        </a:ln>
        <a:effectLst/>
      </c:spPr>
    </c:plotArea>
    <c:plotVisOnly val="1"/>
    <c:dispBlanksAs val="gap"/>
    <c:showDLblsOverMax val="0"/>
    <c:extLst>
      <c:ext uri="{0b15fc19-7d7d-44ad-8c2d-2c3a37ce22c3}">
        <chartProps xmlns="https://web.wps.cn/et/2018/main" chartId="{3e7ff892-832b-4501-a112-032364091b93}"/>
      </c:ext>
    </c:extLst>
  </c:chart>
  <c:spPr>
    <a:noFill/>
    <a:ln w="9525" cap="flat" cmpd="sng" algn="ctr">
      <a:noFill/>
      <a:prstDash val="solid"/>
      <a:round/>
    </a:ln>
    <a:effectLst/>
  </c:spPr>
  <c:txPr>
    <a:bodyPr/>
    <a:lstStyle/>
    <a:p>
      <a:pPr>
        <a:defRPr lang="en-US"/>
      </a:pPr>
      <a:endParaRPr lang="en-US"/>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
          <c:y val="2.0094547699723599E-2"/>
          <c:w val="1"/>
          <c:h val="0.95981088966665196"/>
        </c:manualLayout>
      </c:layout>
      <c:barChart>
        <c:barDir val="bar"/>
        <c:grouping val="clustered"/>
        <c:varyColors val="0"/>
        <c:ser>
          <c:idx val="0"/>
          <c:order val="0"/>
          <c:spPr>
            <a:solidFill>
              <a:srgbClr val="29C7FF"/>
            </a:solidFill>
            <a:ln>
              <a:noFill/>
            </a:ln>
            <a:effectLst/>
          </c:spPr>
          <c:invertIfNegative val="0"/>
          <c:dPt>
            <c:idx val="0"/>
            <c:invertIfNegative val="0"/>
            <c:bubble3D val="0"/>
            <c:spPr>
              <a:solidFill>
                <a:srgbClr val="8C8EF0"/>
              </a:solidFill>
              <a:ln>
                <a:noFill/>
              </a:ln>
              <a:effectLst/>
            </c:spPr>
            <c:extLst>
              <c:ext xmlns:c16="http://schemas.microsoft.com/office/drawing/2014/chart" uri="{C3380CC4-5D6E-409C-BE32-E72D297353CC}">
                <c16:uniqueId val="{00000001-82C3-4DD3-817B-FEDE0AD801F6}"/>
              </c:ext>
            </c:extLst>
          </c:dPt>
          <c:dPt>
            <c:idx val="1"/>
            <c:invertIfNegative val="0"/>
            <c:bubble3D val="0"/>
            <c:spPr>
              <a:solidFill>
                <a:srgbClr val="8C8EF0"/>
              </a:solidFill>
              <a:ln>
                <a:noFill/>
              </a:ln>
              <a:effectLst/>
            </c:spPr>
            <c:extLst>
              <c:ext xmlns:c16="http://schemas.microsoft.com/office/drawing/2014/chart" uri="{C3380CC4-5D6E-409C-BE32-E72D297353CC}">
                <c16:uniqueId val="{00000003-82C3-4DD3-817B-FEDE0AD801F6}"/>
              </c:ext>
            </c:extLst>
          </c:dPt>
          <c:dPt>
            <c:idx val="2"/>
            <c:invertIfNegative val="0"/>
            <c:bubble3D val="0"/>
            <c:spPr>
              <a:solidFill>
                <a:srgbClr val="CECCCC"/>
              </a:solidFill>
              <a:ln>
                <a:noFill/>
              </a:ln>
              <a:effectLst/>
            </c:spPr>
            <c:extLst>
              <c:ext xmlns:c16="http://schemas.microsoft.com/office/drawing/2014/chart" uri="{C3380CC4-5D6E-409C-BE32-E72D297353CC}">
                <c16:uniqueId val="{00000005-82C3-4DD3-817B-FEDE0AD801F6}"/>
              </c:ext>
            </c:extLst>
          </c:dPt>
          <c:dLbls>
            <c:dLbl>
              <c:idx val="0"/>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00B050"/>
                      </a:solidFill>
                      <a:effectLst/>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1-82C3-4DD3-817B-FEDE0AD801F6}"/>
                </c:ext>
              </c:extLst>
            </c:dLbl>
            <c:dLbl>
              <c:idx val="1"/>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00B050"/>
                      </a:solidFill>
                      <a:effectLst/>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82C3-4DD3-817B-FEDE0AD801F6}"/>
                </c:ext>
              </c:extLst>
            </c:dLbl>
            <c:spPr>
              <a:noFill/>
              <a:ln>
                <a:noFill/>
              </a:ln>
              <a:effectLst/>
            </c:spPr>
            <c:txPr>
              <a:bodyPr rot="0" spcFirstLastPara="1" vertOverflow="ellipsis" vert="horz" wrap="square" lIns="38100" tIns="19050" rIns="38100" bIns="19050" anchor="ctr" anchorCtr="1">
                <a:spAutoFit/>
              </a:bodyPr>
              <a:lstStyle/>
              <a:p>
                <a:pPr>
                  <a:defRPr lang="en-US" sz="1200" b="1" i="0" u="none" strike="noStrike" kern="1200" baseline="0">
                    <a:solidFill>
                      <a:srgbClr val="FF0000"/>
                    </a:solidFill>
                    <a:effectLst/>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('BB LAR Fig 1.4'!$H$37,'BB LAR Fig 1.4'!$H$40,'BB LAR Fig 1.4'!$H$41)</c:f>
              <c:strCache>
                <c:ptCount val="3"/>
                <c:pt idx="0">
                  <c:v>Apr - Jun 2024</c:v>
                </c:pt>
                <c:pt idx="1">
                  <c:v>Jan - Mar 2025</c:v>
                </c:pt>
                <c:pt idx="2">
                  <c:v>Apr - Jun 2025</c:v>
                </c:pt>
              </c:strCache>
            </c:strRef>
          </c:cat>
          <c:val>
            <c:numRef>
              <c:f>('BB LAR Fig 1.4'!$G$37,'BB LAR Fig 1.4'!$G$40,'BB LAR Fig 1.4'!$G$41)</c:f>
              <c:numCache>
                <c:formatCode>0</c:formatCode>
                <c:ptCount val="3"/>
                <c:pt idx="0">
                  <c:v>58.647127371673704</c:v>
                </c:pt>
                <c:pt idx="1">
                  <c:v>59.439404846850437</c:v>
                </c:pt>
                <c:pt idx="2">
                  <c:v>56.78700417799255</c:v>
                </c:pt>
              </c:numCache>
            </c:numRef>
          </c:val>
          <c:extLst>
            <c:ext xmlns:c16="http://schemas.microsoft.com/office/drawing/2014/chart" uri="{C3380CC4-5D6E-409C-BE32-E72D297353CC}">
              <c16:uniqueId val="{00000006-82C3-4DD3-817B-FEDE0AD801F6}"/>
            </c:ext>
          </c:extLst>
        </c:ser>
        <c:dLbls>
          <c:showLegendKey val="0"/>
          <c:showVal val="0"/>
          <c:showCatName val="0"/>
          <c:showSerName val="0"/>
          <c:showPercent val="0"/>
          <c:showBubbleSize val="0"/>
        </c:dLbls>
        <c:gapWidth val="80"/>
        <c:axId val="-432340624"/>
        <c:axId val="-432333552"/>
      </c:barChart>
      <c:catAx>
        <c:axId val="-432340624"/>
        <c:scaling>
          <c:orientation val="maxMin"/>
        </c:scaling>
        <c:delete val="1"/>
        <c:axPos val="r"/>
        <c:numFmt formatCode="General" sourceLinked="1"/>
        <c:majorTickMark val="out"/>
        <c:minorTickMark val="none"/>
        <c:tickLblPos val="nextTo"/>
        <c:crossAx val="-432333552"/>
        <c:crosses val="autoZero"/>
        <c:auto val="1"/>
        <c:lblAlgn val="ctr"/>
        <c:lblOffset val="100"/>
        <c:noMultiLvlLbl val="0"/>
      </c:catAx>
      <c:valAx>
        <c:axId val="-432333552"/>
        <c:scaling>
          <c:orientation val="maxMin"/>
          <c:max val="100"/>
        </c:scaling>
        <c:delete val="1"/>
        <c:axPos val="t"/>
        <c:numFmt formatCode="0" sourceLinked="1"/>
        <c:majorTickMark val="out"/>
        <c:minorTickMark val="none"/>
        <c:tickLblPos val="nextTo"/>
        <c:crossAx val="-432340624"/>
        <c:crosses val="autoZero"/>
        <c:crossBetween val="between"/>
      </c:valAx>
      <c:spPr>
        <a:noFill/>
        <a:ln>
          <a:noFill/>
        </a:ln>
        <a:effectLst/>
      </c:spPr>
    </c:plotArea>
    <c:plotVisOnly val="1"/>
    <c:dispBlanksAs val="gap"/>
    <c:showDLblsOverMax val="0"/>
    <c:extLst>
      <c:ext uri="{0b15fc19-7d7d-44ad-8c2d-2c3a37ce22c3}">
        <chartProps xmlns="https://web.wps.cn/et/2018/main" chartId="{3e7ff892-832b-4501-a112-032364091b93}"/>
      </c:ext>
    </c:extLst>
  </c:chart>
  <c:spPr>
    <a:noFill/>
    <a:ln w="9525" cap="flat" cmpd="sng" algn="ctr">
      <a:noFill/>
      <a:prstDash val="solid"/>
      <a:round/>
    </a:ln>
    <a:effectLst/>
  </c:spPr>
  <c:txPr>
    <a:bodyPr/>
    <a:lstStyle/>
    <a:p>
      <a:pPr>
        <a:defRPr lang="en-US"/>
      </a:pPr>
      <a:endParaRPr lang="en-US"/>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
          <c:y val="2.0094547699723648E-2"/>
          <c:w val="1"/>
          <c:h val="0.95981088966665185"/>
        </c:manualLayout>
      </c:layout>
      <c:barChart>
        <c:barDir val="bar"/>
        <c:grouping val="clustered"/>
        <c:varyColors val="0"/>
        <c:ser>
          <c:idx val="0"/>
          <c:order val="0"/>
          <c:spPr>
            <a:solidFill>
              <a:srgbClr val="8C8EF0"/>
            </a:solidFill>
          </c:spPr>
          <c:invertIfNegative val="0"/>
          <c:dPt>
            <c:idx val="0"/>
            <c:invertIfNegative val="0"/>
            <c:bubble3D val="0"/>
            <c:extLst>
              <c:ext xmlns:c16="http://schemas.microsoft.com/office/drawing/2014/chart" uri="{C3380CC4-5D6E-409C-BE32-E72D297353CC}">
                <c16:uniqueId val="{00000000-CF22-4FD8-A7B5-5C633B11CEDA}"/>
              </c:ext>
            </c:extLst>
          </c:dPt>
          <c:dPt>
            <c:idx val="2"/>
            <c:invertIfNegative val="0"/>
            <c:bubble3D val="0"/>
            <c:spPr>
              <a:solidFill>
                <a:srgbClr val="CECCCC"/>
              </a:solidFill>
            </c:spPr>
            <c:extLst>
              <c:ext xmlns:c16="http://schemas.microsoft.com/office/drawing/2014/chart" uri="{C3380CC4-5D6E-409C-BE32-E72D297353CC}">
                <c16:uniqueId val="{00000002-CF22-4FD8-A7B5-5C633B11CEDA}"/>
              </c:ext>
            </c:extLst>
          </c:dPt>
          <c:dLbls>
            <c:spPr>
              <a:noFill/>
              <a:ln>
                <a:noFill/>
              </a:ln>
              <a:effectLst/>
            </c:spPr>
            <c:txPr>
              <a:bodyPr wrap="square" lIns="38100" tIns="19050" rIns="38100" bIns="19050" anchor="ctr">
                <a:spAutoFit/>
              </a:bodyPr>
              <a:lstStyle/>
              <a:p>
                <a:pPr>
                  <a:defRPr sz="1200" b="1">
                    <a:solidFill>
                      <a:srgbClr val="00B050"/>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('BB SME Fig 1.3 '!$F$43,'BB SME Fig 1.3 '!$F$42,'BB SME Fig 1.3 '!$F$39)</c:f>
              <c:strCache>
                <c:ptCount val="3"/>
                <c:pt idx="0">
                  <c:v>يوليو - سبتمبر 2025</c:v>
                </c:pt>
                <c:pt idx="1">
                  <c:v>أبريل - يونيو 2025</c:v>
                </c:pt>
                <c:pt idx="2">
                  <c:v>يوليو - سبتمبر 2024</c:v>
                </c:pt>
              </c:strCache>
            </c:strRef>
          </c:cat>
          <c:val>
            <c:numRef>
              <c:f>('BB SME Fig 1.3 '!$G$43,'BB SME Fig 1.3 '!$G$42,'BB SME Fig 1.3 '!$G$39)</c:f>
              <c:numCache>
                <c:formatCode>0</c:formatCode>
                <c:ptCount val="3"/>
                <c:pt idx="0">
                  <c:v>54.174106893120992</c:v>
                </c:pt>
                <c:pt idx="1">
                  <c:v>53.993320220177246</c:v>
                </c:pt>
                <c:pt idx="2">
                  <c:v>51.759827510488471</c:v>
                </c:pt>
              </c:numCache>
            </c:numRef>
          </c:val>
          <c:extLst>
            <c:ext xmlns:c16="http://schemas.microsoft.com/office/drawing/2014/chart" uri="{C3380CC4-5D6E-409C-BE32-E72D297353CC}">
              <c16:uniqueId val="{00000003-CF22-4FD8-A7B5-5C633B11CEDA}"/>
            </c:ext>
          </c:extLst>
        </c:ser>
        <c:dLbls>
          <c:showLegendKey val="0"/>
          <c:showVal val="0"/>
          <c:showCatName val="0"/>
          <c:showSerName val="0"/>
          <c:showPercent val="0"/>
          <c:showBubbleSize val="0"/>
        </c:dLbls>
        <c:gapWidth val="80"/>
        <c:axId val="-432328656"/>
        <c:axId val="-432337360"/>
      </c:barChart>
      <c:catAx>
        <c:axId val="-432328656"/>
        <c:scaling>
          <c:orientation val="maxMin"/>
        </c:scaling>
        <c:delete val="1"/>
        <c:axPos val="l"/>
        <c:numFmt formatCode="General" sourceLinked="1"/>
        <c:majorTickMark val="out"/>
        <c:minorTickMark val="none"/>
        <c:tickLblPos val="nextTo"/>
        <c:crossAx val="-432337360"/>
        <c:crosses val="autoZero"/>
        <c:auto val="1"/>
        <c:lblAlgn val="ctr"/>
        <c:lblOffset val="100"/>
        <c:noMultiLvlLbl val="0"/>
      </c:catAx>
      <c:valAx>
        <c:axId val="-432337360"/>
        <c:scaling>
          <c:orientation val="minMax"/>
          <c:max val="100"/>
        </c:scaling>
        <c:delete val="1"/>
        <c:axPos val="t"/>
        <c:numFmt formatCode="0" sourceLinked="1"/>
        <c:majorTickMark val="out"/>
        <c:minorTickMark val="none"/>
        <c:tickLblPos val="nextTo"/>
        <c:crossAx val="-43232865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1499656292963379E-2"/>
          <c:y val="0.26100487439070114"/>
          <c:w val="0.99422799422799424"/>
          <c:h val="0.73899520494766757"/>
        </c:manualLayout>
      </c:layout>
      <c:barChart>
        <c:barDir val="col"/>
        <c:grouping val="clustered"/>
        <c:varyColors val="0"/>
        <c:ser>
          <c:idx val="1"/>
          <c:order val="0"/>
          <c:tx>
            <c:strRef>
              <c:f>'BB PAST SEC Fig 1.5'!$A$45</c:f>
              <c:strCache>
                <c:ptCount val="1"/>
                <c:pt idx="0">
                  <c:v>Apr - Jun 2025</c:v>
                </c:pt>
              </c:strCache>
            </c:strRef>
          </c:tx>
          <c:spPr>
            <a:solidFill>
              <a:srgbClr val="29C7FF"/>
            </a:solidFill>
            <a:ln>
              <a:noFill/>
            </a:ln>
            <a:effectLst/>
          </c:spPr>
          <c:invertIfNegative val="0"/>
          <c:dLbls>
            <c:dLbl>
              <c:idx val="4"/>
              <c:spPr>
                <a:noFill/>
                <a:ln>
                  <a:noFill/>
                </a:ln>
                <a:effectLst/>
              </c:spPr>
              <c:txPr>
                <a:bodyPr/>
                <a:lstStyle/>
                <a:p>
                  <a:pPr>
                    <a:defRPr>
                      <a:solidFill>
                        <a:srgbClr val="FFC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A4D8-44C5-81C2-9F1A5EC17D1B}"/>
                </c:ext>
              </c:extLst>
            </c:dLbl>
            <c:dLbl>
              <c:idx val="5"/>
              <c:spPr>
                <a:noFill/>
                <a:ln>
                  <a:noFill/>
                </a:ln>
                <a:effectLst/>
              </c:spPr>
              <c:txPr>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A4D8-44C5-81C2-9F1A5EC17D1B}"/>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PAST SEC Fig 1.5'!$B$10:$G$10</c:f>
              <c:strCache>
                <c:ptCount val="6"/>
                <c:pt idx="0">
                  <c:v>Financial Services</c:v>
                </c:pt>
                <c:pt idx="1">
                  <c:v>Communications</c:v>
                </c:pt>
                <c:pt idx="2">
                  <c:v>Transport</c:v>
                </c:pt>
                <c:pt idx="3">
                  <c:v>Tourism</c:v>
                </c:pt>
                <c:pt idx="4">
                  <c:v>Construction</c:v>
                </c:pt>
                <c:pt idx="5">
                  <c:v>Manufacturing</c:v>
                </c:pt>
              </c:strCache>
            </c:strRef>
          </c:cat>
          <c:val>
            <c:numRef>
              <c:f>'BB PAST SEC Fig 1.5'!$B$45:$G$45</c:f>
              <c:numCache>
                <c:formatCode>0</c:formatCode>
                <c:ptCount val="6"/>
                <c:pt idx="0">
                  <c:v>62.406015037593988</c:v>
                </c:pt>
                <c:pt idx="1">
                  <c:v>65.185185185185176</c:v>
                </c:pt>
                <c:pt idx="2">
                  <c:v>55.556182947487294</c:v>
                </c:pt>
                <c:pt idx="3">
                  <c:v>57.102161970583033</c:v>
                </c:pt>
                <c:pt idx="4">
                  <c:v>50.492187432724521</c:v>
                </c:pt>
                <c:pt idx="5">
                  <c:v>48.158331560941939</c:v>
                </c:pt>
              </c:numCache>
            </c:numRef>
          </c:val>
          <c:extLst>
            <c:ext xmlns:c16="http://schemas.microsoft.com/office/drawing/2014/chart" uri="{C3380CC4-5D6E-409C-BE32-E72D297353CC}">
              <c16:uniqueId val="{00000000-A4D8-44C5-81C2-9F1A5EC17D1B}"/>
            </c:ext>
          </c:extLst>
        </c:ser>
        <c:ser>
          <c:idx val="2"/>
          <c:order val="1"/>
          <c:tx>
            <c:strRef>
              <c:f>'BB PAST SEC Fig 1.5'!$A$44</c:f>
              <c:strCache>
                <c:ptCount val="1"/>
                <c:pt idx="0">
                  <c:v>Jan - Mar 2025</c:v>
                </c:pt>
              </c:strCache>
            </c:strRef>
          </c:tx>
          <c:spPr>
            <a:solidFill>
              <a:srgbClr val="29C7FF"/>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PAST SEC Fig 1.5'!$B$10:$G$10</c:f>
              <c:strCache>
                <c:ptCount val="6"/>
                <c:pt idx="0">
                  <c:v>Financial Services</c:v>
                </c:pt>
                <c:pt idx="1">
                  <c:v>Communications</c:v>
                </c:pt>
                <c:pt idx="2">
                  <c:v>Transport</c:v>
                </c:pt>
                <c:pt idx="3">
                  <c:v>Tourism</c:v>
                </c:pt>
                <c:pt idx="4">
                  <c:v>Construction</c:v>
                </c:pt>
                <c:pt idx="5">
                  <c:v>Manufacturing</c:v>
                </c:pt>
              </c:strCache>
            </c:strRef>
          </c:cat>
          <c:val>
            <c:numRef>
              <c:f>'BB PAST SEC Fig 1.5'!$B$44:$G$44</c:f>
              <c:numCache>
                <c:formatCode>0</c:formatCode>
                <c:ptCount val="6"/>
                <c:pt idx="0">
                  <c:v>67.016806722689083</c:v>
                </c:pt>
                <c:pt idx="1">
                  <c:v>65.709876543209873</c:v>
                </c:pt>
                <c:pt idx="2">
                  <c:v>61.163991288214888</c:v>
                </c:pt>
                <c:pt idx="3">
                  <c:v>66.046787534790624</c:v>
                </c:pt>
                <c:pt idx="4">
                  <c:v>53.281488033810021</c:v>
                </c:pt>
                <c:pt idx="5">
                  <c:v>55.497356539204972</c:v>
                </c:pt>
              </c:numCache>
            </c:numRef>
          </c:val>
          <c:extLst>
            <c:ext xmlns:c16="http://schemas.microsoft.com/office/drawing/2014/chart" uri="{C3380CC4-5D6E-409C-BE32-E72D297353CC}">
              <c16:uniqueId val="{00000001-A4D8-44C5-81C2-9F1A5EC17D1B}"/>
            </c:ext>
          </c:extLst>
        </c:ser>
        <c:ser>
          <c:idx val="3"/>
          <c:order val="2"/>
          <c:tx>
            <c:strRef>
              <c:f>'BB PAST SEC Fig 1.5'!$A$41</c:f>
              <c:strCache>
                <c:ptCount val="1"/>
                <c:pt idx="0">
                  <c:v>Apr - Jun 2024</c:v>
                </c:pt>
              </c:strCache>
            </c:strRef>
          </c:tx>
          <c:spPr>
            <a:solidFill>
              <a:srgbClr val="CECCCC"/>
            </a:solidFill>
            <a:ln>
              <a:noFill/>
            </a:ln>
            <a:effectLst/>
          </c:spPr>
          <c:invertIfNegative val="0"/>
          <c:dLbls>
            <c:dLbl>
              <c:idx val="1"/>
              <c:spPr>
                <a:noFill/>
                <a:ln>
                  <a:noFill/>
                </a:ln>
                <a:effectLst/>
              </c:spPr>
              <c:txPr>
                <a:bodyPr/>
                <a:lstStyle/>
                <a:p>
                  <a:pPr>
                    <a:defRPr>
                      <a:solidFill>
                        <a:srgbClr val="FFC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A4D8-44C5-81C2-9F1A5EC17D1B}"/>
                </c:ext>
              </c:extLst>
            </c:dLbl>
            <c:spPr>
              <a:noFill/>
              <a:ln>
                <a:noFill/>
              </a:ln>
              <a:effectLst/>
            </c:spPr>
            <c:txPr>
              <a:bodyPr/>
              <a:lstStyle/>
              <a:p>
                <a:pPr>
                  <a:defRPr>
                    <a:solidFill>
                      <a:srgbClr val="EE0000"/>
                    </a:solidFil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PAST SEC Fig 1.5'!$B$10:$G$10</c:f>
              <c:strCache>
                <c:ptCount val="6"/>
                <c:pt idx="0">
                  <c:v>Financial Services</c:v>
                </c:pt>
                <c:pt idx="1">
                  <c:v>Communications</c:v>
                </c:pt>
                <c:pt idx="2">
                  <c:v>Transport</c:v>
                </c:pt>
                <c:pt idx="3">
                  <c:v>Tourism</c:v>
                </c:pt>
                <c:pt idx="4">
                  <c:v>Construction</c:v>
                </c:pt>
                <c:pt idx="5">
                  <c:v>Manufacturing</c:v>
                </c:pt>
              </c:strCache>
            </c:strRef>
          </c:cat>
          <c:val>
            <c:numRef>
              <c:f>'BB PAST SEC Fig 1.5'!$B$41:$G$41</c:f>
              <c:numCache>
                <c:formatCode>0</c:formatCode>
                <c:ptCount val="6"/>
                <c:pt idx="0">
                  <c:v>33.102918586789556</c:v>
                </c:pt>
                <c:pt idx="1">
                  <c:v>49.729344729344724</c:v>
                </c:pt>
                <c:pt idx="2">
                  <c:v>48.367346938775505</c:v>
                </c:pt>
                <c:pt idx="3">
                  <c:v>47.50816993464052</c:v>
                </c:pt>
                <c:pt idx="4">
                  <c:v>45.509941225654146</c:v>
                </c:pt>
                <c:pt idx="5">
                  <c:v>46.934782699883911</c:v>
                </c:pt>
              </c:numCache>
            </c:numRef>
          </c:val>
          <c:extLst>
            <c:ext xmlns:c16="http://schemas.microsoft.com/office/drawing/2014/chart" uri="{C3380CC4-5D6E-409C-BE32-E72D297353CC}">
              <c16:uniqueId val="{00000002-A4D8-44C5-81C2-9F1A5EC17D1B}"/>
            </c:ext>
          </c:extLst>
        </c:ser>
        <c:dLbls>
          <c:dLblPos val="outEnd"/>
          <c:showLegendKey val="0"/>
          <c:showVal val="1"/>
          <c:showCatName val="0"/>
          <c:showSerName val="0"/>
          <c:showPercent val="0"/>
          <c:showBubbleSize val="0"/>
        </c:dLbls>
        <c:gapWidth val="120"/>
        <c:overlap val="-80"/>
        <c:axId val="-432339536"/>
        <c:axId val="-432331376"/>
      </c:barChart>
      <c:catAx>
        <c:axId val="-432339536"/>
        <c:scaling>
          <c:orientation val="minMax"/>
        </c:scaling>
        <c:delete val="1"/>
        <c:axPos val="b"/>
        <c:numFmt formatCode="General" sourceLinked="1"/>
        <c:majorTickMark val="out"/>
        <c:minorTickMark val="none"/>
        <c:tickLblPos val="nextTo"/>
        <c:crossAx val="-432331376"/>
        <c:crosses val="autoZero"/>
        <c:auto val="1"/>
        <c:lblAlgn val="ctr"/>
        <c:lblOffset val="100"/>
        <c:noMultiLvlLbl val="0"/>
      </c:catAx>
      <c:valAx>
        <c:axId val="-432331376"/>
        <c:scaling>
          <c:orientation val="minMax"/>
        </c:scaling>
        <c:delete val="1"/>
        <c:axPos val="l"/>
        <c:numFmt formatCode="0" sourceLinked="1"/>
        <c:majorTickMark val="out"/>
        <c:minorTickMark val="none"/>
        <c:tickLblPos val="nextTo"/>
        <c:crossAx val="-43233953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1000" b="1">
          <a:solidFill>
            <a:srgbClr val="00B050"/>
          </a:solidFill>
          <a:effectLst/>
          <a:latin typeface="Calibri" panose="020F0502020204030204" pitchFamily="34" charset="0"/>
          <a:ea typeface="Calibri" panose="020F0502020204030204" pitchFamily="34" charset="0"/>
          <a:cs typeface="Calibri" panose="020F0502020204030204" pitchFamily="34" charset="0"/>
        </a:defRPr>
      </a:pPr>
      <a:endParaRPr lang="en-U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0.26100487439070114"/>
          <c:w val="1"/>
          <c:h val="0.73899520494766757"/>
        </c:manualLayout>
      </c:layout>
      <c:barChart>
        <c:barDir val="col"/>
        <c:grouping val="clustered"/>
        <c:varyColors val="0"/>
        <c:ser>
          <c:idx val="1"/>
          <c:order val="0"/>
          <c:tx>
            <c:strRef>
              <c:f>'BB PAST SEC Fig 1.5'!$A$44</c:f>
              <c:strCache>
                <c:ptCount val="1"/>
                <c:pt idx="0">
                  <c:v>Jan - Mar 2025</c:v>
                </c:pt>
              </c:strCache>
            </c:strRef>
          </c:tx>
          <c:spPr>
            <a:solidFill>
              <a:srgbClr val="29C7FF"/>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PAST SEC Fig 1.5'!$B$10:$G$10</c:f>
              <c:strCache>
                <c:ptCount val="6"/>
                <c:pt idx="0">
                  <c:v>Financial Services</c:v>
                </c:pt>
                <c:pt idx="1">
                  <c:v>Communications</c:v>
                </c:pt>
                <c:pt idx="2">
                  <c:v>Transport</c:v>
                </c:pt>
                <c:pt idx="3">
                  <c:v>Tourism</c:v>
                </c:pt>
                <c:pt idx="4">
                  <c:v>Construction</c:v>
                </c:pt>
                <c:pt idx="5">
                  <c:v>Manufacturing</c:v>
                </c:pt>
              </c:strCache>
            </c:strRef>
          </c:cat>
          <c:val>
            <c:numRef>
              <c:f>'BB PAST SEC Fig 1.5'!$B$44:$G$44</c:f>
              <c:numCache>
                <c:formatCode>0</c:formatCode>
                <c:ptCount val="6"/>
                <c:pt idx="0">
                  <c:v>67.016806722689083</c:v>
                </c:pt>
                <c:pt idx="1">
                  <c:v>65.709876543209873</c:v>
                </c:pt>
                <c:pt idx="2">
                  <c:v>61.163991288214888</c:v>
                </c:pt>
                <c:pt idx="3">
                  <c:v>66.046787534790624</c:v>
                </c:pt>
                <c:pt idx="4">
                  <c:v>53.281488033810021</c:v>
                </c:pt>
                <c:pt idx="5">
                  <c:v>55.497356539204972</c:v>
                </c:pt>
              </c:numCache>
            </c:numRef>
          </c:val>
          <c:extLst>
            <c:ext xmlns:c16="http://schemas.microsoft.com/office/drawing/2014/chart" uri="{C3380CC4-5D6E-409C-BE32-E72D297353CC}">
              <c16:uniqueId val="{00000000-DBAB-442A-B874-A17577C1D153}"/>
            </c:ext>
          </c:extLst>
        </c:ser>
        <c:ser>
          <c:idx val="2"/>
          <c:order val="1"/>
          <c:tx>
            <c:strRef>
              <c:f>'BB PAST SEC Fig 1.5'!$A$43</c:f>
              <c:strCache>
                <c:ptCount val="1"/>
                <c:pt idx="0">
                  <c:v>Oct - Dec 2024</c:v>
                </c:pt>
              </c:strCache>
            </c:strRef>
          </c:tx>
          <c:spPr>
            <a:solidFill>
              <a:srgbClr val="29C7FF"/>
            </a:solidFill>
            <a:ln>
              <a:noFill/>
            </a:ln>
            <a:effectLst/>
          </c:spPr>
          <c:invertIfNegative val="0"/>
          <c:dLbls>
            <c:dLbl>
              <c:idx val="1"/>
              <c:spPr>
                <a:noFill/>
                <a:ln>
                  <a:noFill/>
                </a:ln>
                <a:effectLst/>
              </c:spPr>
              <c:txPr>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DBAB-442A-B874-A17577C1D153}"/>
                </c:ext>
              </c:extLst>
            </c:dLbl>
            <c:dLbl>
              <c:idx val="5"/>
              <c:spPr>
                <a:noFill/>
                <a:ln>
                  <a:noFill/>
                </a:ln>
                <a:effectLst/>
              </c:spPr>
              <c:txPr>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7-DBAB-442A-B874-A17577C1D153}"/>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PAST SEC Fig 1.5'!$B$10:$G$10</c:f>
              <c:strCache>
                <c:ptCount val="6"/>
                <c:pt idx="0">
                  <c:v>Financial Services</c:v>
                </c:pt>
                <c:pt idx="1">
                  <c:v>Communications</c:v>
                </c:pt>
                <c:pt idx="2">
                  <c:v>Transport</c:v>
                </c:pt>
                <c:pt idx="3">
                  <c:v>Tourism</c:v>
                </c:pt>
                <c:pt idx="4">
                  <c:v>Construction</c:v>
                </c:pt>
                <c:pt idx="5">
                  <c:v>Manufacturing</c:v>
                </c:pt>
              </c:strCache>
            </c:strRef>
          </c:cat>
          <c:val>
            <c:numRef>
              <c:f>'BB PAST SEC Fig 1.5'!$B$43:$G$43</c:f>
              <c:numCache>
                <c:formatCode>0</c:formatCode>
                <c:ptCount val="6"/>
                <c:pt idx="0">
                  <c:v>54.285714285714285</c:v>
                </c:pt>
                <c:pt idx="1">
                  <c:v>49.130190796857455</c:v>
                </c:pt>
                <c:pt idx="2">
                  <c:v>51.980317818827132</c:v>
                </c:pt>
                <c:pt idx="3">
                  <c:v>58.769665911048783</c:v>
                </c:pt>
                <c:pt idx="4">
                  <c:v>51.775599128540307</c:v>
                </c:pt>
                <c:pt idx="5">
                  <c:v>47.715775975625824</c:v>
                </c:pt>
              </c:numCache>
            </c:numRef>
          </c:val>
          <c:extLst>
            <c:ext xmlns:c16="http://schemas.microsoft.com/office/drawing/2014/chart" uri="{C3380CC4-5D6E-409C-BE32-E72D297353CC}">
              <c16:uniqueId val="{00000001-DBAB-442A-B874-A17577C1D153}"/>
            </c:ext>
          </c:extLst>
        </c:ser>
        <c:ser>
          <c:idx val="3"/>
          <c:order val="2"/>
          <c:tx>
            <c:strRef>
              <c:f>'BB PAST SEC Fig 1.5'!$A$40</c:f>
              <c:strCache>
                <c:ptCount val="1"/>
                <c:pt idx="0">
                  <c:v>Jan - Mar 2024</c:v>
                </c:pt>
              </c:strCache>
            </c:strRef>
          </c:tx>
          <c:spPr>
            <a:solidFill>
              <a:srgbClr val="CECCCC"/>
            </a:solidFill>
            <a:ln>
              <a:noFill/>
            </a:ln>
            <a:effectLst/>
          </c:spPr>
          <c:invertIfNegative val="0"/>
          <c:dLbls>
            <c:dLbl>
              <c:idx val="0"/>
              <c:spPr>
                <a:noFill/>
                <a:ln>
                  <a:noFill/>
                </a:ln>
                <a:effectLst/>
              </c:spPr>
              <c:txPr>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DBAB-442A-B874-A17577C1D153}"/>
                </c:ext>
              </c:extLst>
            </c:dLbl>
            <c:dLbl>
              <c:idx val="2"/>
              <c:spPr>
                <a:noFill/>
                <a:ln>
                  <a:noFill/>
                </a:ln>
                <a:effectLst/>
              </c:spPr>
              <c:txPr>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DBAB-442A-B874-A17577C1D153}"/>
                </c:ext>
              </c:extLst>
            </c:dLbl>
            <c:dLbl>
              <c:idx val="4"/>
              <c:tx>
                <c:rich>
                  <a:bodyPr/>
                  <a:lstStyle/>
                  <a:p>
                    <a:fld id="{E97F45AD-16B9-4FE1-B65E-E384EA913E12}" type="VALUE">
                      <a:rPr lang="en-US">
                        <a:solidFill>
                          <a:srgbClr val="EE0000"/>
                        </a:solidFill>
                      </a:rPr>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DBAB-442A-B874-A17577C1D153}"/>
                </c:ext>
              </c:extLst>
            </c:dLbl>
            <c:dLbl>
              <c:idx val="5"/>
              <c:spPr>
                <a:noFill/>
                <a:ln>
                  <a:noFill/>
                </a:ln>
                <a:effectLst/>
              </c:spPr>
              <c:txPr>
                <a:bodyPr/>
                <a:lstStyle/>
                <a:p>
                  <a:pPr>
                    <a:defRPr>
                      <a:solidFill>
                        <a:srgbClr val="EE0000"/>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DBAB-442A-B874-A17577C1D153}"/>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PAST SEC Fig 1.5'!$B$10:$G$10</c:f>
              <c:strCache>
                <c:ptCount val="6"/>
                <c:pt idx="0">
                  <c:v>Financial Services</c:v>
                </c:pt>
                <c:pt idx="1">
                  <c:v>Communications</c:v>
                </c:pt>
                <c:pt idx="2">
                  <c:v>Transport</c:v>
                </c:pt>
                <c:pt idx="3">
                  <c:v>Tourism</c:v>
                </c:pt>
                <c:pt idx="4">
                  <c:v>Construction</c:v>
                </c:pt>
                <c:pt idx="5">
                  <c:v>Manufacturing</c:v>
                </c:pt>
              </c:strCache>
            </c:strRef>
          </c:cat>
          <c:val>
            <c:numRef>
              <c:f>'BB PAST SEC Fig 1.5'!$B$40:$G$40</c:f>
              <c:numCache>
                <c:formatCode>0</c:formatCode>
                <c:ptCount val="6"/>
                <c:pt idx="0">
                  <c:v>45.203758922924003</c:v>
                </c:pt>
                <c:pt idx="1">
                  <c:v>59.56315289648623</c:v>
                </c:pt>
                <c:pt idx="2">
                  <c:v>38.070177903937498</c:v>
                </c:pt>
                <c:pt idx="3">
                  <c:v>61.019268256110358</c:v>
                </c:pt>
                <c:pt idx="4">
                  <c:v>49.234457671957671</c:v>
                </c:pt>
                <c:pt idx="5">
                  <c:v>49.237133350684275</c:v>
                </c:pt>
              </c:numCache>
            </c:numRef>
          </c:val>
          <c:extLst>
            <c:ext xmlns:c16="http://schemas.microsoft.com/office/drawing/2014/chart" uri="{C3380CC4-5D6E-409C-BE32-E72D297353CC}">
              <c16:uniqueId val="{00000002-DBAB-442A-B874-A17577C1D153}"/>
            </c:ext>
          </c:extLst>
        </c:ser>
        <c:dLbls>
          <c:dLblPos val="outEnd"/>
          <c:showLegendKey val="0"/>
          <c:showVal val="1"/>
          <c:showCatName val="0"/>
          <c:showSerName val="0"/>
          <c:showPercent val="0"/>
          <c:showBubbleSize val="0"/>
        </c:dLbls>
        <c:gapWidth val="120"/>
        <c:overlap val="-80"/>
        <c:axId val="-432339536"/>
        <c:axId val="-432331376"/>
      </c:barChart>
      <c:catAx>
        <c:axId val="-432339536"/>
        <c:scaling>
          <c:orientation val="minMax"/>
        </c:scaling>
        <c:delete val="1"/>
        <c:axPos val="b"/>
        <c:numFmt formatCode="General" sourceLinked="1"/>
        <c:majorTickMark val="out"/>
        <c:minorTickMark val="none"/>
        <c:tickLblPos val="nextTo"/>
        <c:crossAx val="-432331376"/>
        <c:crosses val="autoZero"/>
        <c:auto val="1"/>
        <c:lblAlgn val="ctr"/>
        <c:lblOffset val="100"/>
        <c:noMultiLvlLbl val="0"/>
      </c:catAx>
      <c:valAx>
        <c:axId val="-432331376"/>
        <c:scaling>
          <c:orientation val="minMax"/>
        </c:scaling>
        <c:delete val="1"/>
        <c:axPos val="l"/>
        <c:numFmt formatCode="0" sourceLinked="1"/>
        <c:majorTickMark val="out"/>
        <c:minorTickMark val="none"/>
        <c:tickLblPos val="nextTo"/>
        <c:crossAx val="-43233953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700" b="1">
          <a:solidFill>
            <a:srgbClr val="00B050"/>
          </a:solidFill>
          <a:effectLst/>
          <a:latin typeface="+mj-lt"/>
        </a:defRPr>
      </a:pPr>
      <a:endParaRPr lang="en-U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806195859132157E-3"/>
          <c:y val="0.25295223742335105"/>
          <c:w val="0.99422799422799424"/>
          <c:h val="0.74704776257664895"/>
        </c:manualLayout>
      </c:layout>
      <c:barChart>
        <c:barDir val="col"/>
        <c:grouping val="clustered"/>
        <c:varyColors val="0"/>
        <c:ser>
          <c:idx val="1"/>
          <c:order val="0"/>
          <c:tx>
            <c:strRef>
              <c:f>'BB EXP SEC Fig 1.6'!$A$46</c:f>
              <c:strCache>
                <c:ptCount val="1"/>
                <c:pt idx="0">
                  <c:v>Jul - Sep 2025</c:v>
                </c:pt>
              </c:strCache>
            </c:strRef>
          </c:tx>
          <c:spPr>
            <a:solidFill>
              <a:srgbClr val="8C8EF0"/>
            </a:solidFill>
            <a:ln>
              <a:noFill/>
            </a:ln>
            <a:effectLst/>
          </c:spPr>
          <c:invertIfNegative val="0"/>
          <c:dLbls>
            <c:spPr>
              <a:noFill/>
              <a:ln>
                <a:no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rgbClr val="00B050"/>
                    </a:solidFill>
                    <a:effectLst/>
                    <a:latin typeface="Calibri" panose="020F0502020204030204" pitchFamily="34" charset="0"/>
                    <a:ea typeface="Calibri" panose="020F0502020204030204" pitchFamily="34" charset="0"/>
                    <a:cs typeface="Calibri" panose="020F050202020403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EXP SEC Fig 1.6'!$B$10:$G$10</c:f>
              <c:strCache>
                <c:ptCount val="6"/>
                <c:pt idx="0">
                  <c:v>Financial Services</c:v>
                </c:pt>
                <c:pt idx="1">
                  <c:v>Communications</c:v>
                </c:pt>
                <c:pt idx="2">
                  <c:v>Transport</c:v>
                </c:pt>
                <c:pt idx="3">
                  <c:v>Tourism</c:v>
                </c:pt>
                <c:pt idx="4">
                  <c:v>Construction</c:v>
                </c:pt>
                <c:pt idx="5">
                  <c:v>Manufacturing</c:v>
                </c:pt>
              </c:strCache>
            </c:strRef>
          </c:cat>
          <c:val>
            <c:numRef>
              <c:f>'BB EXP SEC Fig 1.6'!$B$46:$G$46</c:f>
              <c:numCache>
                <c:formatCode>0</c:formatCode>
                <c:ptCount val="6"/>
                <c:pt idx="0">
                  <c:v>57.142857142857146</c:v>
                </c:pt>
                <c:pt idx="1">
                  <c:v>62.551892551892557</c:v>
                </c:pt>
                <c:pt idx="2">
                  <c:v>52.453416149068325</c:v>
                </c:pt>
                <c:pt idx="3">
                  <c:v>52.166105499438828</c:v>
                </c:pt>
                <c:pt idx="4">
                  <c:v>54.193200117113165</c:v>
                </c:pt>
                <c:pt idx="5">
                  <c:v>53.810631450734306</c:v>
                </c:pt>
              </c:numCache>
            </c:numRef>
          </c:val>
          <c:extLst>
            <c:ext xmlns:c16="http://schemas.microsoft.com/office/drawing/2014/chart" uri="{C3380CC4-5D6E-409C-BE32-E72D297353CC}">
              <c16:uniqueId val="{00000000-ECB0-42FC-8C4B-BE48398D2658}"/>
            </c:ext>
          </c:extLst>
        </c:ser>
        <c:ser>
          <c:idx val="2"/>
          <c:order val="1"/>
          <c:tx>
            <c:strRef>
              <c:f>'BB EXP SEC Fig 1.6'!$A$45</c:f>
              <c:strCache>
                <c:ptCount val="1"/>
                <c:pt idx="0">
                  <c:v>Apr - Jun 2025</c:v>
                </c:pt>
              </c:strCache>
            </c:strRef>
          </c:tx>
          <c:spPr>
            <a:solidFill>
              <a:srgbClr val="8C8EF0"/>
            </a:solidFill>
            <a:ln>
              <a:noFill/>
            </a:ln>
            <a:effectLst/>
          </c:spPr>
          <c:invertIfNegative val="0"/>
          <c:dLbls>
            <c:spPr>
              <a:noFill/>
              <a:ln>
                <a:no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rgbClr val="00B050"/>
                    </a:solidFill>
                    <a:effectLst/>
                    <a:latin typeface="Calibri" panose="020F0502020204030204" pitchFamily="34" charset="0"/>
                    <a:ea typeface="Calibri" panose="020F0502020204030204" pitchFamily="34" charset="0"/>
                    <a:cs typeface="Calibri" panose="020F050202020403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EXP SEC Fig 1.6'!$B$10:$G$10</c:f>
              <c:strCache>
                <c:ptCount val="6"/>
                <c:pt idx="0">
                  <c:v>Financial Services</c:v>
                </c:pt>
                <c:pt idx="1">
                  <c:v>Communications</c:v>
                </c:pt>
                <c:pt idx="2">
                  <c:v>Transport</c:v>
                </c:pt>
                <c:pt idx="3">
                  <c:v>Tourism</c:v>
                </c:pt>
                <c:pt idx="4">
                  <c:v>Construction</c:v>
                </c:pt>
                <c:pt idx="5">
                  <c:v>Manufacturing</c:v>
                </c:pt>
              </c:strCache>
            </c:strRef>
          </c:cat>
          <c:val>
            <c:numRef>
              <c:f>'BB EXP SEC Fig 1.6'!$B$45:$G$45</c:f>
              <c:numCache>
                <c:formatCode>0</c:formatCode>
                <c:ptCount val="6"/>
                <c:pt idx="0">
                  <c:v>64.661654135338338</c:v>
                </c:pt>
                <c:pt idx="1">
                  <c:v>55.952380952380949</c:v>
                </c:pt>
                <c:pt idx="2">
                  <c:v>55.952380952380949</c:v>
                </c:pt>
                <c:pt idx="3">
                  <c:v>55.952380952380949</c:v>
                </c:pt>
                <c:pt idx="4">
                  <c:v>60.555555555555557</c:v>
                </c:pt>
                <c:pt idx="5">
                  <c:v>53.069254900068508</c:v>
                </c:pt>
              </c:numCache>
            </c:numRef>
          </c:val>
          <c:extLst>
            <c:ext xmlns:c16="http://schemas.microsoft.com/office/drawing/2014/chart" uri="{C3380CC4-5D6E-409C-BE32-E72D297353CC}">
              <c16:uniqueId val="{00000001-ECB0-42FC-8C4B-BE48398D2658}"/>
            </c:ext>
          </c:extLst>
        </c:ser>
        <c:ser>
          <c:idx val="3"/>
          <c:order val="2"/>
          <c:tx>
            <c:strRef>
              <c:f>'BB EXP SEC Fig 1.6'!$A$42</c:f>
              <c:strCache>
                <c:ptCount val="1"/>
                <c:pt idx="0">
                  <c:v>Jul - Sep 2024</c:v>
                </c:pt>
              </c:strCache>
            </c:strRef>
          </c:tx>
          <c:spPr>
            <a:solidFill>
              <a:srgbClr val="CECCCC"/>
            </a:solidFill>
            <a:ln>
              <a:noFill/>
            </a:ln>
            <a:effectLst/>
          </c:spPr>
          <c:invertIfNegative val="0"/>
          <c:dLbls>
            <c:dLbl>
              <c:idx val="5"/>
              <c:spPr>
                <a:noFill/>
                <a:ln>
                  <a:no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rgbClr val="FFC000"/>
                      </a:solidFill>
                      <a:effectLst/>
                      <a:latin typeface="Calibri" panose="020F0502020204030204" pitchFamily="34" charset="0"/>
                      <a:ea typeface="Calibri" panose="020F0502020204030204" pitchFamily="34" charset="0"/>
                      <a:cs typeface="Calibri" panose="020F0502020204030204" pitchFamily="34" charset="0"/>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ECB0-42FC-8C4B-BE48398D2658}"/>
                </c:ext>
              </c:extLst>
            </c:dLbl>
            <c:spPr>
              <a:noFill/>
              <a:ln>
                <a:no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rgbClr val="00B050"/>
                    </a:solidFill>
                    <a:effectLst/>
                    <a:latin typeface="Calibri" panose="020F0502020204030204" pitchFamily="34" charset="0"/>
                    <a:ea typeface="Calibri" panose="020F0502020204030204" pitchFamily="34" charset="0"/>
                    <a:cs typeface="Calibri" panose="020F050202020403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EXP SEC Fig 1.6'!$B$10:$G$10</c:f>
              <c:strCache>
                <c:ptCount val="6"/>
                <c:pt idx="0">
                  <c:v>Financial Services</c:v>
                </c:pt>
                <c:pt idx="1">
                  <c:v>Communications</c:v>
                </c:pt>
                <c:pt idx="2">
                  <c:v>Transport</c:v>
                </c:pt>
                <c:pt idx="3">
                  <c:v>Tourism</c:v>
                </c:pt>
                <c:pt idx="4">
                  <c:v>Construction</c:v>
                </c:pt>
                <c:pt idx="5">
                  <c:v>Manufacturing</c:v>
                </c:pt>
              </c:strCache>
            </c:strRef>
          </c:cat>
          <c:val>
            <c:numRef>
              <c:f>'BB EXP SEC Fig 1.6'!$B$42:$G$42</c:f>
              <c:numCache>
                <c:formatCode>0</c:formatCode>
                <c:ptCount val="6"/>
                <c:pt idx="0">
                  <c:v>66.847384114936304</c:v>
                </c:pt>
                <c:pt idx="1">
                  <c:v>50.911680911680918</c:v>
                </c:pt>
                <c:pt idx="2">
                  <c:v>55.442176870748298</c:v>
                </c:pt>
                <c:pt idx="3">
                  <c:v>57.291666666666671</c:v>
                </c:pt>
                <c:pt idx="4">
                  <c:v>51.77884615384616</c:v>
                </c:pt>
                <c:pt idx="5">
                  <c:v>49.568572155389703</c:v>
                </c:pt>
              </c:numCache>
            </c:numRef>
          </c:val>
          <c:extLst>
            <c:ext xmlns:c16="http://schemas.microsoft.com/office/drawing/2014/chart" uri="{C3380CC4-5D6E-409C-BE32-E72D297353CC}">
              <c16:uniqueId val="{00000002-ECB0-42FC-8C4B-BE48398D2658}"/>
            </c:ext>
          </c:extLst>
        </c:ser>
        <c:dLbls>
          <c:dLblPos val="outEnd"/>
          <c:showLegendKey val="0"/>
          <c:showVal val="1"/>
          <c:showCatName val="0"/>
          <c:showSerName val="0"/>
          <c:showPercent val="0"/>
          <c:showBubbleSize val="0"/>
        </c:dLbls>
        <c:gapWidth val="120"/>
        <c:overlap val="-80"/>
        <c:axId val="-574356784"/>
        <c:axId val="-394365264"/>
      </c:barChart>
      <c:catAx>
        <c:axId val="-574356784"/>
        <c:scaling>
          <c:orientation val="minMax"/>
        </c:scaling>
        <c:delete val="1"/>
        <c:axPos val="b"/>
        <c:numFmt formatCode="General" sourceLinked="1"/>
        <c:majorTickMark val="out"/>
        <c:minorTickMark val="none"/>
        <c:tickLblPos val="nextTo"/>
        <c:crossAx val="-394365264"/>
        <c:crosses val="autoZero"/>
        <c:auto val="1"/>
        <c:lblAlgn val="ctr"/>
        <c:lblOffset val="100"/>
        <c:noMultiLvlLbl val="0"/>
      </c:catAx>
      <c:valAx>
        <c:axId val="-394365264"/>
        <c:scaling>
          <c:orientation val="minMax"/>
        </c:scaling>
        <c:delete val="1"/>
        <c:axPos val="l"/>
        <c:numFmt formatCode="0" sourceLinked="1"/>
        <c:majorTickMark val="out"/>
        <c:minorTickMark val="none"/>
        <c:tickLblPos val="nextTo"/>
        <c:crossAx val="-574356784"/>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1000" b="1">
          <a:solidFill>
            <a:srgbClr val="00B050"/>
          </a:solidFill>
          <a:effectLst>
            <a:outerShdw blurRad="50800" dist="38100" dir="8100000" algn="tr" rotWithShape="0">
              <a:prstClr val="black">
                <a:alpha val="40000"/>
              </a:prstClr>
            </a:outerShdw>
          </a:effectLst>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0.21783371240140198"/>
          <c:w val="1"/>
          <c:h val="0.78216628759859808"/>
        </c:manualLayout>
      </c:layout>
      <c:barChart>
        <c:barDir val="col"/>
        <c:grouping val="clustered"/>
        <c:varyColors val="0"/>
        <c:ser>
          <c:idx val="1"/>
          <c:order val="0"/>
          <c:tx>
            <c:strRef>
              <c:f>'BB EXP SEC Fig 1.6'!$A$45</c:f>
              <c:strCache>
                <c:ptCount val="1"/>
                <c:pt idx="0">
                  <c:v>Apr - Jun 2025</c:v>
                </c:pt>
              </c:strCache>
            </c:strRef>
          </c:tx>
          <c:spPr>
            <a:solidFill>
              <a:srgbClr val="8C8EF0"/>
            </a:solidFill>
            <a:ln>
              <a:noFill/>
            </a:ln>
            <a:effectLst/>
          </c:spPr>
          <c:invertIfNegative val="0"/>
          <c:dLbls>
            <c:spPr>
              <a:noFill/>
              <a:ln>
                <a:no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rgbClr val="00B050"/>
                    </a:solidFill>
                    <a:effectLst/>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EXP SEC Fig 1.6'!$B$10:$G$10</c:f>
              <c:strCache>
                <c:ptCount val="6"/>
                <c:pt idx="0">
                  <c:v>Financial Services</c:v>
                </c:pt>
                <c:pt idx="1">
                  <c:v>Communications</c:v>
                </c:pt>
                <c:pt idx="2">
                  <c:v>Transport</c:v>
                </c:pt>
                <c:pt idx="3">
                  <c:v>Tourism</c:v>
                </c:pt>
                <c:pt idx="4">
                  <c:v>Construction</c:v>
                </c:pt>
                <c:pt idx="5">
                  <c:v>Manufacturing</c:v>
                </c:pt>
              </c:strCache>
            </c:strRef>
          </c:cat>
          <c:val>
            <c:numRef>
              <c:f>'BB EXP SEC Fig 1.6'!$B$45:$G$45</c:f>
              <c:numCache>
                <c:formatCode>0</c:formatCode>
                <c:ptCount val="6"/>
                <c:pt idx="0">
                  <c:v>64.661654135338338</c:v>
                </c:pt>
                <c:pt idx="1">
                  <c:v>55.952380952380949</c:v>
                </c:pt>
                <c:pt idx="2">
                  <c:v>55.952380952380949</c:v>
                </c:pt>
                <c:pt idx="3">
                  <c:v>55.952380952380949</c:v>
                </c:pt>
                <c:pt idx="4">
                  <c:v>60.555555555555557</c:v>
                </c:pt>
                <c:pt idx="5">
                  <c:v>53.069254900068508</c:v>
                </c:pt>
              </c:numCache>
            </c:numRef>
          </c:val>
          <c:extLst>
            <c:ext xmlns:c16="http://schemas.microsoft.com/office/drawing/2014/chart" uri="{C3380CC4-5D6E-409C-BE32-E72D297353CC}">
              <c16:uniqueId val="{00000000-19EF-4978-9EB7-E16D54BFA93C}"/>
            </c:ext>
          </c:extLst>
        </c:ser>
        <c:ser>
          <c:idx val="2"/>
          <c:order val="1"/>
          <c:tx>
            <c:strRef>
              <c:f>'BB EXP SEC Fig 1.6'!$A$44</c:f>
              <c:strCache>
                <c:ptCount val="1"/>
                <c:pt idx="0">
                  <c:v>Jan - Mar 2025</c:v>
                </c:pt>
              </c:strCache>
            </c:strRef>
          </c:tx>
          <c:spPr>
            <a:solidFill>
              <a:srgbClr val="8C8EF0"/>
            </a:solidFill>
            <a:ln>
              <a:noFill/>
            </a:ln>
            <a:effectLst/>
          </c:spPr>
          <c:invertIfNegative val="0"/>
          <c:dLbls>
            <c:dLbl>
              <c:idx val="3"/>
              <c:spPr>
                <a:noFill/>
                <a:ln>
                  <a:no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rgbClr val="EE0000"/>
                      </a:solidFill>
                      <a:effectLst/>
                      <a:latin typeface="+mj-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19EF-4978-9EB7-E16D54BFA93C}"/>
                </c:ext>
              </c:extLst>
            </c:dLbl>
            <c:spPr>
              <a:noFill/>
              <a:ln>
                <a:no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rgbClr val="00B050"/>
                    </a:solidFill>
                    <a:effectLst/>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EXP SEC Fig 1.6'!$B$10:$G$10</c:f>
              <c:strCache>
                <c:ptCount val="6"/>
                <c:pt idx="0">
                  <c:v>Financial Services</c:v>
                </c:pt>
                <c:pt idx="1">
                  <c:v>Communications</c:v>
                </c:pt>
                <c:pt idx="2">
                  <c:v>Transport</c:v>
                </c:pt>
                <c:pt idx="3">
                  <c:v>Tourism</c:v>
                </c:pt>
                <c:pt idx="4">
                  <c:v>Construction</c:v>
                </c:pt>
                <c:pt idx="5">
                  <c:v>Manufacturing</c:v>
                </c:pt>
              </c:strCache>
            </c:strRef>
          </c:cat>
          <c:val>
            <c:numRef>
              <c:f>'BB EXP SEC Fig 1.6'!$B$44:$G$44</c:f>
              <c:numCache>
                <c:formatCode>0</c:formatCode>
                <c:ptCount val="6"/>
                <c:pt idx="0">
                  <c:v>51.139613740232924</c:v>
                </c:pt>
                <c:pt idx="1">
                  <c:v>67.261503928170612</c:v>
                </c:pt>
                <c:pt idx="2">
                  <c:v>52.406832298136642</c:v>
                </c:pt>
                <c:pt idx="3">
                  <c:v>49.390898346006708</c:v>
                </c:pt>
                <c:pt idx="4">
                  <c:v>56.105769230769234</c:v>
                </c:pt>
                <c:pt idx="5">
                  <c:v>56.855529069736917</c:v>
                </c:pt>
              </c:numCache>
            </c:numRef>
          </c:val>
          <c:extLst>
            <c:ext xmlns:c16="http://schemas.microsoft.com/office/drawing/2014/chart" uri="{C3380CC4-5D6E-409C-BE32-E72D297353CC}">
              <c16:uniqueId val="{00000001-19EF-4978-9EB7-E16D54BFA93C}"/>
            </c:ext>
          </c:extLst>
        </c:ser>
        <c:ser>
          <c:idx val="3"/>
          <c:order val="2"/>
          <c:tx>
            <c:strRef>
              <c:f>'BB EXP SEC Fig 1.6'!$A$41</c:f>
              <c:strCache>
                <c:ptCount val="1"/>
                <c:pt idx="0">
                  <c:v>Apr - Jun 2024</c:v>
                </c:pt>
              </c:strCache>
            </c:strRef>
          </c:tx>
          <c:spPr>
            <a:solidFill>
              <a:srgbClr val="CECCCC"/>
            </a:solidFill>
            <a:ln>
              <a:noFill/>
            </a:ln>
            <a:effectLst/>
          </c:spPr>
          <c:invertIfNegative val="0"/>
          <c:dLbls>
            <c:dLbl>
              <c:idx val="0"/>
              <c:spPr>
                <a:noFill/>
                <a:ln>
                  <a:no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rgbClr val="EE0000"/>
                      </a:solidFill>
                      <a:effectLst/>
                      <a:latin typeface="+mj-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19EF-4978-9EB7-E16D54BFA93C}"/>
                </c:ext>
              </c:extLst>
            </c:dLbl>
            <c:spPr>
              <a:noFill/>
              <a:ln>
                <a:no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rgbClr val="00B050"/>
                    </a:solidFill>
                    <a:effectLst/>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EXP SEC Fig 1.6'!$B$10:$G$10</c:f>
              <c:strCache>
                <c:ptCount val="6"/>
                <c:pt idx="0">
                  <c:v>Financial Services</c:v>
                </c:pt>
                <c:pt idx="1">
                  <c:v>Communications</c:v>
                </c:pt>
                <c:pt idx="2">
                  <c:v>Transport</c:v>
                </c:pt>
                <c:pt idx="3">
                  <c:v>Tourism</c:v>
                </c:pt>
                <c:pt idx="4">
                  <c:v>Construction</c:v>
                </c:pt>
                <c:pt idx="5">
                  <c:v>Manufacturing</c:v>
                </c:pt>
              </c:strCache>
            </c:strRef>
          </c:cat>
          <c:val>
            <c:numRef>
              <c:f>'BB EXP SEC Fig 1.6'!$B$41:$G$41</c:f>
              <c:numCache>
                <c:formatCode>0</c:formatCode>
                <c:ptCount val="6"/>
                <c:pt idx="0">
                  <c:v>33.94681627440248</c:v>
                </c:pt>
                <c:pt idx="1">
                  <c:v>66.268299601632933</c:v>
                </c:pt>
                <c:pt idx="2">
                  <c:v>56.433007985803023</c:v>
                </c:pt>
                <c:pt idx="3">
                  <c:v>69.383306751727801</c:v>
                </c:pt>
                <c:pt idx="4">
                  <c:v>53.817840774362516</c:v>
                </c:pt>
                <c:pt idx="5">
                  <c:v>56.739604047885734</c:v>
                </c:pt>
              </c:numCache>
            </c:numRef>
          </c:val>
          <c:extLst>
            <c:ext xmlns:c16="http://schemas.microsoft.com/office/drawing/2014/chart" uri="{C3380CC4-5D6E-409C-BE32-E72D297353CC}">
              <c16:uniqueId val="{00000002-19EF-4978-9EB7-E16D54BFA93C}"/>
            </c:ext>
          </c:extLst>
        </c:ser>
        <c:dLbls>
          <c:dLblPos val="outEnd"/>
          <c:showLegendKey val="0"/>
          <c:showVal val="1"/>
          <c:showCatName val="0"/>
          <c:showSerName val="0"/>
          <c:showPercent val="0"/>
          <c:showBubbleSize val="0"/>
        </c:dLbls>
        <c:gapWidth val="120"/>
        <c:overlap val="-80"/>
        <c:axId val="-574356784"/>
        <c:axId val="-394365264"/>
      </c:barChart>
      <c:catAx>
        <c:axId val="-574356784"/>
        <c:scaling>
          <c:orientation val="minMax"/>
        </c:scaling>
        <c:delete val="1"/>
        <c:axPos val="b"/>
        <c:numFmt formatCode="General" sourceLinked="1"/>
        <c:majorTickMark val="out"/>
        <c:minorTickMark val="none"/>
        <c:tickLblPos val="nextTo"/>
        <c:crossAx val="-394365264"/>
        <c:crosses val="autoZero"/>
        <c:auto val="1"/>
        <c:lblAlgn val="ctr"/>
        <c:lblOffset val="100"/>
        <c:noMultiLvlLbl val="0"/>
      </c:catAx>
      <c:valAx>
        <c:axId val="-394365264"/>
        <c:scaling>
          <c:orientation val="minMax"/>
        </c:scaling>
        <c:delete val="1"/>
        <c:axPos val="l"/>
        <c:numFmt formatCode="0" sourceLinked="1"/>
        <c:majorTickMark val="out"/>
        <c:minorTickMark val="none"/>
        <c:tickLblPos val="nextTo"/>
        <c:crossAx val="-574356784"/>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700" b="1">
          <a:solidFill>
            <a:srgbClr val="00B050"/>
          </a:solidFill>
          <a:effectLst/>
          <a:latin typeface="+mj-lt"/>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0.21783371240140198"/>
          <c:w val="1"/>
          <c:h val="0.78216628759859808"/>
        </c:manualLayout>
      </c:layout>
      <c:barChart>
        <c:barDir val="col"/>
        <c:grouping val="clustered"/>
        <c:varyColors val="0"/>
        <c:ser>
          <c:idx val="1"/>
          <c:order val="0"/>
          <c:tx>
            <c:strRef>
              <c:f>'BB EXP SEC Fig 1.6'!$A$45</c:f>
              <c:strCache>
                <c:ptCount val="1"/>
                <c:pt idx="0">
                  <c:v>Apr - Jun 2025</c:v>
                </c:pt>
              </c:strCache>
            </c:strRef>
          </c:tx>
          <c:spPr>
            <a:solidFill>
              <a:srgbClr val="8C8EF0"/>
            </a:solidFill>
            <a:ln>
              <a:noFill/>
            </a:ln>
            <a:effectLst/>
          </c:spPr>
          <c:invertIfNegative val="0"/>
          <c:dLbls>
            <c:spPr>
              <a:noFill/>
              <a:ln>
                <a:no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rgbClr val="00B050"/>
                    </a:solidFill>
                    <a:effectLst/>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EXP SEC Fig 1.6'!$B$10:$G$10</c:f>
              <c:strCache>
                <c:ptCount val="6"/>
                <c:pt idx="0">
                  <c:v>Financial Services</c:v>
                </c:pt>
                <c:pt idx="1">
                  <c:v>Communications</c:v>
                </c:pt>
                <c:pt idx="2">
                  <c:v>Transport</c:v>
                </c:pt>
                <c:pt idx="3">
                  <c:v>Tourism</c:v>
                </c:pt>
                <c:pt idx="4">
                  <c:v>Construction</c:v>
                </c:pt>
                <c:pt idx="5">
                  <c:v>Manufacturing</c:v>
                </c:pt>
              </c:strCache>
            </c:strRef>
          </c:cat>
          <c:val>
            <c:numRef>
              <c:f>'BB EXP SEC Fig 1.6'!$B$45:$G$45</c:f>
              <c:numCache>
                <c:formatCode>0</c:formatCode>
                <c:ptCount val="6"/>
                <c:pt idx="0">
                  <c:v>64.661654135338338</c:v>
                </c:pt>
                <c:pt idx="1">
                  <c:v>55.952380952380949</c:v>
                </c:pt>
                <c:pt idx="2">
                  <c:v>55.952380952380949</c:v>
                </c:pt>
                <c:pt idx="3">
                  <c:v>55.952380952380949</c:v>
                </c:pt>
                <c:pt idx="4">
                  <c:v>60.555555555555557</c:v>
                </c:pt>
                <c:pt idx="5">
                  <c:v>53.069254900068508</c:v>
                </c:pt>
              </c:numCache>
            </c:numRef>
          </c:val>
          <c:extLst>
            <c:ext xmlns:c16="http://schemas.microsoft.com/office/drawing/2014/chart" uri="{C3380CC4-5D6E-409C-BE32-E72D297353CC}">
              <c16:uniqueId val="{00000000-6136-4B13-802B-F9EAB88F3266}"/>
            </c:ext>
          </c:extLst>
        </c:ser>
        <c:ser>
          <c:idx val="2"/>
          <c:order val="1"/>
          <c:tx>
            <c:strRef>
              <c:f>'BB EXP SEC Fig 1.6'!$A$44</c:f>
              <c:strCache>
                <c:ptCount val="1"/>
                <c:pt idx="0">
                  <c:v>Jan - Mar 2025</c:v>
                </c:pt>
              </c:strCache>
            </c:strRef>
          </c:tx>
          <c:spPr>
            <a:solidFill>
              <a:srgbClr val="8C8EF0"/>
            </a:solidFill>
            <a:ln>
              <a:noFill/>
            </a:ln>
            <a:effectLst/>
          </c:spPr>
          <c:invertIfNegative val="0"/>
          <c:dLbls>
            <c:dLbl>
              <c:idx val="3"/>
              <c:spPr>
                <a:noFill/>
                <a:ln>
                  <a:no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rgbClr val="EE0000"/>
                      </a:solidFill>
                      <a:effectLst/>
                      <a:latin typeface="+mj-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1-6136-4B13-802B-F9EAB88F3266}"/>
                </c:ext>
              </c:extLst>
            </c:dLbl>
            <c:spPr>
              <a:noFill/>
              <a:ln>
                <a:no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rgbClr val="00B050"/>
                    </a:solidFill>
                    <a:effectLst/>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EXP SEC Fig 1.6'!$B$10:$G$10</c:f>
              <c:strCache>
                <c:ptCount val="6"/>
                <c:pt idx="0">
                  <c:v>Financial Services</c:v>
                </c:pt>
                <c:pt idx="1">
                  <c:v>Communications</c:v>
                </c:pt>
                <c:pt idx="2">
                  <c:v>Transport</c:v>
                </c:pt>
                <c:pt idx="3">
                  <c:v>Tourism</c:v>
                </c:pt>
                <c:pt idx="4">
                  <c:v>Construction</c:v>
                </c:pt>
                <c:pt idx="5">
                  <c:v>Manufacturing</c:v>
                </c:pt>
              </c:strCache>
            </c:strRef>
          </c:cat>
          <c:val>
            <c:numRef>
              <c:f>'BB EXP SEC Fig 1.6'!$B$44:$G$44</c:f>
              <c:numCache>
                <c:formatCode>0</c:formatCode>
                <c:ptCount val="6"/>
                <c:pt idx="0">
                  <c:v>51.139613740232924</c:v>
                </c:pt>
                <c:pt idx="1">
                  <c:v>67.261503928170612</c:v>
                </c:pt>
                <c:pt idx="2">
                  <c:v>52.406832298136642</c:v>
                </c:pt>
                <c:pt idx="3">
                  <c:v>49.390898346006708</c:v>
                </c:pt>
                <c:pt idx="4">
                  <c:v>56.105769230769234</c:v>
                </c:pt>
                <c:pt idx="5">
                  <c:v>56.855529069736917</c:v>
                </c:pt>
              </c:numCache>
            </c:numRef>
          </c:val>
          <c:extLst>
            <c:ext xmlns:c16="http://schemas.microsoft.com/office/drawing/2014/chart" uri="{C3380CC4-5D6E-409C-BE32-E72D297353CC}">
              <c16:uniqueId val="{00000002-6136-4B13-802B-F9EAB88F3266}"/>
            </c:ext>
          </c:extLst>
        </c:ser>
        <c:ser>
          <c:idx val="3"/>
          <c:order val="2"/>
          <c:tx>
            <c:strRef>
              <c:f>'BB EXP SEC Fig 1.6'!$A$41</c:f>
              <c:strCache>
                <c:ptCount val="1"/>
                <c:pt idx="0">
                  <c:v>Apr - Jun 2024</c:v>
                </c:pt>
              </c:strCache>
            </c:strRef>
          </c:tx>
          <c:spPr>
            <a:solidFill>
              <a:srgbClr val="CECCCC"/>
            </a:solidFill>
            <a:ln>
              <a:noFill/>
            </a:ln>
            <a:effectLst/>
          </c:spPr>
          <c:invertIfNegative val="0"/>
          <c:dLbls>
            <c:dLbl>
              <c:idx val="0"/>
              <c:spPr>
                <a:noFill/>
                <a:ln>
                  <a:no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rgbClr val="EE0000"/>
                      </a:solidFill>
                      <a:effectLst/>
                      <a:latin typeface="+mj-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6136-4B13-802B-F9EAB88F3266}"/>
                </c:ext>
              </c:extLst>
            </c:dLbl>
            <c:spPr>
              <a:noFill/>
              <a:ln>
                <a:noFill/>
              </a:ln>
              <a:effectLst/>
            </c:spPr>
            <c:txPr>
              <a:bodyPr rot="0" spcFirstLastPara="1" vertOverflow="clip" horzOverflow="clip" vert="horz" wrap="square" lIns="38100" tIns="19050" rIns="38100" bIns="19050" anchor="ctr" anchorCtr="1">
                <a:spAutoFit/>
              </a:bodyPr>
              <a:lstStyle/>
              <a:p>
                <a:pPr>
                  <a:defRPr sz="700" b="1" i="0" u="none" strike="noStrike" kern="1200" baseline="0">
                    <a:solidFill>
                      <a:srgbClr val="00B050"/>
                    </a:solidFill>
                    <a:effectLst/>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'BB EXP SEC Fig 1.6'!$B$10:$G$10</c:f>
              <c:strCache>
                <c:ptCount val="6"/>
                <c:pt idx="0">
                  <c:v>Financial Services</c:v>
                </c:pt>
                <c:pt idx="1">
                  <c:v>Communications</c:v>
                </c:pt>
                <c:pt idx="2">
                  <c:v>Transport</c:v>
                </c:pt>
                <c:pt idx="3">
                  <c:v>Tourism</c:v>
                </c:pt>
                <c:pt idx="4">
                  <c:v>Construction</c:v>
                </c:pt>
                <c:pt idx="5">
                  <c:v>Manufacturing</c:v>
                </c:pt>
              </c:strCache>
            </c:strRef>
          </c:cat>
          <c:val>
            <c:numRef>
              <c:f>'BB EXP SEC Fig 1.6'!$B$41:$G$41</c:f>
              <c:numCache>
                <c:formatCode>0</c:formatCode>
                <c:ptCount val="6"/>
                <c:pt idx="0">
                  <c:v>33.94681627440248</c:v>
                </c:pt>
                <c:pt idx="1">
                  <c:v>66.268299601632933</c:v>
                </c:pt>
                <c:pt idx="2">
                  <c:v>56.433007985803023</c:v>
                </c:pt>
                <c:pt idx="3">
                  <c:v>69.383306751727801</c:v>
                </c:pt>
                <c:pt idx="4">
                  <c:v>53.817840774362516</c:v>
                </c:pt>
                <c:pt idx="5">
                  <c:v>56.739604047885734</c:v>
                </c:pt>
              </c:numCache>
            </c:numRef>
          </c:val>
          <c:extLst>
            <c:ext xmlns:c16="http://schemas.microsoft.com/office/drawing/2014/chart" uri="{C3380CC4-5D6E-409C-BE32-E72D297353CC}">
              <c16:uniqueId val="{00000004-6136-4B13-802B-F9EAB88F3266}"/>
            </c:ext>
          </c:extLst>
        </c:ser>
        <c:dLbls>
          <c:dLblPos val="outEnd"/>
          <c:showLegendKey val="0"/>
          <c:showVal val="1"/>
          <c:showCatName val="0"/>
          <c:showSerName val="0"/>
          <c:showPercent val="0"/>
          <c:showBubbleSize val="0"/>
        </c:dLbls>
        <c:gapWidth val="120"/>
        <c:overlap val="-80"/>
        <c:axId val="-574356784"/>
        <c:axId val="-394365264"/>
      </c:barChart>
      <c:catAx>
        <c:axId val="-574356784"/>
        <c:scaling>
          <c:orientation val="minMax"/>
        </c:scaling>
        <c:delete val="1"/>
        <c:axPos val="b"/>
        <c:numFmt formatCode="General" sourceLinked="1"/>
        <c:majorTickMark val="out"/>
        <c:minorTickMark val="none"/>
        <c:tickLblPos val="nextTo"/>
        <c:crossAx val="-394365264"/>
        <c:crosses val="autoZero"/>
        <c:auto val="1"/>
        <c:lblAlgn val="ctr"/>
        <c:lblOffset val="100"/>
        <c:noMultiLvlLbl val="0"/>
      </c:catAx>
      <c:valAx>
        <c:axId val="-394365264"/>
        <c:scaling>
          <c:orientation val="minMax"/>
        </c:scaling>
        <c:delete val="1"/>
        <c:axPos val="l"/>
        <c:numFmt formatCode="0" sourceLinked="1"/>
        <c:majorTickMark val="out"/>
        <c:minorTickMark val="none"/>
        <c:tickLblPos val="nextTo"/>
        <c:crossAx val="-574356784"/>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700" b="1">
          <a:solidFill>
            <a:srgbClr val="00B050"/>
          </a:solidFill>
          <a:effectLst/>
          <a:latin typeface="+mj-lt"/>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5303641147115825"/>
          <c:y val="2.4469666284408245E-2"/>
          <c:w val="0.49690769331598117"/>
          <c:h val="0.91681008730080882"/>
        </c:manualLayout>
      </c:layout>
      <c:barChart>
        <c:barDir val="bar"/>
        <c:grouping val="clustered"/>
        <c:varyColors val="0"/>
        <c:ser>
          <c:idx val="0"/>
          <c:order val="0"/>
          <c:tx>
            <c:strRef>
              <c:f>'BConstraints Fig 2-1 &amp; 2-2 '!$BU$2</c:f>
              <c:strCache>
                <c:ptCount val="1"/>
                <c:pt idx="0">
                  <c:v>Apr-Jun 2025</c:v>
                </c:pt>
              </c:strCache>
            </c:strRef>
          </c:tx>
          <c:spPr>
            <a:solidFill>
              <a:schemeClr val="accent1"/>
            </a:solidFill>
          </c:spPr>
          <c:invertIfNegative val="0"/>
          <c:dLbls>
            <c:spPr>
              <a:noFill/>
              <a:ln>
                <a:noFill/>
              </a:ln>
              <a:effectLst/>
            </c:spPr>
            <c:txPr>
              <a:bodyPr wrap="square" lIns="38100" tIns="19050" rIns="38100" bIns="19050" anchor="ctr">
                <a:spAutoFit/>
              </a:bodyPr>
              <a:lstStyle/>
              <a:p>
                <a:pPr>
                  <a:defRPr>
                    <a:solidFill>
                      <a:schemeClr val="accent1">
                        <a:lumMod val="75000"/>
                      </a:schemeClr>
                    </a:solidFill>
                    <a:latin typeface="+mj-lt"/>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'BConstraints Fig 2-1 &amp; 2-2 '!$E$3:$E$20</c:f>
              <c:strCache>
                <c:ptCount val="18"/>
                <c:pt idx="0">
                  <c:v>High costs of energy and water</c:v>
                </c:pt>
                <c:pt idx="1">
                  <c:v>Export procedures</c:v>
                </c:pt>
                <c:pt idx="2">
                  <c:v>Increased government fees</c:v>
                </c:pt>
                <c:pt idx="3">
                  <c:v>Government procedures</c:v>
                </c:pt>
                <c:pt idx="4">
                  <c:v>Taxation system</c:v>
                </c:pt>
                <c:pt idx="5">
                  <c:v>High inflation</c:v>
                </c:pt>
                <c:pt idx="6">
                  <c:v>Difficulty in finding qualified labor</c:v>
                </c:pt>
                <c:pt idx="7">
                  <c:v>Customs</c:v>
                </c:pt>
                <c:pt idx="8">
                  <c:v>Unstable economic policies</c:v>
                </c:pt>
                <c:pt idx="9">
                  <c:v>Power outage</c:v>
                </c:pt>
                <c:pt idx="10">
                  <c:v>Lack of information on domestic and foreign markets</c:v>
                </c:pt>
                <c:pt idx="11">
                  <c:v>Others</c:v>
                </c:pt>
                <c:pt idx="12">
                  <c:v>Government contracts don't give priority to locally manufactured products</c:v>
                </c:pt>
                <c:pt idx="13">
                  <c:v>Unfair competition from the state</c:v>
                </c:pt>
                <c:pt idx="14">
                  <c:v>Difficulty in obtaining funding</c:v>
                </c:pt>
                <c:pt idx="15">
                  <c:v>Economic policy uncertainty</c:v>
                </c:pt>
                <c:pt idx="16">
                  <c:v>Exchange rate</c:v>
                </c:pt>
                <c:pt idx="17">
                  <c:v>Transportation and logistics</c:v>
                </c:pt>
              </c:strCache>
            </c:strRef>
          </c:cat>
          <c:val>
            <c:numRef>
              <c:f>'BConstraints Fig 2-1 &amp; 2-2 '!$BV$3:$BV$20</c:f>
              <c:numCache>
                <c:formatCode>0</c:formatCode>
                <c:ptCount val="18"/>
                <c:pt idx="0">
                  <c:v>100</c:v>
                </c:pt>
                <c:pt idx="1">
                  <c:v>19.558359621451103</c:v>
                </c:pt>
                <c:pt idx="2">
                  <c:v>64.353312302839115</c:v>
                </c:pt>
                <c:pt idx="3">
                  <c:v>71.608832807570977</c:v>
                </c:pt>
                <c:pt idx="4">
                  <c:v>61.829652996845432</c:v>
                </c:pt>
                <c:pt idx="5">
                  <c:v>96.52996845425865</c:v>
                </c:pt>
                <c:pt idx="6">
                  <c:v>45.425867507886437</c:v>
                </c:pt>
                <c:pt idx="7">
                  <c:v>27.760252365930597</c:v>
                </c:pt>
                <c:pt idx="8">
                  <c:v>48.264984227129325</c:v>
                </c:pt>
                <c:pt idx="9">
                  <c:v>11.987381703470032</c:v>
                </c:pt>
                <c:pt idx="10">
                  <c:v>36.593059936908517</c:v>
                </c:pt>
                <c:pt idx="11">
                  <c:v>24.921135646687695</c:v>
                </c:pt>
                <c:pt idx="12">
                  <c:v>8.8328075709779181</c:v>
                </c:pt>
                <c:pt idx="13">
                  <c:v>21.451104100946374</c:v>
                </c:pt>
                <c:pt idx="14">
                  <c:v>26.813880126182969</c:v>
                </c:pt>
                <c:pt idx="15">
                  <c:v>70.977917981072551</c:v>
                </c:pt>
                <c:pt idx="16">
                  <c:v>41.640378548895903</c:v>
                </c:pt>
                <c:pt idx="17">
                  <c:v>40.378548895899058</c:v>
                </c:pt>
              </c:numCache>
            </c:numRef>
          </c:val>
          <c:extLst>
            <c:ext xmlns:c16="http://schemas.microsoft.com/office/drawing/2014/chart" uri="{C3380CC4-5D6E-409C-BE32-E72D297353CC}">
              <c16:uniqueId val="{00000000-75FC-4890-A2E6-6D03EC8AA9D2}"/>
            </c:ext>
          </c:extLst>
        </c:ser>
        <c:ser>
          <c:idx val="1"/>
          <c:order val="1"/>
          <c:tx>
            <c:strRef>
              <c:f>'BConstraints Fig 2-1 &amp; 2-2 '!$BS$2</c:f>
              <c:strCache>
                <c:ptCount val="1"/>
                <c:pt idx="0">
                  <c:v>Jan-Mar 2025</c:v>
                </c:pt>
              </c:strCache>
            </c:strRef>
          </c:tx>
          <c:spPr>
            <a:solidFill>
              <a:schemeClr val="accent1">
                <a:lumMod val="60000"/>
                <a:lumOff val="40000"/>
              </a:schemeClr>
            </a:solidFill>
          </c:spPr>
          <c:invertIfNegative val="0"/>
          <c:dLbls>
            <c:spPr>
              <a:noFill/>
              <a:ln>
                <a:noFill/>
              </a:ln>
              <a:effectLst/>
            </c:spPr>
            <c:txPr>
              <a:bodyPr wrap="square" lIns="38100" tIns="19050" rIns="38100" bIns="19050" anchor="ctr">
                <a:spAutoFit/>
              </a:bodyPr>
              <a:lstStyle/>
              <a:p>
                <a:pPr>
                  <a:defRPr>
                    <a:solidFill>
                      <a:schemeClr val="accent1"/>
                    </a:solidFill>
                    <a:latin typeface="+mj-lt"/>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'BConstraints Fig 2-1 &amp; 2-2 '!$E$3:$E$20</c:f>
              <c:strCache>
                <c:ptCount val="18"/>
                <c:pt idx="0">
                  <c:v>High costs of energy and water</c:v>
                </c:pt>
                <c:pt idx="1">
                  <c:v>Export procedures</c:v>
                </c:pt>
                <c:pt idx="2">
                  <c:v>Increased government fees</c:v>
                </c:pt>
                <c:pt idx="3">
                  <c:v>Government procedures</c:v>
                </c:pt>
                <c:pt idx="4">
                  <c:v>Taxation system</c:v>
                </c:pt>
                <c:pt idx="5">
                  <c:v>High inflation</c:v>
                </c:pt>
                <c:pt idx="6">
                  <c:v>Difficulty in finding qualified labor</c:v>
                </c:pt>
                <c:pt idx="7">
                  <c:v>Customs</c:v>
                </c:pt>
                <c:pt idx="8">
                  <c:v>Unstable economic policies</c:v>
                </c:pt>
                <c:pt idx="9">
                  <c:v>Power outage</c:v>
                </c:pt>
                <c:pt idx="10">
                  <c:v>Lack of information on domestic and foreign markets</c:v>
                </c:pt>
                <c:pt idx="11">
                  <c:v>Others</c:v>
                </c:pt>
                <c:pt idx="12">
                  <c:v>Government contracts don't give priority to locally manufactured products</c:v>
                </c:pt>
                <c:pt idx="13">
                  <c:v>Unfair competition from the state</c:v>
                </c:pt>
                <c:pt idx="14">
                  <c:v>Difficulty in obtaining funding</c:v>
                </c:pt>
                <c:pt idx="15">
                  <c:v>Economic policy uncertainty</c:v>
                </c:pt>
                <c:pt idx="16">
                  <c:v>Exchange rate</c:v>
                </c:pt>
                <c:pt idx="17">
                  <c:v>Transportation and logistics</c:v>
                </c:pt>
              </c:strCache>
            </c:strRef>
          </c:cat>
          <c:val>
            <c:numRef>
              <c:f>'BConstraints Fig 2-1 &amp; 2-2 '!$BT$3:$BT$20</c:f>
              <c:numCache>
                <c:formatCode>0</c:formatCode>
                <c:ptCount val="18"/>
                <c:pt idx="0">
                  <c:v>96.793002915451922</c:v>
                </c:pt>
                <c:pt idx="1">
                  <c:v>14.285714285714288</c:v>
                </c:pt>
                <c:pt idx="2">
                  <c:v>60.349854227405253</c:v>
                </c:pt>
                <c:pt idx="3">
                  <c:v>57.142857142857153</c:v>
                </c:pt>
                <c:pt idx="4">
                  <c:v>59.475218658892139</c:v>
                </c:pt>
                <c:pt idx="5">
                  <c:v>100</c:v>
                </c:pt>
                <c:pt idx="6">
                  <c:v>44.023323615160358</c:v>
                </c:pt>
                <c:pt idx="7">
                  <c:v>27.696793002915449</c:v>
                </c:pt>
                <c:pt idx="8">
                  <c:v>37.026239067055393</c:v>
                </c:pt>
                <c:pt idx="9">
                  <c:v>7.2886297376093312</c:v>
                </c:pt>
                <c:pt idx="10">
                  <c:v>18.07580174927114</c:v>
                </c:pt>
                <c:pt idx="11">
                  <c:v>16.326530612244898</c:v>
                </c:pt>
                <c:pt idx="12">
                  <c:v>8.7463556851311957</c:v>
                </c:pt>
                <c:pt idx="13">
                  <c:v>22.448979591836739</c:v>
                </c:pt>
                <c:pt idx="14">
                  <c:v>25.655976676384839</c:v>
                </c:pt>
                <c:pt idx="15">
                  <c:v>58.017492711370267</c:v>
                </c:pt>
                <c:pt idx="16">
                  <c:v>45.772594752186599</c:v>
                </c:pt>
                <c:pt idx="17">
                  <c:v>39.941690962099131</c:v>
                </c:pt>
              </c:numCache>
            </c:numRef>
          </c:val>
          <c:extLst>
            <c:ext xmlns:c16="http://schemas.microsoft.com/office/drawing/2014/chart" uri="{C3380CC4-5D6E-409C-BE32-E72D297353CC}">
              <c16:uniqueId val="{00000001-75FC-4890-A2E6-6D03EC8AA9D2}"/>
            </c:ext>
          </c:extLst>
        </c:ser>
        <c:dLbls>
          <c:dLblPos val="outEnd"/>
          <c:showLegendKey val="0"/>
          <c:showVal val="1"/>
          <c:showCatName val="0"/>
          <c:showSerName val="0"/>
          <c:showPercent val="0"/>
          <c:showBubbleSize val="0"/>
        </c:dLbls>
        <c:gapWidth val="80"/>
        <c:axId val="332005136"/>
        <c:axId val="331998608"/>
      </c:barChart>
      <c:catAx>
        <c:axId val="332005136"/>
        <c:scaling>
          <c:orientation val="maxMin"/>
        </c:scaling>
        <c:delete val="0"/>
        <c:axPos val="l"/>
        <c:numFmt formatCode="General" sourceLinked="1"/>
        <c:majorTickMark val="none"/>
        <c:minorTickMark val="none"/>
        <c:tickLblPos val="nextTo"/>
        <c:spPr>
          <a:noFill/>
          <a:ln w="9525" cap="flat" cmpd="sng" algn="ctr">
            <a:solidFill>
              <a:schemeClr val="tx1"/>
            </a:solidFill>
            <a:round/>
          </a:ln>
          <a:effectLst/>
        </c:spPr>
        <c:txPr>
          <a:bodyPr rot="0"/>
          <a:lstStyle/>
          <a:p>
            <a:pPr>
              <a:defRPr/>
            </a:pPr>
            <a:endParaRPr lang="en-US"/>
          </a:p>
        </c:txPr>
        <c:crossAx val="331998608"/>
        <c:crosses val="autoZero"/>
        <c:auto val="1"/>
        <c:lblAlgn val="ctr"/>
        <c:lblOffset val="100"/>
        <c:noMultiLvlLbl val="0"/>
      </c:catAx>
      <c:valAx>
        <c:axId val="331998608"/>
        <c:scaling>
          <c:orientation val="minMax"/>
          <c:max val="100"/>
        </c:scaling>
        <c:delete val="1"/>
        <c:axPos val="t"/>
        <c:numFmt formatCode="0" sourceLinked="1"/>
        <c:majorTickMark val="out"/>
        <c:minorTickMark val="none"/>
        <c:tickLblPos val="nextTo"/>
        <c:crossAx val="332005136"/>
        <c:crosses val="autoZero"/>
        <c:crossBetween val="between"/>
      </c:valAx>
      <c:spPr>
        <a:noFill/>
        <a:ln>
          <a:noFill/>
        </a:ln>
        <a:effectLst/>
      </c:spPr>
    </c:plotArea>
    <c:legend>
      <c:legendPos val="r"/>
      <c:layout>
        <c:manualLayout>
          <c:xMode val="edge"/>
          <c:yMode val="edge"/>
          <c:x val="0.81492037038770848"/>
          <c:y val="0.89475541208538056"/>
          <c:w val="0.17553681800438664"/>
          <c:h val="9.3151421619647748E-2"/>
        </c:manualLayout>
      </c:layout>
      <c:overlay val="0"/>
      <c:spPr>
        <a:noFill/>
        <a:ln>
          <a:noFill/>
        </a:ln>
        <a:effectLst/>
      </c:spPr>
      <c:txPr>
        <a:bodyPr rot="0" vert="horz"/>
        <a:lstStyle/>
        <a:p>
          <a:pPr>
            <a:defRPr/>
          </a:pPr>
          <a:endParaRPr lang="en-US"/>
        </a:p>
      </c:txPr>
    </c:legend>
    <c:plotVisOnly val="1"/>
    <c:dispBlanksAs val="gap"/>
    <c:showDLblsOverMax val="0"/>
  </c:chart>
  <c:spPr>
    <a:noFill/>
    <a:ln w="9525" cap="flat" cmpd="sng" algn="ctr">
      <a:noFill/>
      <a:round/>
    </a:ln>
    <a:effectLst/>
  </c:spPr>
  <c:txPr>
    <a:bodyPr/>
    <a:lstStyle/>
    <a:p>
      <a:pPr>
        <a:defRPr sz="700">
          <a:latin typeface="+mn-lt"/>
          <a:cs typeface="Calibri" panose="020F0502020204030204" pitchFamily="34" charset="0"/>
        </a:defRPr>
      </a:pPr>
      <a:endParaRPr lang="en-US"/>
    </a:p>
  </c:txPr>
  <c:externalData r:id="rId1">
    <c:autoUpdate val="0"/>
  </c:externalData>
  <c:userShapes r:id="rId2"/>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8157393095891177"/>
          <c:y val="2.285999789472748E-2"/>
          <c:w val="0.46844492126447485"/>
          <c:h val="0.92428609764016745"/>
        </c:manualLayout>
      </c:layout>
      <c:barChart>
        <c:barDir val="bar"/>
        <c:grouping val="clustered"/>
        <c:varyColors val="0"/>
        <c:ser>
          <c:idx val="0"/>
          <c:order val="0"/>
          <c:tx>
            <c:strRef>
              <c:f>'BConstraints Fig 2-1 &amp; 2-2 '!$BS$2</c:f>
              <c:strCache>
                <c:ptCount val="1"/>
                <c:pt idx="0">
                  <c:v>Jan-Mar 2025</c:v>
                </c:pt>
              </c:strCache>
            </c:strRef>
          </c:tx>
          <c:invertIfNegative val="0"/>
          <c:dLbls>
            <c:spPr>
              <a:noFill/>
              <a:ln>
                <a:noFill/>
              </a:ln>
              <a:effectLst/>
            </c:spPr>
            <c:txPr>
              <a:bodyPr wrap="square" lIns="38100" tIns="19050" rIns="38100" bIns="19050" anchor="ctr">
                <a:spAutoFit/>
              </a:bodyPr>
              <a:lstStyle/>
              <a:p>
                <a:pPr>
                  <a:defRPr>
                    <a:solidFill>
                      <a:schemeClr val="accent1">
                        <a:lumMod val="75000"/>
                      </a:schemeClr>
                    </a:solidFill>
                    <a:latin typeface="+mj-lt"/>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'BConstraints Fig 2-1 &amp; 2-2 '!$E$3:$E$20</c:f>
              <c:strCache>
                <c:ptCount val="18"/>
                <c:pt idx="0">
                  <c:v>High costs of energy and water</c:v>
                </c:pt>
                <c:pt idx="1">
                  <c:v>Export procedures</c:v>
                </c:pt>
                <c:pt idx="2">
                  <c:v>Increased government fees</c:v>
                </c:pt>
                <c:pt idx="3">
                  <c:v>Government procedures</c:v>
                </c:pt>
                <c:pt idx="4">
                  <c:v>Taxation system</c:v>
                </c:pt>
                <c:pt idx="5">
                  <c:v>High inflation</c:v>
                </c:pt>
                <c:pt idx="6">
                  <c:v>Difficulty in finding qualified labor</c:v>
                </c:pt>
                <c:pt idx="7">
                  <c:v>Customs</c:v>
                </c:pt>
                <c:pt idx="8">
                  <c:v>Unstable economic policies</c:v>
                </c:pt>
                <c:pt idx="9">
                  <c:v>Power outage</c:v>
                </c:pt>
                <c:pt idx="10">
                  <c:v>Lack of information on domestic and foreign markets</c:v>
                </c:pt>
                <c:pt idx="11">
                  <c:v>Others</c:v>
                </c:pt>
                <c:pt idx="12">
                  <c:v>Government contracts don't give priority to locally manufactured products</c:v>
                </c:pt>
                <c:pt idx="13">
                  <c:v>Unfair competition from the state</c:v>
                </c:pt>
                <c:pt idx="14">
                  <c:v>Difficulty in obtaining funding</c:v>
                </c:pt>
                <c:pt idx="15">
                  <c:v>Economic policy uncertainty</c:v>
                </c:pt>
                <c:pt idx="16">
                  <c:v>Exchange rate</c:v>
                </c:pt>
                <c:pt idx="17">
                  <c:v>Transportation and logistics</c:v>
                </c:pt>
              </c:strCache>
            </c:strRef>
          </c:cat>
          <c:val>
            <c:numRef>
              <c:f>'BConstraints Fig 2-1 &amp; 2-2 '!$BT$3:$BT$20</c:f>
              <c:numCache>
                <c:formatCode>0</c:formatCode>
                <c:ptCount val="18"/>
                <c:pt idx="0">
                  <c:v>96.793002915451922</c:v>
                </c:pt>
                <c:pt idx="1">
                  <c:v>14.285714285714288</c:v>
                </c:pt>
                <c:pt idx="2">
                  <c:v>60.349854227405253</c:v>
                </c:pt>
                <c:pt idx="3">
                  <c:v>57.142857142857153</c:v>
                </c:pt>
                <c:pt idx="4">
                  <c:v>59.475218658892139</c:v>
                </c:pt>
                <c:pt idx="5">
                  <c:v>100</c:v>
                </c:pt>
                <c:pt idx="6">
                  <c:v>44.023323615160358</c:v>
                </c:pt>
                <c:pt idx="7">
                  <c:v>27.696793002915449</c:v>
                </c:pt>
                <c:pt idx="8">
                  <c:v>37.026239067055393</c:v>
                </c:pt>
                <c:pt idx="9">
                  <c:v>7.2886297376093312</c:v>
                </c:pt>
                <c:pt idx="10">
                  <c:v>18.07580174927114</c:v>
                </c:pt>
                <c:pt idx="11">
                  <c:v>16.326530612244898</c:v>
                </c:pt>
                <c:pt idx="12">
                  <c:v>8.7463556851311957</c:v>
                </c:pt>
                <c:pt idx="13">
                  <c:v>22.448979591836739</c:v>
                </c:pt>
                <c:pt idx="14">
                  <c:v>25.655976676384839</c:v>
                </c:pt>
                <c:pt idx="15">
                  <c:v>58.017492711370267</c:v>
                </c:pt>
                <c:pt idx="16">
                  <c:v>45.772594752186599</c:v>
                </c:pt>
                <c:pt idx="17">
                  <c:v>39.941690962099131</c:v>
                </c:pt>
              </c:numCache>
            </c:numRef>
          </c:val>
          <c:extLst>
            <c:ext xmlns:c16="http://schemas.microsoft.com/office/drawing/2014/chart" uri="{C3380CC4-5D6E-409C-BE32-E72D297353CC}">
              <c16:uniqueId val="{00000000-3AC0-4077-AAE0-D0F361C836DE}"/>
            </c:ext>
          </c:extLst>
        </c:ser>
        <c:ser>
          <c:idx val="1"/>
          <c:order val="1"/>
          <c:tx>
            <c:strRef>
              <c:f>'BConstraints Fig 2-1 &amp; 2-2 '!$BQ$2</c:f>
              <c:strCache>
                <c:ptCount val="1"/>
                <c:pt idx="0">
                  <c:v>Oct-Dec 2024</c:v>
                </c:pt>
              </c:strCache>
            </c:strRef>
          </c:tx>
          <c:spPr>
            <a:solidFill>
              <a:schemeClr val="accent1">
                <a:lumMod val="60000"/>
                <a:lumOff val="40000"/>
              </a:schemeClr>
            </a:solidFill>
          </c:spPr>
          <c:invertIfNegative val="0"/>
          <c:dLbls>
            <c:spPr>
              <a:noFill/>
              <a:ln>
                <a:noFill/>
              </a:ln>
              <a:effectLst/>
            </c:spPr>
            <c:txPr>
              <a:bodyPr wrap="square" lIns="38100" tIns="19050" rIns="38100" bIns="19050" anchor="ctr">
                <a:spAutoFit/>
              </a:bodyPr>
              <a:lstStyle/>
              <a:p>
                <a:pPr>
                  <a:defRPr>
                    <a:solidFill>
                      <a:schemeClr val="accent1"/>
                    </a:solidFill>
                    <a:latin typeface="+mj-lt"/>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'BConstraints Fig 2-1 &amp; 2-2 '!$E$3:$E$20</c:f>
              <c:strCache>
                <c:ptCount val="18"/>
                <c:pt idx="0">
                  <c:v>High costs of energy and water</c:v>
                </c:pt>
                <c:pt idx="1">
                  <c:v>Export procedures</c:v>
                </c:pt>
                <c:pt idx="2">
                  <c:v>Increased government fees</c:v>
                </c:pt>
                <c:pt idx="3">
                  <c:v>Government procedures</c:v>
                </c:pt>
                <c:pt idx="4">
                  <c:v>Taxation system</c:v>
                </c:pt>
                <c:pt idx="5">
                  <c:v>High inflation</c:v>
                </c:pt>
                <c:pt idx="6">
                  <c:v>Difficulty in finding qualified labor</c:v>
                </c:pt>
                <c:pt idx="7">
                  <c:v>Customs</c:v>
                </c:pt>
                <c:pt idx="8">
                  <c:v>Unstable economic policies</c:v>
                </c:pt>
                <c:pt idx="9">
                  <c:v>Power outage</c:v>
                </c:pt>
                <c:pt idx="10">
                  <c:v>Lack of information on domestic and foreign markets</c:v>
                </c:pt>
                <c:pt idx="11">
                  <c:v>Others</c:v>
                </c:pt>
                <c:pt idx="12">
                  <c:v>Government contracts don't give priority to locally manufactured products</c:v>
                </c:pt>
                <c:pt idx="13">
                  <c:v>Unfair competition from the state</c:v>
                </c:pt>
                <c:pt idx="14">
                  <c:v>Difficulty in obtaining funding</c:v>
                </c:pt>
                <c:pt idx="15">
                  <c:v>Economic policy uncertainty</c:v>
                </c:pt>
                <c:pt idx="16">
                  <c:v>Exchange rate</c:v>
                </c:pt>
                <c:pt idx="17">
                  <c:v>Transportation and logistics</c:v>
                </c:pt>
              </c:strCache>
            </c:strRef>
          </c:cat>
          <c:val>
            <c:numRef>
              <c:f>'BConstraints Fig 2-1 &amp; 2-2 '!$BR$3:$BR$20</c:f>
              <c:numCache>
                <c:formatCode>0</c:formatCode>
                <c:ptCount val="18"/>
                <c:pt idx="0">
                  <c:v>79.946524064171115</c:v>
                </c:pt>
                <c:pt idx="1">
                  <c:v>16.042780748663102</c:v>
                </c:pt>
                <c:pt idx="2">
                  <c:v>64.705882352941174</c:v>
                </c:pt>
                <c:pt idx="3">
                  <c:v>72.192513368983953</c:v>
                </c:pt>
                <c:pt idx="4">
                  <c:v>60.962566844919785</c:v>
                </c:pt>
                <c:pt idx="5">
                  <c:v>100</c:v>
                </c:pt>
                <c:pt idx="6">
                  <c:v>33.957219251336895</c:v>
                </c:pt>
                <c:pt idx="7">
                  <c:v>28.074866310160424</c:v>
                </c:pt>
                <c:pt idx="8">
                  <c:v>50</c:v>
                </c:pt>
                <c:pt idx="9">
                  <c:v>13.636363636363635</c:v>
                </c:pt>
                <c:pt idx="10">
                  <c:v>31.283422459893046</c:v>
                </c:pt>
                <c:pt idx="11">
                  <c:v>17.112299465240643</c:v>
                </c:pt>
                <c:pt idx="12">
                  <c:v>13.101604278074866</c:v>
                </c:pt>
                <c:pt idx="13">
                  <c:v>27.540106951871657</c:v>
                </c:pt>
                <c:pt idx="14">
                  <c:v>27.27272727272727</c:v>
                </c:pt>
                <c:pt idx="15">
                  <c:v>66.042780748663105</c:v>
                </c:pt>
                <c:pt idx="16">
                  <c:v>69.518716577540104</c:v>
                </c:pt>
                <c:pt idx="17">
                  <c:v>25.133689839572192</c:v>
                </c:pt>
              </c:numCache>
            </c:numRef>
          </c:val>
          <c:extLst>
            <c:ext xmlns:c16="http://schemas.microsoft.com/office/drawing/2014/chart" uri="{C3380CC4-5D6E-409C-BE32-E72D297353CC}">
              <c16:uniqueId val="{00000001-3AC0-4077-AAE0-D0F361C836DE}"/>
            </c:ext>
          </c:extLst>
        </c:ser>
        <c:dLbls>
          <c:dLblPos val="outEnd"/>
          <c:showLegendKey val="0"/>
          <c:showVal val="1"/>
          <c:showCatName val="0"/>
          <c:showSerName val="0"/>
          <c:showPercent val="0"/>
          <c:showBubbleSize val="0"/>
        </c:dLbls>
        <c:gapWidth val="80"/>
        <c:axId val="332005136"/>
        <c:axId val="331998608"/>
      </c:barChart>
      <c:catAx>
        <c:axId val="332005136"/>
        <c:scaling>
          <c:orientation val="maxMin"/>
        </c:scaling>
        <c:delete val="0"/>
        <c:axPos val="l"/>
        <c:numFmt formatCode="General" sourceLinked="1"/>
        <c:majorTickMark val="none"/>
        <c:minorTickMark val="none"/>
        <c:tickLblPos val="nextTo"/>
        <c:spPr>
          <a:noFill/>
          <a:ln w="9525" cap="flat" cmpd="sng" algn="ctr">
            <a:solidFill>
              <a:schemeClr val="tx1"/>
            </a:solidFill>
            <a:round/>
          </a:ln>
          <a:effectLst/>
        </c:spPr>
        <c:txPr>
          <a:bodyPr rot="0"/>
          <a:lstStyle/>
          <a:p>
            <a:pPr>
              <a:defRPr/>
            </a:pPr>
            <a:endParaRPr lang="en-US"/>
          </a:p>
        </c:txPr>
        <c:crossAx val="331998608"/>
        <c:crosses val="autoZero"/>
        <c:auto val="1"/>
        <c:lblAlgn val="ctr"/>
        <c:lblOffset val="100"/>
        <c:noMultiLvlLbl val="0"/>
      </c:catAx>
      <c:valAx>
        <c:axId val="331998608"/>
        <c:scaling>
          <c:orientation val="minMax"/>
          <c:max val="100"/>
        </c:scaling>
        <c:delete val="1"/>
        <c:axPos val="t"/>
        <c:numFmt formatCode="0" sourceLinked="1"/>
        <c:majorTickMark val="out"/>
        <c:minorTickMark val="none"/>
        <c:tickLblPos val="nextTo"/>
        <c:crossAx val="332005136"/>
        <c:crosses val="autoZero"/>
        <c:crossBetween val="between"/>
      </c:valAx>
      <c:spPr>
        <a:noFill/>
        <a:ln>
          <a:noFill/>
        </a:ln>
        <a:effectLst/>
      </c:spPr>
    </c:plotArea>
    <c:legend>
      <c:legendPos val="r"/>
      <c:layout>
        <c:manualLayout>
          <c:xMode val="edge"/>
          <c:yMode val="edge"/>
          <c:x val="0.82178079310859176"/>
          <c:y val="0.9209496854693201"/>
          <c:w val="0.17553681800438664"/>
          <c:h val="7.8088412550389397E-2"/>
        </c:manualLayout>
      </c:layout>
      <c:overlay val="0"/>
      <c:spPr>
        <a:noFill/>
        <a:ln>
          <a:noFill/>
        </a:ln>
        <a:effectLst/>
      </c:spPr>
      <c:txPr>
        <a:bodyPr rot="0" vert="horz"/>
        <a:lstStyle/>
        <a:p>
          <a:pPr>
            <a:defRPr/>
          </a:pPr>
          <a:endParaRPr lang="en-US"/>
        </a:p>
      </c:txPr>
    </c:legend>
    <c:plotVisOnly val="1"/>
    <c:dispBlanksAs val="gap"/>
    <c:showDLblsOverMax val="0"/>
  </c:chart>
  <c:spPr>
    <a:noFill/>
    <a:ln w="9525" cap="flat" cmpd="sng" algn="ctr">
      <a:noFill/>
      <a:round/>
    </a:ln>
    <a:effectLst/>
  </c:spPr>
  <c:txPr>
    <a:bodyPr/>
    <a:lstStyle/>
    <a:p>
      <a:pPr>
        <a:defRPr sz="700">
          <a:latin typeface="+mn-lt"/>
          <a:cs typeface="Calibri" panose="020F0502020204030204" pitchFamily="34" charset="0"/>
        </a:defRPr>
      </a:pPr>
      <a:endParaRPr lang="en-US"/>
    </a:p>
  </c:txPr>
  <c:externalData r:id="rId1">
    <c:autoUpdate val="0"/>
  </c:externalData>
  <c:userShapes r:id="rId2"/>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58171501528187"/>
          <c:y val="0"/>
          <c:w val="0.86576541816120534"/>
          <c:h val="1"/>
        </c:manualLayout>
      </c:layout>
      <c:barChart>
        <c:barDir val="bar"/>
        <c:grouping val="clustered"/>
        <c:varyColors val="0"/>
        <c:ser>
          <c:idx val="0"/>
          <c:order val="0"/>
          <c:tx>
            <c:strRef>
              <c:f>'BConstraints Fig 2-1 &amp; 2-2 '!$BU$23</c:f>
              <c:strCache>
                <c:ptCount val="1"/>
                <c:pt idx="0">
                  <c:v>الشركات الكبيرة</c:v>
                </c:pt>
              </c:strCache>
            </c:strRef>
          </c:tx>
          <c:invertIfNegative val="0"/>
          <c:dLbls>
            <c:spPr>
              <a:noFill/>
              <a:ln>
                <a:noFill/>
              </a:ln>
              <a:effectLst/>
            </c:spPr>
            <c:txPr>
              <a:bodyPr wrap="square" lIns="38100" tIns="19050" rIns="38100" bIns="19050" anchor="ctr">
                <a:spAutoFit/>
              </a:bodyPr>
              <a:lstStyle/>
              <a:p>
                <a:pPr>
                  <a:defRPr sz="700">
                    <a:solidFill>
                      <a:schemeClr val="accent1"/>
                    </a:solidFill>
                    <a:latin typeface="+mj-lt"/>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'BConstraints Fig 2-1 &amp; 2-2 '!$E$24:$E$41</c:f>
              <c:strCache>
                <c:ptCount val="18"/>
                <c:pt idx="0">
                  <c:v>High costs of energy and water</c:v>
                </c:pt>
                <c:pt idx="1">
                  <c:v>Export procedures</c:v>
                </c:pt>
                <c:pt idx="2">
                  <c:v>Increased government fees</c:v>
                </c:pt>
                <c:pt idx="3">
                  <c:v>Government procedures</c:v>
                </c:pt>
                <c:pt idx="4">
                  <c:v>Taxation system</c:v>
                </c:pt>
                <c:pt idx="5">
                  <c:v>High inflation</c:v>
                </c:pt>
                <c:pt idx="6">
                  <c:v>Difficulty in finding qualified labor</c:v>
                </c:pt>
                <c:pt idx="7">
                  <c:v>Customs</c:v>
                </c:pt>
                <c:pt idx="8">
                  <c:v>Unstable economic policies</c:v>
                </c:pt>
                <c:pt idx="9">
                  <c:v>Power outage</c:v>
                </c:pt>
                <c:pt idx="10">
                  <c:v>Lack of information on domestic and foreign markets</c:v>
                </c:pt>
                <c:pt idx="11">
                  <c:v>Others</c:v>
                </c:pt>
                <c:pt idx="12">
                  <c:v>Government contracts don't give priority to locally manufactured products</c:v>
                </c:pt>
                <c:pt idx="13">
                  <c:v>Unfair competition from the state</c:v>
                </c:pt>
                <c:pt idx="14">
                  <c:v>Difficulty in obtaining funding</c:v>
                </c:pt>
                <c:pt idx="15">
                  <c:v>Economic policy uncertainty</c:v>
                </c:pt>
                <c:pt idx="16">
                  <c:v>Exchange rate</c:v>
                </c:pt>
                <c:pt idx="17">
                  <c:v>Transportation and logistics</c:v>
                </c:pt>
              </c:strCache>
            </c:strRef>
          </c:cat>
          <c:val>
            <c:numRef>
              <c:f>'BConstraints Fig 2-1 &amp; 2-2 '!$BU$24:$BU$41</c:f>
              <c:numCache>
                <c:formatCode>0</c:formatCode>
                <c:ptCount val="18"/>
                <c:pt idx="0">
                  <c:v>95</c:v>
                </c:pt>
                <c:pt idx="1">
                  <c:v>30.000000000000004</c:v>
                </c:pt>
                <c:pt idx="2">
                  <c:v>45.000000000000007</c:v>
                </c:pt>
                <c:pt idx="3">
                  <c:v>75.000000000000014</c:v>
                </c:pt>
                <c:pt idx="4">
                  <c:v>50</c:v>
                </c:pt>
                <c:pt idx="5">
                  <c:v>100</c:v>
                </c:pt>
                <c:pt idx="6">
                  <c:v>33.333333333333329</c:v>
                </c:pt>
                <c:pt idx="7">
                  <c:v>40</c:v>
                </c:pt>
                <c:pt idx="8">
                  <c:v>38.333333333333343</c:v>
                </c:pt>
                <c:pt idx="9">
                  <c:v>15.000000000000002</c:v>
                </c:pt>
                <c:pt idx="10">
                  <c:v>23.333333333333332</c:v>
                </c:pt>
                <c:pt idx="11">
                  <c:v>20</c:v>
                </c:pt>
                <c:pt idx="12">
                  <c:v>10</c:v>
                </c:pt>
                <c:pt idx="13">
                  <c:v>16.666666666666664</c:v>
                </c:pt>
                <c:pt idx="14">
                  <c:v>36.666666666666679</c:v>
                </c:pt>
                <c:pt idx="15">
                  <c:v>56.666666666666664</c:v>
                </c:pt>
                <c:pt idx="16">
                  <c:v>53.333333333333343</c:v>
                </c:pt>
                <c:pt idx="17">
                  <c:v>46.666666666666664</c:v>
                </c:pt>
              </c:numCache>
            </c:numRef>
          </c:val>
          <c:extLst>
            <c:ext xmlns:c16="http://schemas.microsoft.com/office/drawing/2014/chart" uri="{C3380CC4-5D6E-409C-BE32-E72D297353CC}">
              <c16:uniqueId val="{00000000-CE01-4DD2-A555-DDD0BC72498B}"/>
            </c:ext>
          </c:extLst>
        </c:ser>
        <c:dLbls>
          <c:dLblPos val="outEnd"/>
          <c:showLegendKey val="0"/>
          <c:showVal val="1"/>
          <c:showCatName val="0"/>
          <c:showSerName val="0"/>
          <c:showPercent val="0"/>
          <c:showBubbleSize val="0"/>
        </c:dLbls>
        <c:gapWidth val="80"/>
        <c:axId val="332013296"/>
        <c:axId val="332009488"/>
      </c:barChart>
      <c:catAx>
        <c:axId val="332013296"/>
        <c:scaling>
          <c:orientation val="maxMin"/>
        </c:scaling>
        <c:delete val="1"/>
        <c:axPos val="r"/>
        <c:numFmt formatCode="General" sourceLinked="1"/>
        <c:majorTickMark val="out"/>
        <c:minorTickMark val="none"/>
        <c:tickLblPos val="nextTo"/>
        <c:crossAx val="332009488"/>
        <c:crosses val="autoZero"/>
        <c:auto val="1"/>
        <c:lblAlgn val="ctr"/>
        <c:lblOffset val="100"/>
        <c:noMultiLvlLbl val="0"/>
      </c:catAx>
      <c:valAx>
        <c:axId val="332009488"/>
        <c:scaling>
          <c:orientation val="maxMin"/>
          <c:max val="100"/>
        </c:scaling>
        <c:delete val="1"/>
        <c:axPos val="t"/>
        <c:numFmt formatCode="0" sourceLinked="1"/>
        <c:majorTickMark val="out"/>
        <c:minorTickMark val="none"/>
        <c:tickLblPos val="nextTo"/>
        <c:crossAx val="33201329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65498187499702"/>
          <c:y val="0"/>
          <c:w val="0.86576541816120534"/>
          <c:h val="1"/>
        </c:manualLayout>
      </c:layout>
      <c:barChart>
        <c:barDir val="bar"/>
        <c:grouping val="clustered"/>
        <c:varyColors val="0"/>
        <c:ser>
          <c:idx val="0"/>
          <c:order val="0"/>
          <c:tx>
            <c:strRef>
              <c:f>'BConstraints Fig 2-1 &amp; 2-2 '!$BS$23</c:f>
              <c:strCache>
                <c:ptCount val="1"/>
                <c:pt idx="0">
                  <c:v>الشركات الكبيرة</c:v>
                </c:pt>
              </c:strCache>
            </c:strRef>
          </c:tx>
          <c:invertIfNegative val="0"/>
          <c:dLbls>
            <c:spPr>
              <a:noFill/>
              <a:ln>
                <a:noFill/>
              </a:ln>
              <a:effectLst/>
            </c:spPr>
            <c:txPr>
              <a:bodyPr wrap="square" lIns="38100" tIns="19050" rIns="38100" bIns="19050" anchor="ctr">
                <a:spAutoFit/>
              </a:bodyPr>
              <a:lstStyle/>
              <a:p>
                <a:pPr>
                  <a:defRPr sz="800">
                    <a:solidFill>
                      <a:schemeClr val="accent1"/>
                    </a:solidFill>
                    <a:latin typeface="+mj-lt"/>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'BConstraints Fig 2-1 &amp; 2-2 '!$E$24:$E$41</c:f>
              <c:strCache>
                <c:ptCount val="18"/>
                <c:pt idx="0">
                  <c:v>High costs of energy and water</c:v>
                </c:pt>
                <c:pt idx="1">
                  <c:v>Export procedures</c:v>
                </c:pt>
                <c:pt idx="2">
                  <c:v>Increased government fees</c:v>
                </c:pt>
                <c:pt idx="3">
                  <c:v>Government procedures</c:v>
                </c:pt>
                <c:pt idx="4">
                  <c:v>Taxation system</c:v>
                </c:pt>
                <c:pt idx="5">
                  <c:v>High inflation</c:v>
                </c:pt>
                <c:pt idx="6">
                  <c:v>Difficulty in finding qualified labor</c:v>
                </c:pt>
                <c:pt idx="7">
                  <c:v>Customs</c:v>
                </c:pt>
                <c:pt idx="8">
                  <c:v>Unstable economic policies</c:v>
                </c:pt>
                <c:pt idx="9">
                  <c:v>Power outage</c:v>
                </c:pt>
                <c:pt idx="10">
                  <c:v>Lack of information on domestic and foreign markets</c:v>
                </c:pt>
                <c:pt idx="11">
                  <c:v>Others</c:v>
                </c:pt>
                <c:pt idx="12">
                  <c:v>Government contracts don't give priority to locally manufactured products</c:v>
                </c:pt>
                <c:pt idx="13">
                  <c:v>Unfair competition from the state</c:v>
                </c:pt>
                <c:pt idx="14">
                  <c:v>Difficulty in obtaining funding</c:v>
                </c:pt>
                <c:pt idx="15">
                  <c:v>Economic policy uncertainty</c:v>
                </c:pt>
                <c:pt idx="16">
                  <c:v>Exchange rate</c:v>
                </c:pt>
                <c:pt idx="17">
                  <c:v>Transportation and logistics</c:v>
                </c:pt>
              </c:strCache>
            </c:strRef>
          </c:cat>
          <c:val>
            <c:numRef>
              <c:f>'BConstraints Fig 2-1 &amp; 2-2 '!$BS$24:$BS$41</c:f>
              <c:numCache>
                <c:formatCode>0</c:formatCode>
                <c:ptCount val="18"/>
                <c:pt idx="0">
                  <c:v>71.875</c:v>
                </c:pt>
                <c:pt idx="1">
                  <c:v>7.8124999999999982</c:v>
                </c:pt>
                <c:pt idx="2">
                  <c:v>37.499999999999993</c:v>
                </c:pt>
                <c:pt idx="3">
                  <c:v>32.812499999999993</c:v>
                </c:pt>
                <c:pt idx="4">
                  <c:v>45.312499999999993</c:v>
                </c:pt>
                <c:pt idx="5">
                  <c:v>100</c:v>
                </c:pt>
                <c:pt idx="6">
                  <c:v>21.874999999999996</c:v>
                </c:pt>
                <c:pt idx="7">
                  <c:v>28.125000000000007</c:v>
                </c:pt>
                <c:pt idx="8">
                  <c:v>14.062500000000004</c:v>
                </c:pt>
                <c:pt idx="9">
                  <c:v>6.25</c:v>
                </c:pt>
                <c:pt idx="10">
                  <c:v>9.3749999999999982</c:v>
                </c:pt>
                <c:pt idx="11">
                  <c:v>12.5</c:v>
                </c:pt>
                <c:pt idx="12">
                  <c:v>3.125</c:v>
                </c:pt>
                <c:pt idx="13">
                  <c:v>7.8124999999999982</c:v>
                </c:pt>
                <c:pt idx="14">
                  <c:v>20.3125</c:v>
                </c:pt>
                <c:pt idx="15">
                  <c:v>43.749999999999993</c:v>
                </c:pt>
                <c:pt idx="16">
                  <c:v>53.124999999999986</c:v>
                </c:pt>
                <c:pt idx="17">
                  <c:v>42.1875</c:v>
                </c:pt>
              </c:numCache>
            </c:numRef>
          </c:val>
          <c:extLst>
            <c:ext xmlns:c16="http://schemas.microsoft.com/office/drawing/2014/chart" uri="{C3380CC4-5D6E-409C-BE32-E72D297353CC}">
              <c16:uniqueId val="{00000000-10A6-4EBD-AC7F-9BE199A1E2C5}"/>
            </c:ext>
          </c:extLst>
        </c:ser>
        <c:dLbls>
          <c:dLblPos val="outEnd"/>
          <c:showLegendKey val="0"/>
          <c:showVal val="1"/>
          <c:showCatName val="0"/>
          <c:showSerName val="0"/>
          <c:showPercent val="0"/>
          <c:showBubbleSize val="0"/>
        </c:dLbls>
        <c:gapWidth val="80"/>
        <c:axId val="332013296"/>
        <c:axId val="332009488"/>
      </c:barChart>
      <c:catAx>
        <c:axId val="332013296"/>
        <c:scaling>
          <c:orientation val="maxMin"/>
        </c:scaling>
        <c:delete val="1"/>
        <c:axPos val="r"/>
        <c:numFmt formatCode="General" sourceLinked="1"/>
        <c:majorTickMark val="out"/>
        <c:minorTickMark val="none"/>
        <c:tickLblPos val="nextTo"/>
        <c:crossAx val="332009488"/>
        <c:crosses val="autoZero"/>
        <c:auto val="1"/>
        <c:lblAlgn val="ctr"/>
        <c:lblOffset val="100"/>
        <c:noMultiLvlLbl val="0"/>
      </c:catAx>
      <c:valAx>
        <c:axId val="332009488"/>
        <c:scaling>
          <c:orientation val="maxMin"/>
          <c:max val="100"/>
        </c:scaling>
        <c:delete val="1"/>
        <c:axPos val="t"/>
        <c:numFmt formatCode="0" sourceLinked="1"/>
        <c:majorTickMark val="out"/>
        <c:minorTickMark val="none"/>
        <c:tickLblPos val="nextTo"/>
        <c:crossAx val="33201329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2975743803836601E-3"/>
          <c:y val="1.4271938283510126E-3"/>
          <c:w val="0.87489023020065304"/>
          <c:h val="0.99471556306158104"/>
        </c:manualLayout>
      </c:layout>
      <c:barChart>
        <c:barDir val="bar"/>
        <c:grouping val="clustered"/>
        <c:varyColors val="0"/>
        <c:ser>
          <c:idx val="0"/>
          <c:order val="0"/>
          <c:tx>
            <c:strRef>
              <c:f>'BConstraints Fig 2-1 &amp; 2-2 '!$BV$23</c:f>
              <c:strCache>
                <c:ptCount val="1"/>
                <c:pt idx="0">
                  <c:v>الشركات الصغيرة والمتوسطة</c:v>
                </c:pt>
              </c:strCache>
            </c:strRef>
          </c:tx>
          <c:invertIfNegative val="0"/>
          <c:dLbls>
            <c:spPr>
              <a:noFill/>
              <a:ln>
                <a:noFill/>
              </a:ln>
              <a:effectLst/>
            </c:spPr>
            <c:txPr>
              <a:bodyPr wrap="square" lIns="38100" tIns="19050" rIns="38100" bIns="19050" anchor="ctr">
                <a:spAutoFit/>
              </a:bodyPr>
              <a:lstStyle/>
              <a:p>
                <a:pPr>
                  <a:defRPr sz="700">
                    <a:solidFill>
                      <a:schemeClr val="accent1"/>
                    </a:solidFill>
                    <a:latin typeface="+mj-lt"/>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'BConstraints Fig 2-1 &amp; 2-2 '!$E$24:$E$41</c:f>
              <c:strCache>
                <c:ptCount val="18"/>
                <c:pt idx="0">
                  <c:v>High costs of energy and water</c:v>
                </c:pt>
                <c:pt idx="1">
                  <c:v>Export procedures</c:v>
                </c:pt>
                <c:pt idx="2">
                  <c:v>Increased government fees</c:v>
                </c:pt>
                <c:pt idx="3">
                  <c:v>Government procedures</c:v>
                </c:pt>
                <c:pt idx="4">
                  <c:v>Taxation system</c:v>
                </c:pt>
                <c:pt idx="5">
                  <c:v>High inflation</c:v>
                </c:pt>
                <c:pt idx="6">
                  <c:v>Difficulty in finding qualified labor</c:v>
                </c:pt>
                <c:pt idx="7">
                  <c:v>Customs</c:v>
                </c:pt>
                <c:pt idx="8">
                  <c:v>Unstable economic policies</c:v>
                </c:pt>
                <c:pt idx="9">
                  <c:v>Power outage</c:v>
                </c:pt>
                <c:pt idx="10">
                  <c:v>Lack of information on domestic and foreign markets</c:v>
                </c:pt>
                <c:pt idx="11">
                  <c:v>Others</c:v>
                </c:pt>
                <c:pt idx="12">
                  <c:v>Government contracts don't give priority to locally manufactured products</c:v>
                </c:pt>
                <c:pt idx="13">
                  <c:v>Unfair competition from the state</c:v>
                </c:pt>
                <c:pt idx="14">
                  <c:v>Difficulty in obtaining funding</c:v>
                </c:pt>
                <c:pt idx="15">
                  <c:v>Economic policy uncertainty</c:v>
                </c:pt>
                <c:pt idx="16">
                  <c:v>Exchange rate</c:v>
                </c:pt>
                <c:pt idx="17">
                  <c:v>Transportation and logistics</c:v>
                </c:pt>
              </c:strCache>
            </c:strRef>
          </c:cat>
          <c:val>
            <c:numRef>
              <c:f>'BConstraints Fig 2-1 &amp; 2-2 '!$BV$24:$BV$41</c:f>
              <c:numCache>
                <c:formatCode>0</c:formatCode>
                <c:ptCount val="18"/>
                <c:pt idx="0">
                  <c:v>100</c:v>
                </c:pt>
                <c:pt idx="1">
                  <c:v>16.923076923076898</c:v>
                </c:pt>
                <c:pt idx="2">
                  <c:v>68.07692307692308</c:v>
                </c:pt>
                <c:pt idx="3">
                  <c:v>70</c:v>
                </c:pt>
                <c:pt idx="4">
                  <c:v>63.84615384615384</c:v>
                </c:pt>
                <c:pt idx="5">
                  <c:v>94.615384615384613</c:v>
                </c:pt>
                <c:pt idx="6">
                  <c:v>47.692307692307693</c:v>
                </c:pt>
                <c:pt idx="7">
                  <c:v>24.61538461538462</c:v>
                </c:pt>
                <c:pt idx="8">
                  <c:v>50</c:v>
                </c:pt>
                <c:pt idx="9">
                  <c:v>11.153846153846153</c:v>
                </c:pt>
                <c:pt idx="10">
                  <c:v>39.230769230769234</c:v>
                </c:pt>
                <c:pt idx="11">
                  <c:v>25.769230769230774</c:v>
                </c:pt>
                <c:pt idx="12">
                  <c:v>8.4615384615384617</c:v>
                </c:pt>
                <c:pt idx="13">
                  <c:v>22.307692307692307</c:v>
                </c:pt>
                <c:pt idx="14">
                  <c:v>24.230769230769234</c:v>
                </c:pt>
                <c:pt idx="15">
                  <c:v>73.461538461538453</c:v>
                </c:pt>
                <c:pt idx="16">
                  <c:v>38.461538461538467</c:v>
                </c:pt>
                <c:pt idx="17">
                  <c:v>38.461538461538467</c:v>
                </c:pt>
              </c:numCache>
            </c:numRef>
          </c:val>
          <c:extLst>
            <c:ext xmlns:c16="http://schemas.microsoft.com/office/drawing/2014/chart" uri="{C3380CC4-5D6E-409C-BE32-E72D297353CC}">
              <c16:uniqueId val="{00000000-CC48-4F64-8E15-5746512E9207}"/>
            </c:ext>
          </c:extLst>
        </c:ser>
        <c:dLbls>
          <c:dLblPos val="outEnd"/>
          <c:showLegendKey val="0"/>
          <c:showVal val="1"/>
          <c:showCatName val="0"/>
          <c:showSerName val="0"/>
          <c:showPercent val="0"/>
          <c:showBubbleSize val="0"/>
        </c:dLbls>
        <c:gapWidth val="80"/>
        <c:axId val="332003504"/>
        <c:axId val="332010032"/>
      </c:barChart>
      <c:catAx>
        <c:axId val="332003504"/>
        <c:scaling>
          <c:orientation val="maxMin"/>
        </c:scaling>
        <c:delete val="1"/>
        <c:axPos val="l"/>
        <c:numFmt formatCode="General" sourceLinked="1"/>
        <c:majorTickMark val="out"/>
        <c:minorTickMark val="none"/>
        <c:tickLblPos val="nextTo"/>
        <c:crossAx val="332010032"/>
        <c:crosses val="autoZero"/>
        <c:auto val="1"/>
        <c:lblAlgn val="ctr"/>
        <c:lblOffset val="100"/>
        <c:noMultiLvlLbl val="0"/>
      </c:catAx>
      <c:valAx>
        <c:axId val="332010032"/>
        <c:scaling>
          <c:orientation val="minMax"/>
          <c:max val="100"/>
        </c:scaling>
        <c:delete val="1"/>
        <c:axPos val="t"/>
        <c:numFmt formatCode="0" sourceLinked="1"/>
        <c:majorTickMark val="out"/>
        <c:minorTickMark val="none"/>
        <c:tickLblPos val="nextTo"/>
        <c:crossAx val="332003504"/>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5.2845523380815242E-3"/>
          <c:w val="0.86306572346091004"/>
          <c:h val="0.99471556306158104"/>
        </c:manualLayout>
      </c:layout>
      <c:barChart>
        <c:barDir val="bar"/>
        <c:grouping val="clustered"/>
        <c:varyColors val="0"/>
        <c:ser>
          <c:idx val="0"/>
          <c:order val="0"/>
          <c:tx>
            <c:strRef>
              <c:f>'BConstraints Fig 2-1 &amp; 2-2 '!$BT$23</c:f>
              <c:strCache>
                <c:ptCount val="1"/>
                <c:pt idx="0">
                  <c:v>الشركات الصغيرة والمتوسطة</c:v>
                </c:pt>
              </c:strCache>
            </c:strRef>
          </c:tx>
          <c:invertIfNegative val="0"/>
          <c:dLbls>
            <c:spPr>
              <a:noFill/>
              <a:ln>
                <a:noFill/>
              </a:ln>
              <a:effectLst/>
            </c:spPr>
            <c:txPr>
              <a:bodyPr wrap="square" lIns="38100" tIns="19050" rIns="38100" bIns="19050" anchor="ctr">
                <a:spAutoFit/>
              </a:bodyPr>
              <a:lstStyle/>
              <a:p>
                <a:pPr>
                  <a:defRPr sz="800">
                    <a:solidFill>
                      <a:schemeClr val="accent1"/>
                    </a:solidFill>
                    <a:latin typeface="+mj-lt"/>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'BConstraints Fig 2-1 &amp; 2-2 '!$E$24:$E$41</c:f>
              <c:strCache>
                <c:ptCount val="18"/>
                <c:pt idx="0">
                  <c:v>High costs of energy and water</c:v>
                </c:pt>
                <c:pt idx="1">
                  <c:v>Export procedures</c:v>
                </c:pt>
                <c:pt idx="2">
                  <c:v>Increased government fees</c:v>
                </c:pt>
                <c:pt idx="3">
                  <c:v>Government procedures</c:v>
                </c:pt>
                <c:pt idx="4">
                  <c:v>Taxation system</c:v>
                </c:pt>
                <c:pt idx="5">
                  <c:v>High inflation</c:v>
                </c:pt>
                <c:pt idx="6">
                  <c:v>Difficulty in finding qualified labor</c:v>
                </c:pt>
                <c:pt idx="7">
                  <c:v>Customs</c:v>
                </c:pt>
                <c:pt idx="8">
                  <c:v>Unstable economic policies</c:v>
                </c:pt>
                <c:pt idx="9">
                  <c:v>Power outage</c:v>
                </c:pt>
                <c:pt idx="10">
                  <c:v>Lack of information on domestic and foreign markets</c:v>
                </c:pt>
                <c:pt idx="11">
                  <c:v>Others</c:v>
                </c:pt>
                <c:pt idx="12">
                  <c:v>Government contracts don't give priority to locally manufactured products</c:v>
                </c:pt>
                <c:pt idx="13">
                  <c:v>Unfair competition from the state</c:v>
                </c:pt>
                <c:pt idx="14">
                  <c:v>Difficulty in obtaining funding</c:v>
                </c:pt>
                <c:pt idx="15">
                  <c:v>Economic policy uncertainty</c:v>
                </c:pt>
                <c:pt idx="16">
                  <c:v>Exchange rate</c:v>
                </c:pt>
                <c:pt idx="17">
                  <c:v>Transportation and logistics</c:v>
                </c:pt>
              </c:strCache>
            </c:strRef>
          </c:cat>
          <c:val>
            <c:numRef>
              <c:f>'BConstraints Fig 2-1 &amp; 2-2 '!$BT$24:$BT$41</c:f>
              <c:numCache>
                <c:formatCode>0</c:formatCode>
                <c:ptCount val="18"/>
                <c:pt idx="0">
                  <c:v>100</c:v>
                </c:pt>
                <c:pt idx="1">
                  <c:v>15.384615384615389</c:v>
                </c:pt>
                <c:pt idx="2">
                  <c:v>63.986013986014001</c:v>
                </c:pt>
                <c:pt idx="3">
                  <c:v>61.188811188811201</c:v>
                </c:pt>
                <c:pt idx="4">
                  <c:v>61.188811188811201</c:v>
                </c:pt>
                <c:pt idx="5">
                  <c:v>97.552447552447575</c:v>
                </c:pt>
                <c:pt idx="6">
                  <c:v>47.902097902097914</c:v>
                </c:pt>
                <c:pt idx="7">
                  <c:v>26.923076923076927</c:v>
                </c:pt>
                <c:pt idx="8">
                  <c:v>41.258741258741267</c:v>
                </c:pt>
                <c:pt idx="9">
                  <c:v>7.3426573426573434</c:v>
                </c:pt>
                <c:pt idx="10">
                  <c:v>19.58041958041958</c:v>
                </c:pt>
                <c:pt idx="11">
                  <c:v>16.783216783216783</c:v>
                </c:pt>
                <c:pt idx="12">
                  <c:v>9.79020979020979</c:v>
                </c:pt>
                <c:pt idx="13">
                  <c:v>25.174825174825184</c:v>
                </c:pt>
                <c:pt idx="14">
                  <c:v>26.223776223776223</c:v>
                </c:pt>
                <c:pt idx="15">
                  <c:v>59.790209790209794</c:v>
                </c:pt>
                <c:pt idx="16">
                  <c:v>43.006993006993014</c:v>
                </c:pt>
                <c:pt idx="17">
                  <c:v>38.46153846153846</c:v>
                </c:pt>
              </c:numCache>
            </c:numRef>
          </c:val>
          <c:extLst>
            <c:ext xmlns:c16="http://schemas.microsoft.com/office/drawing/2014/chart" uri="{C3380CC4-5D6E-409C-BE32-E72D297353CC}">
              <c16:uniqueId val="{00000000-F98B-4BA0-96B1-210341675ADE}"/>
            </c:ext>
          </c:extLst>
        </c:ser>
        <c:dLbls>
          <c:dLblPos val="outEnd"/>
          <c:showLegendKey val="0"/>
          <c:showVal val="1"/>
          <c:showCatName val="0"/>
          <c:showSerName val="0"/>
          <c:showPercent val="0"/>
          <c:showBubbleSize val="0"/>
        </c:dLbls>
        <c:gapWidth val="80"/>
        <c:axId val="332003504"/>
        <c:axId val="332010032"/>
      </c:barChart>
      <c:catAx>
        <c:axId val="332003504"/>
        <c:scaling>
          <c:orientation val="maxMin"/>
        </c:scaling>
        <c:delete val="1"/>
        <c:axPos val="l"/>
        <c:numFmt formatCode="General" sourceLinked="1"/>
        <c:majorTickMark val="out"/>
        <c:minorTickMark val="none"/>
        <c:tickLblPos val="nextTo"/>
        <c:crossAx val="332010032"/>
        <c:crosses val="autoZero"/>
        <c:auto val="1"/>
        <c:lblAlgn val="ctr"/>
        <c:lblOffset val="100"/>
        <c:noMultiLvlLbl val="0"/>
      </c:catAx>
      <c:valAx>
        <c:axId val="332010032"/>
        <c:scaling>
          <c:orientation val="minMax"/>
          <c:max val="100"/>
        </c:scaling>
        <c:delete val="1"/>
        <c:axPos val="t"/>
        <c:numFmt formatCode="0" sourceLinked="1"/>
        <c:majorTickMark val="out"/>
        <c:minorTickMark val="none"/>
        <c:tickLblPos val="nextTo"/>
        <c:crossAx val="332003504"/>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8157393095891177"/>
          <c:y val="2.4469666284408245E-2"/>
          <c:w val="0.46412799082708517"/>
          <c:h val="0.8941600268416442"/>
        </c:manualLayout>
      </c:layout>
      <c:barChart>
        <c:barDir val="bar"/>
        <c:grouping val="clustered"/>
        <c:varyColors val="0"/>
        <c:ser>
          <c:idx val="1"/>
          <c:order val="0"/>
          <c:tx>
            <c:strRef>
              <c:f>'Gov Priorities Fig 2-4 &amp; 2.5'!$BX$3</c:f>
              <c:strCache>
                <c:ptCount val="1"/>
                <c:pt idx="0">
                  <c:v>Jul - Sep 2025</c:v>
                </c:pt>
              </c:strCache>
            </c:strRef>
          </c:tx>
          <c:spPr>
            <a:solidFill>
              <a:schemeClr val="accent1"/>
            </a:solidFill>
          </c:spPr>
          <c:invertIfNegative val="0"/>
          <c:dLbls>
            <c:spPr>
              <a:noFill/>
              <a:ln>
                <a:noFill/>
              </a:ln>
              <a:effectLst/>
            </c:spPr>
            <c:txPr>
              <a:bodyPr/>
              <a:lstStyle/>
              <a:p>
                <a:pPr>
                  <a:defRPr sz="800">
                    <a:solidFill>
                      <a:schemeClr val="accent1">
                        <a:lumMod val="75000"/>
                      </a:schemeClr>
                    </a:solidFill>
                    <a:latin typeface="+mj-lt"/>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'Gov Priorities Fig 2-4 &amp; 2.5'!$E$4:$E$22</c:f>
              <c:strCache>
                <c:ptCount val="18"/>
                <c:pt idx="0">
                  <c:v>Economic policy consistency</c:v>
                </c:pt>
                <c:pt idx="1">
                  <c:v>Facilitating government procedures</c:v>
                </c:pt>
                <c:pt idx="2">
                  <c:v>Transportation and logistics</c:v>
                </c:pt>
                <c:pt idx="3">
                  <c:v>Taxation system</c:v>
                </c:pt>
                <c:pt idx="4">
                  <c:v>Reducing government service fees</c:v>
                </c:pt>
                <c:pt idx="5">
                  <c:v>Inflation </c:v>
                </c:pt>
                <c:pt idx="6">
                  <c:v>Exchange rate</c:v>
                </c:pt>
                <c:pt idx="7">
                  <c:v>Reducing energy and water costs</c:v>
                </c:pt>
                <c:pt idx="8">
                  <c:v>Customs</c:v>
                </c:pt>
                <c:pt idx="9">
                  <c:v>Providing qualified labor</c:v>
                </c:pt>
                <c:pt idx="10">
                  <c:v>Facilitating export procedures</c:v>
                </c:pt>
                <c:pt idx="11">
                  <c:v>Reducing power outages</c:v>
                </c:pt>
                <c:pt idx="12">
                  <c:v>Providing funding services</c:v>
                </c:pt>
                <c:pt idx="13">
                  <c:v>Other</c:v>
                </c:pt>
                <c:pt idx="14">
                  <c:v>Providing information on domestic and foreign markets</c:v>
                </c:pt>
                <c:pt idx="15">
                  <c:v>Giving priority to locally-manufactured products in government contracts </c:v>
                </c:pt>
                <c:pt idx="16">
                  <c:v>Avoid unfair completion from the State</c:v>
                </c:pt>
                <c:pt idx="17">
                  <c:v> Disclosure of future economic policies</c:v>
                </c:pt>
              </c:strCache>
            </c:strRef>
          </c:cat>
          <c:val>
            <c:numRef>
              <c:f>'Gov Priorities Fig 2-4 &amp; 2.5'!$BX$4:$BX$21</c:f>
              <c:numCache>
                <c:formatCode>0</c:formatCode>
                <c:ptCount val="18"/>
                <c:pt idx="0">
                  <c:v>28.846153846153843</c:v>
                </c:pt>
                <c:pt idx="1">
                  <c:v>63.461538461538467</c:v>
                </c:pt>
                <c:pt idx="2">
                  <c:v>9.6153846153846132</c:v>
                </c:pt>
                <c:pt idx="3">
                  <c:v>65.384615384615373</c:v>
                </c:pt>
                <c:pt idx="4">
                  <c:v>53.846153846153847</c:v>
                </c:pt>
                <c:pt idx="5">
                  <c:v>98.076923076923066</c:v>
                </c:pt>
                <c:pt idx="6">
                  <c:v>19.230769230769226</c:v>
                </c:pt>
                <c:pt idx="7">
                  <c:v>100</c:v>
                </c:pt>
                <c:pt idx="8">
                  <c:v>23.076923076923077</c:v>
                </c:pt>
                <c:pt idx="9">
                  <c:v>34.615384615384613</c:v>
                </c:pt>
                <c:pt idx="10">
                  <c:v>21.15384615384615</c:v>
                </c:pt>
                <c:pt idx="11">
                  <c:v>3.8461538461538463</c:v>
                </c:pt>
                <c:pt idx="12">
                  <c:v>13.461538461538462</c:v>
                </c:pt>
                <c:pt idx="13">
                  <c:v>40.38461538461538</c:v>
                </c:pt>
                <c:pt idx="14">
                  <c:v>32.692307692307686</c:v>
                </c:pt>
                <c:pt idx="15">
                  <c:v>0</c:v>
                </c:pt>
                <c:pt idx="16">
                  <c:v>17.307692307692307</c:v>
                </c:pt>
                <c:pt idx="17">
                  <c:v>67.307692307692307</c:v>
                </c:pt>
              </c:numCache>
            </c:numRef>
          </c:val>
          <c:extLst>
            <c:ext xmlns:c16="http://schemas.microsoft.com/office/drawing/2014/chart" uri="{C3380CC4-5D6E-409C-BE32-E72D297353CC}">
              <c16:uniqueId val="{00000000-42C3-459F-9867-A36AB614EE40}"/>
            </c:ext>
          </c:extLst>
        </c:ser>
        <c:ser>
          <c:idx val="0"/>
          <c:order val="1"/>
          <c:tx>
            <c:strRef>
              <c:f>'Gov Priorities Fig 2-4 &amp; 2.5'!$BV$3</c:f>
              <c:strCache>
                <c:ptCount val="1"/>
                <c:pt idx="0">
                  <c:v>Apr-Jun 205</c:v>
                </c:pt>
              </c:strCache>
            </c:strRef>
          </c:tx>
          <c:spPr>
            <a:solidFill>
              <a:schemeClr val="accent1">
                <a:lumMod val="60000"/>
                <a:lumOff val="40000"/>
              </a:schemeClr>
            </a:solidFill>
          </c:spPr>
          <c:invertIfNegative val="0"/>
          <c:dLbls>
            <c:dLbl>
              <c:idx val="17"/>
              <c:spPr>
                <a:noFill/>
                <a:ln>
                  <a:noFill/>
                </a:ln>
                <a:effectLst/>
              </c:spPr>
              <c:txPr>
                <a:bodyPr/>
                <a:lstStyle/>
                <a:p>
                  <a:pPr>
                    <a:defRPr sz="800">
                      <a:solidFill>
                        <a:schemeClr val="accent1"/>
                      </a:solidFill>
                      <a:latin typeface="+mj-lt"/>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2-42C3-459F-9867-A36AB614EE40}"/>
                </c:ext>
              </c:extLst>
            </c:dLbl>
            <c:spPr>
              <a:noFill/>
              <a:ln>
                <a:noFill/>
              </a:ln>
              <a:effectLst/>
            </c:spPr>
            <c:txPr>
              <a:bodyPr/>
              <a:lstStyle/>
              <a:p>
                <a:pPr>
                  <a:defRPr sz="900">
                    <a:solidFill>
                      <a:schemeClr val="accent1"/>
                    </a:solidFill>
                    <a:latin typeface="+mj-lt"/>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'Gov Priorities Fig 2-4 &amp; 2.5'!$E$4:$E$22</c:f>
              <c:strCache>
                <c:ptCount val="18"/>
                <c:pt idx="0">
                  <c:v>Economic policy consistency</c:v>
                </c:pt>
                <c:pt idx="1">
                  <c:v>Facilitating government procedures</c:v>
                </c:pt>
                <c:pt idx="2">
                  <c:v>Transportation and logistics</c:v>
                </c:pt>
                <c:pt idx="3">
                  <c:v>Taxation system</c:v>
                </c:pt>
                <c:pt idx="4">
                  <c:v>Reducing government service fees</c:v>
                </c:pt>
                <c:pt idx="5">
                  <c:v>Inflation </c:v>
                </c:pt>
                <c:pt idx="6">
                  <c:v>Exchange rate</c:v>
                </c:pt>
                <c:pt idx="7">
                  <c:v>Reducing energy and water costs</c:v>
                </c:pt>
                <c:pt idx="8">
                  <c:v>Customs</c:v>
                </c:pt>
                <c:pt idx="9">
                  <c:v>Providing qualified labor</c:v>
                </c:pt>
                <c:pt idx="10">
                  <c:v>Facilitating export procedures</c:v>
                </c:pt>
                <c:pt idx="11">
                  <c:v>Reducing power outages</c:v>
                </c:pt>
                <c:pt idx="12">
                  <c:v>Providing funding services</c:v>
                </c:pt>
                <c:pt idx="13">
                  <c:v>Other</c:v>
                </c:pt>
                <c:pt idx="14">
                  <c:v>Providing information on domestic and foreign markets</c:v>
                </c:pt>
                <c:pt idx="15">
                  <c:v>Giving priority to locally-manufactured products in government contracts </c:v>
                </c:pt>
                <c:pt idx="16">
                  <c:v>Avoid unfair completion from the State</c:v>
                </c:pt>
                <c:pt idx="17">
                  <c:v> Disclosure of future economic policies</c:v>
                </c:pt>
              </c:strCache>
            </c:strRef>
          </c:cat>
          <c:val>
            <c:numRef>
              <c:f>'Gov Priorities Fig 2-4 &amp; 2.5'!$BV$4:$BV$21</c:f>
              <c:numCache>
                <c:formatCode>0</c:formatCode>
                <c:ptCount val="18"/>
                <c:pt idx="0">
                  <c:v>26.388888888888889</c:v>
                </c:pt>
                <c:pt idx="1">
                  <c:v>33.333333333333329</c:v>
                </c:pt>
                <c:pt idx="2">
                  <c:v>8.3333333333333321</c:v>
                </c:pt>
                <c:pt idx="3">
                  <c:v>37.5</c:v>
                </c:pt>
                <c:pt idx="4">
                  <c:v>31.944444444444446</c:v>
                </c:pt>
                <c:pt idx="5">
                  <c:v>100</c:v>
                </c:pt>
                <c:pt idx="6">
                  <c:v>19.444444444444446</c:v>
                </c:pt>
                <c:pt idx="7">
                  <c:v>86.111111111111114</c:v>
                </c:pt>
                <c:pt idx="8">
                  <c:v>16.666666666666664</c:v>
                </c:pt>
                <c:pt idx="9">
                  <c:v>22.222222222222225</c:v>
                </c:pt>
                <c:pt idx="10">
                  <c:v>11.111111111111112</c:v>
                </c:pt>
                <c:pt idx="11">
                  <c:v>0</c:v>
                </c:pt>
                <c:pt idx="12">
                  <c:v>18.055555555555554</c:v>
                </c:pt>
                <c:pt idx="13">
                  <c:v>23.611111111111111</c:v>
                </c:pt>
                <c:pt idx="14">
                  <c:v>5.5555555555555562</c:v>
                </c:pt>
                <c:pt idx="15">
                  <c:v>0</c:v>
                </c:pt>
                <c:pt idx="16">
                  <c:v>13.888888888888888</c:v>
                </c:pt>
                <c:pt idx="17">
                  <c:v>45.833333333333336</c:v>
                </c:pt>
              </c:numCache>
            </c:numRef>
          </c:val>
          <c:extLst>
            <c:ext xmlns:c16="http://schemas.microsoft.com/office/drawing/2014/chart" uri="{C3380CC4-5D6E-409C-BE32-E72D297353CC}">
              <c16:uniqueId val="{00000001-42C3-459F-9867-A36AB614EE40}"/>
            </c:ext>
          </c:extLst>
        </c:ser>
        <c:dLbls>
          <c:dLblPos val="outEnd"/>
          <c:showLegendKey val="0"/>
          <c:showVal val="1"/>
          <c:showCatName val="0"/>
          <c:showSerName val="0"/>
          <c:showPercent val="0"/>
          <c:showBubbleSize val="0"/>
        </c:dLbls>
        <c:gapWidth val="80"/>
        <c:axId val="332006224"/>
        <c:axId val="332006768"/>
      </c:barChart>
      <c:catAx>
        <c:axId val="332006224"/>
        <c:scaling>
          <c:orientation val="maxMin"/>
        </c:scaling>
        <c:delete val="0"/>
        <c:axPos val="l"/>
        <c:numFmt formatCode="General" sourceLinked="1"/>
        <c:majorTickMark val="none"/>
        <c:minorTickMark val="none"/>
        <c:tickLblPos val="nextTo"/>
        <c:spPr>
          <a:noFill/>
          <a:ln w="9525" cap="flat" cmpd="sng" algn="ctr">
            <a:solidFill>
              <a:schemeClr val="tx1"/>
            </a:solidFill>
            <a:round/>
          </a:ln>
          <a:effectLst/>
        </c:spPr>
        <c:txPr>
          <a:bodyPr rot="0"/>
          <a:lstStyle/>
          <a:p>
            <a:pPr>
              <a:defRPr sz="800"/>
            </a:pPr>
            <a:endParaRPr lang="en-US"/>
          </a:p>
        </c:txPr>
        <c:crossAx val="332006768"/>
        <c:crosses val="autoZero"/>
        <c:auto val="1"/>
        <c:lblAlgn val="ctr"/>
        <c:lblOffset val="100"/>
        <c:noMultiLvlLbl val="0"/>
      </c:catAx>
      <c:valAx>
        <c:axId val="332006768"/>
        <c:scaling>
          <c:orientation val="minMax"/>
          <c:max val="100"/>
        </c:scaling>
        <c:delete val="1"/>
        <c:axPos val="t"/>
        <c:numFmt formatCode="0" sourceLinked="1"/>
        <c:majorTickMark val="out"/>
        <c:minorTickMark val="none"/>
        <c:tickLblPos val="nextTo"/>
        <c:crossAx val="332006224"/>
        <c:crosses val="autoZero"/>
        <c:crossBetween val="between"/>
      </c:valAx>
      <c:spPr>
        <a:noFill/>
        <a:ln>
          <a:noFill/>
        </a:ln>
        <a:effectLst/>
      </c:spPr>
    </c:plotArea>
    <c:legend>
      <c:legendPos val="r"/>
      <c:layout>
        <c:manualLayout>
          <c:xMode val="edge"/>
          <c:yMode val="edge"/>
          <c:x val="0.82092374118764166"/>
          <c:y val="0.91006770804919601"/>
          <c:w val="0.17553681800438664"/>
          <c:h val="8.6871427445703239E-2"/>
        </c:manualLayout>
      </c:layout>
      <c:overlay val="0"/>
      <c:spPr>
        <a:noFill/>
        <a:ln>
          <a:noFill/>
        </a:ln>
        <a:effectLst/>
      </c:spPr>
      <c:txPr>
        <a:bodyPr rot="0" vert="horz"/>
        <a:lstStyle/>
        <a:p>
          <a:pPr>
            <a:defRPr sz="700"/>
          </a:pPr>
          <a:endParaRPr lang="en-US"/>
        </a:p>
      </c:txPr>
    </c:legend>
    <c:plotVisOnly val="1"/>
    <c:dispBlanksAs val="gap"/>
    <c:showDLblsOverMax val="0"/>
  </c:chart>
  <c:spPr>
    <a:noFill/>
    <a:ln w="9525" cap="flat" cmpd="sng" algn="ctr">
      <a:noFill/>
      <a:round/>
    </a:ln>
    <a:effectLst/>
  </c:spPr>
  <c:txPr>
    <a:bodyPr/>
    <a:lstStyle/>
    <a:p>
      <a:pPr>
        <a:defRPr>
          <a:latin typeface="+mn-lt"/>
          <a:cs typeface="Calibri" panose="020F0502020204030204" pitchFamily="34" charset="0"/>
        </a:defRPr>
      </a:pPr>
      <a:endParaRPr lang="en-US"/>
    </a:p>
  </c:txPr>
  <c:externalData r:id="rId1">
    <c:autoUpdate val="0"/>
  </c:externalData>
  <c:userShapes r:id="rId2"/>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6795003826156606"/>
          <c:y val="2.4469666284408245E-2"/>
          <c:w val="0.48458720418803236"/>
          <c:h val="0.94671031654273519"/>
        </c:manualLayout>
      </c:layout>
      <c:barChart>
        <c:barDir val="bar"/>
        <c:grouping val="clustered"/>
        <c:varyColors val="0"/>
        <c:ser>
          <c:idx val="1"/>
          <c:order val="0"/>
          <c:tx>
            <c:strRef>
              <c:f>'Gov Priorities Fig 2-4 &amp; 2.5'!$BV$3</c:f>
              <c:strCache>
                <c:ptCount val="1"/>
                <c:pt idx="0">
                  <c:v>Apr-Jun 205</c:v>
                </c:pt>
              </c:strCache>
            </c:strRef>
          </c:tx>
          <c:spPr>
            <a:solidFill>
              <a:schemeClr val="accent1"/>
            </a:solidFill>
          </c:spPr>
          <c:invertIfNegative val="0"/>
          <c:dLbls>
            <c:spPr>
              <a:noFill/>
              <a:ln>
                <a:noFill/>
              </a:ln>
              <a:effectLst/>
            </c:spPr>
            <c:txPr>
              <a:bodyPr wrap="square" lIns="38100" tIns="19050" rIns="38100" bIns="19050" anchor="ctr">
                <a:spAutoFit/>
              </a:bodyPr>
              <a:lstStyle/>
              <a:p>
                <a:pPr>
                  <a:defRPr sz="700">
                    <a:solidFill>
                      <a:schemeClr val="accent1">
                        <a:lumMod val="75000"/>
                      </a:schemeClr>
                    </a:solidFill>
                    <a:latin typeface="+mj-lt"/>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'Gov Priorities Fig 2-4 &amp; 2.5'!$E$4:$E$22</c:f>
              <c:strCache>
                <c:ptCount val="18"/>
                <c:pt idx="0">
                  <c:v>Economic policy consistency</c:v>
                </c:pt>
                <c:pt idx="1">
                  <c:v>Facilitating government procedures</c:v>
                </c:pt>
                <c:pt idx="2">
                  <c:v>Transportation and logistics</c:v>
                </c:pt>
                <c:pt idx="3">
                  <c:v>Taxation system</c:v>
                </c:pt>
                <c:pt idx="4">
                  <c:v>Reducing government service fees</c:v>
                </c:pt>
                <c:pt idx="5">
                  <c:v>Inflation </c:v>
                </c:pt>
                <c:pt idx="6">
                  <c:v>Exchange rate</c:v>
                </c:pt>
                <c:pt idx="7">
                  <c:v>Reducing energy and water costs</c:v>
                </c:pt>
                <c:pt idx="8">
                  <c:v>Customs</c:v>
                </c:pt>
                <c:pt idx="9">
                  <c:v>Providing qualified labor</c:v>
                </c:pt>
                <c:pt idx="10">
                  <c:v>Facilitating export procedures</c:v>
                </c:pt>
                <c:pt idx="11">
                  <c:v>Reducing power outages</c:v>
                </c:pt>
                <c:pt idx="12">
                  <c:v>Providing funding services</c:v>
                </c:pt>
                <c:pt idx="13">
                  <c:v>Other</c:v>
                </c:pt>
                <c:pt idx="14">
                  <c:v>Providing information on domestic and foreign markets</c:v>
                </c:pt>
                <c:pt idx="15">
                  <c:v>Giving priority to locally-manufactured products in government contracts </c:v>
                </c:pt>
                <c:pt idx="16">
                  <c:v>Avoid unfair completion from the State</c:v>
                </c:pt>
                <c:pt idx="17">
                  <c:v> Disclosure of future economic policies</c:v>
                </c:pt>
              </c:strCache>
            </c:strRef>
          </c:cat>
          <c:val>
            <c:numRef>
              <c:f>'Gov Priorities Fig 2-4 &amp; 2.5'!$BV$4:$BV$21</c:f>
              <c:numCache>
                <c:formatCode>0</c:formatCode>
                <c:ptCount val="18"/>
                <c:pt idx="0">
                  <c:v>26.388888888888889</c:v>
                </c:pt>
                <c:pt idx="1">
                  <c:v>33.333333333333329</c:v>
                </c:pt>
                <c:pt idx="2">
                  <c:v>8.3333333333333321</c:v>
                </c:pt>
                <c:pt idx="3">
                  <c:v>37.5</c:v>
                </c:pt>
                <c:pt idx="4">
                  <c:v>31.944444444444446</c:v>
                </c:pt>
                <c:pt idx="5">
                  <c:v>100</c:v>
                </c:pt>
                <c:pt idx="6">
                  <c:v>19.444444444444446</c:v>
                </c:pt>
                <c:pt idx="7">
                  <c:v>86.111111111111114</c:v>
                </c:pt>
                <c:pt idx="8">
                  <c:v>16.666666666666664</c:v>
                </c:pt>
                <c:pt idx="9">
                  <c:v>22.222222222222225</c:v>
                </c:pt>
                <c:pt idx="10">
                  <c:v>11.111111111111112</c:v>
                </c:pt>
                <c:pt idx="11">
                  <c:v>0</c:v>
                </c:pt>
                <c:pt idx="12">
                  <c:v>18.055555555555554</c:v>
                </c:pt>
                <c:pt idx="13">
                  <c:v>23.611111111111111</c:v>
                </c:pt>
                <c:pt idx="14">
                  <c:v>5.5555555555555562</c:v>
                </c:pt>
                <c:pt idx="15">
                  <c:v>0</c:v>
                </c:pt>
                <c:pt idx="16">
                  <c:v>13.888888888888888</c:v>
                </c:pt>
                <c:pt idx="17">
                  <c:v>45.833333333333336</c:v>
                </c:pt>
              </c:numCache>
            </c:numRef>
          </c:val>
          <c:extLst>
            <c:ext xmlns:c16="http://schemas.microsoft.com/office/drawing/2014/chart" uri="{C3380CC4-5D6E-409C-BE32-E72D297353CC}">
              <c16:uniqueId val="{00000000-43FC-449D-A81B-43898F94B0FC}"/>
            </c:ext>
          </c:extLst>
        </c:ser>
        <c:ser>
          <c:idx val="0"/>
          <c:order val="1"/>
          <c:tx>
            <c:strRef>
              <c:f>'Gov Priorities Fig 2-4 &amp; 2.5'!$BT$3</c:f>
              <c:strCache>
                <c:ptCount val="1"/>
                <c:pt idx="0">
                  <c:v>Jan-Mar 2023</c:v>
                </c:pt>
              </c:strCache>
            </c:strRef>
          </c:tx>
          <c:spPr>
            <a:solidFill>
              <a:schemeClr val="accent1">
                <a:lumMod val="60000"/>
                <a:lumOff val="40000"/>
              </a:schemeClr>
            </a:solidFill>
          </c:spPr>
          <c:invertIfNegative val="0"/>
          <c:dLbls>
            <c:spPr>
              <a:noFill/>
              <a:ln>
                <a:noFill/>
              </a:ln>
              <a:effectLst/>
            </c:spPr>
            <c:txPr>
              <a:bodyPr wrap="square" lIns="38100" tIns="19050" rIns="38100" bIns="19050" anchor="ctr">
                <a:spAutoFit/>
              </a:bodyPr>
              <a:lstStyle/>
              <a:p>
                <a:pPr>
                  <a:defRPr sz="700">
                    <a:solidFill>
                      <a:schemeClr val="accent1"/>
                    </a:solidFill>
                    <a:latin typeface="+mj-lt"/>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'Gov Priorities Fig 2-4 &amp; 2.5'!$E$4:$E$22</c:f>
              <c:strCache>
                <c:ptCount val="18"/>
                <c:pt idx="0">
                  <c:v>Economic policy consistency</c:v>
                </c:pt>
                <c:pt idx="1">
                  <c:v>Facilitating government procedures</c:v>
                </c:pt>
                <c:pt idx="2">
                  <c:v>Transportation and logistics</c:v>
                </c:pt>
                <c:pt idx="3">
                  <c:v>Taxation system</c:v>
                </c:pt>
                <c:pt idx="4">
                  <c:v>Reducing government service fees</c:v>
                </c:pt>
                <c:pt idx="5">
                  <c:v>Inflation </c:v>
                </c:pt>
                <c:pt idx="6">
                  <c:v>Exchange rate</c:v>
                </c:pt>
                <c:pt idx="7">
                  <c:v>Reducing energy and water costs</c:v>
                </c:pt>
                <c:pt idx="8">
                  <c:v>Customs</c:v>
                </c:pt>
                <c:pt idx="9">
                  <c:v>Providing qualified labor</c:v>
                </c:pt>
                <c:pt idx="10">
                  <c:v>Facilitating export procedures</c:v>
                </c:pt>
                <c:pt idx="11">
                  <c:v>Reducing power outages</c:v>
                </c:pt>
                <c:pt idx="12">
                  <c:v>Providing funding services</c:v>
                </c:pt>
                <c:pt idx="13">
                  <c:v>Other</c:v>
                </c:pt>
                <c:pt idx="14">
                  <c:v>Providing information on domestic and foreign markets</c:v>
                </c:pt>
                <c:pt idx="15">
                  <c:v>Giving priority to locally-manufactured products in government contracts </c:v>
                </c:pt>
                <c:pt idx="16">
                  <c:v>Avoid unfair completion from the State</c:v>
                </c:pt>
                <c:pt idx="17">
                  <c:v> Disclosure of future economic policies</c:v>
                </c:pt>
              </c:strCache>
            </c:strRef>
          </c:cat>
          <c:val>
            <c:numRef>
              <c:f>'Gov Priorities Fig 2-4 &amp; 2.5'!$BT$4:$BT$21</c:f>
              <c:numCache>
                <c:formatCode>0</c:formatCode>
                <c:ptCount val="18"/>
                <c:pt idx="0">
                  <c:v>34.285714285714285</c:v>
                </c:pt>
                <c:pt idx="1">
                  <c:v>72.857142857142847</c:v>
                </c:pt>
                <c:pt idx="2">
                  <c:v>1.4285714285714286</c:v>
                </c:pt>
                <c:pt idx="3">
                  <c:v>42.857142857142854</c:v>
                </c:pt>
                <c:pt idx="4">
                  <c:v>28.571428571428566</c:v>
                </c:pt>
                <c:pt idx="5">
                  <c:v>100</c:v>
                </c:pt>
                <c:pt idx="6">
                  <c:v>38.571428571428569</c:v>
                </c:pt>
                <c:pt idx="7">
                  <c:v>50</c:v>
                </c:pt>
                <c:pt idx="8">
                  <c:v>10</c:v>
                </c:pt>
                <c:pt idx="9">
                  <c:v>18.571428571428573</c:v>
                </c:pt>
                <c:pt idx="10">
                  <c:v>4.2857142857142856</c:v>
                </c:pt>
                <c:pt idx="11">
                  <c:v>2.8571428571428572</c:v>
                </c:pt>
                <c:pt idx="12">
                  <c:v>10</c:v>
                </c:pt>
                <c:pt idx="13">
                  <c:v>27.142857142857142</c:v>
                </c:pt>
                <c:pt idx="14">
                  <c:v>11.428571428571429</c:v>
                </c:pt>
                <c:pt idx="15">
                  <c:v>1.4285714285714286</c:v>
                </c:pt>
                <c:pt idx="16">
                  <c:v>17.142857142857142</c:v>
                </c:pt>
                <c:pt idx="17">
                  <c:v>42.857142857142854</c:v>
                </c:pt>
              </c:numCache>
            </c:numRef>
          </c:val>
          <c:extLst>
            <c:ext xmlns:c16="http://schemas.microsoft.com/office/drawing/2014/chart" uri="{C3380CC4-5D6E-409C-BE32-E72D297353CC}">
              <c16:uniqueId val="{00000001-43FC-449D-A81B-43898F94B0FC}"/>
            </c:ext>
          </c:extLst>
        </c:ser>
        <c:dLbls>
          <c:dLblPos val="outEnd"/>
          <c:showLegendKey val="0"/>
          <c:showVal val="1"/>
          <c:showCatName val="0"/>
          <c:showSerName val="0"/>
          <c:showPercent val="0"/>
          <c:showBubbleSize val="0"/>
        </c:dLbls>
        <c:gapWidth val="80"/>
        <c:axId val="332006224"/>
        <c:axId val="332006768"/>
      </c:barChart>
      <c:catAx>
        <c:axId val="332006224"/>
        <c:scaling>
          <c:orientation val="maxMin"/>
        </c:scaling>
        <c:delete val="0"/>
        <c:axPos val="l"/>
        <c:numFmt formatCode="General" sourceLinked="1"/>
        <c:majorTickMark val="none"/>
        <c:minorTickMark val="none"/>
        <c:tickLblPos val="nextTo"/>
        <c:spPr>
          <a:noFill/>
          <a:ln w="9525" cap="flat" cmpd="sng" algn="ctr">
            <a:solidFill>
              <a:schemeClr val="tx1"/>
            </a:solidFill>
            <a:round/>
          </a:ln>
          <a:effectLst/>
        </c:spPr>
        <c:txPr>
          <a:bodyPr rot="0" spcFirstLastPara="1" vertOverflow="ellipsis" wrap="square" anchor="ctr" anchorCtr="1"/>
          <a:lstStyle/>
          <a:p>
            <a:pPr>
              <a:defRPr sz="700" b="0" i="0" u="none" strike="noStrike" kern="1200" baseline="0">
                <a:solidFill>
                  <a:schemeClr val="tx1">
                    <a:lumMod val="65000"/>
                    <a:lumOff val="35000"/>
                  </a:schemeClr>
                </a:solidFill>
                <a:latin typeface="+mn-lt"/>
                <a:ea typeface="+mn-ea"/>
                <a:cs typeface="Calibri" panose="020F0502020204030204" pitchFamily="34" charset="0"/>
              </a:defRPr>
            </a:pPr>
            <a:endParaRPr lang="en-US"/>
          </a:p>
        </c:txPr>
        <c:crossAx val="332006768"/>
        <c:crosses val="autoZero"/>
        <c:auto val="1"/>
        <c:lblAlgn val="ctr"/>
        <c:lblOffset val="100"/>
        <c:noMultiLvlLbl val="0"/>
      </c:catAx>
      <c:valAx>
        <c:axId val="332006768"/>
        <c:scaling>
          <c:orientation val="minMax"/>
          <c:max val="100"/>
        </c:scaling>
        <c:delete val="1"/>
        <c:axPos val="t"/>
        <c:numFmt formatCode="0" sourceLinked="1"/>
        <c:majorTickMark val="out"/>
        <c:minorTickMark val="none"/>
        <c:tickLblPos val="nextTo"/>
        <c:crossAx val="332006224"/>
        <c:crosses val="autoZero"/>
        <c:crossBetween val="between"/>
      </c:valAx>
      <c:spPr>
        <a:noFill/>
        <a:ln>
          <a:noFill/>
        </a:ln>
        <a:effectLst/>
      </c:spPr>
    </c:plotArea>
    <c:legend>
      <c:legendPos val="r"/>
      <c:layout>
        <c:manualLayout>
          <c:xMode val="edge"/>
          <c:yMode val="edge"/>
          <c:x val="0.82087275704978291"/>
          <c:y val="0.92596380630164665"/>
          <c:w val="0.17553681800438664"/>
          <c:h val="7.1272621061470864E-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Calibri" panose="020F0502020204030204" pitchFamily="34" charset="0"/>
            </a:defRPr>
          </a:pPr>
          <a:endParaRPr lang="en-US"/>
        </a:p>
      </c:txPr>
    </c:legend>
    <c:plotVisOnly val="1"/>
    <c:dispBlanksAs val="gap"/>
    <c:showDLblsOverMax val="0"/>
  </c:chart>
  <c:spPr>
    <a:noFill/>
    <a:ln w="9525" cap="flat" cmpd="sng" algn="ctr">
      <a:noFill/>
      <a:round/>
    </a:ln>
    <a:effectLst/>
  </c:spPr>
  <c:txPr>
    <a:bodyPr/>
    <a:lstStyle/>
    <a:p>
      <a:pPr>
        <a:defRPr>
          <a:latin typeface="Century Gothic" panose="020B0502020202020204" pitchFamily="34" charset="0"/>
          <a:cs typeface="Calibri" panose="020F0502020204030204" pitchFamily="34" charset="0"/>
        </a:defRPr>
      </a:pPr>
      <a:endParaRPr lang="en-US"/>
    </a:p>
  </c:txPr>
  <c:externalData r:id="rId1">
    <c:autoUpdate val="0"/>
  </c:externalData>
  <c:userShapes r:id="rId2"/>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65498187499702"/>
          <c:y val="0"/>
          <c:w val="0.86576541816120534"/>
          <c:h val="1"/>
        </c:manualLayout>
      </c:layout>
      <c:barChart>
        <c:barDir val="bar"/>
        <c:grouping val="clustered"/>
        <c:varyColors val="0"/>
        <c:ser>
          <c:idx val="0"/>
          <c:order val="0"/>
          <c:tx>
            <c:strRef>
              <c:f>'Gov Priorities Fig 2-4 &amp; 2.5'!$BX$25</c:f>
              <c:strCache>
                <c:ptCount val="1"/>
                <c:pt idx="0">
                  <c:v>الشركات الكبيرة</c:v>
                </c:pt>
              </c:strCache>
            </c:strRef>
          </c:tx>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1">
                        <a:lumMod val="75000"/>
                      </a:schemeClr>
                    </a:solidFill>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'Gov Priorities Fig 2-4 &amp; 2.5'!$F$26:$F$43</c:f>
              <c:strCache>
                <c:ptCount val="18"/>
                <c:pt idx="0">
                  <c:v>اتساق  السياسات الاقتصادية</c:v>
                </c:pt>
                <c:pt idx="1">
                  <c:v>تسهيل الإجراءات الحكومية</c:v>
                </c:pt>
                <c:pt idx="2">
                  <c:v>النقل واللوجستيات</c:v>
                </c:pt>
                <c:pt idx="3">
                  <c:v>المنظومة الضريبية</c:v>
                </c:pt>
                <c:pt idx="4">
                  <c:v>تخفيض الرسوم المفروضة على الخدمات الحكومية</c:v>
                </c:pt>
                <c:pt idx="5">
                  <c:v>التضخم</c:v>
                </c:pt>
                <c:pt idx="6">
                  <c:v>سعر الصرف</c:v>
                </c:pt>
                <c:pt idx="7">
                  <c:v>تخفيض أسعار الطاقة والمياه</c:v>
                </c:pt>
                <c:pt idx="8">
                  <c:v>المنظومة الجمركية</c:v>
                </c:pt>
                <c:pt idx="9">
                  <c:v>توفير العمالة المؤهلة</c:v>
                </c:pt>
                <c:pt idx="10">
                  <c:v>تسهيل اجراء التصدير</c:v>
                </c:pt>
                <c:pt idx="11">
                  <c:v> تخفيض مدة انقطاع الكهرباء</c:v>
                </c:pt>
                <c:pt idx="12">
                  <c:v>الحصول على خدمات التمويل</c:v>
                </c:pt>
                <c:pt idx="13">
                  <c:v>أخــــــــــــــــــــــــــرى</c:v>
                </c:pt>
                <c:pt idx="14">
                  <c:v>توافر  المعلومات عن السوق المحلي والخارجي</c:v>
                </c:pt>
                <c:pt idx="15">
                  <c:v> تفضيل المنتج المحلي في التعاقدات الحكومية</c:v>
                </c:pt>
                <c:pt idx="16">
                  <c:v>منع المنافسة غير العادلة من الدولة</c:v>
                </c:pt>
                <c:pt idx="17">
                  <c:v>الافصاح عن توجهات  السياسية الاقتصادية في المستقبل</c:v>
                </c:pt>
              </c:strCache>
            </c:strRef>
          </c:cat>
          <c:val>
            <c:numRef>
              <c:f>'Gov Priorities Fig 2-4 &amp; 2.5'!$BX$26:$BX$43</c:f>
              <c:numCache>
                <c:formatCode>0</c:formatCode>
                <c:ptCount val="18"/>
                <c:pt idx="0">
                  <c:v>36.363636363636367</c:v>
                </c:pt>
                <c:pt idx="1">
                  <c:v>72.727272727272734</c:v>
                </c:pt>
                <c:pt idx="2">
                  <c:v>9.0909090909090917</c:v>
                </c:pt>
                <c:pt idx="3">
                  <c:v>63.636363636363633</c:v>
                </c:pt>
                <c:pt idx="4">
                  <c:v>36.363636363636367</c:v>
                </c:pt>
                <c:pt idx="5">
                  <c:v>100</c:v>
                </c:pt>
                <c:pt idx="6">
                  <c:v>18.181818181818183</c:v>
                </c:pt>
                <c:pt idx="7">
                  <c:v>81.818181818181827</c:v>
                </c:pt>
                <c:pt idx="8">
                  <c:v>54.54545454545454</c:v>
                </c:pt>
                <c:pt idx="9">
                  <c:v>9.0909090909090917</c:v>
                </c:pt>
                <c:pt idx="10">
                  <c:v>27.27272727272727</c:v>
                </c:pt>
                <c:pt idx="11">
                  <c:v>0</c:v>
                </c:pt>
                <c:pt idx="12">
                  <c:v>18.181818181818183</c:v>
                </c:pt>
                <c:pt idx="13">
                  <c:v>9.0909090909090917</c:v>
                </c:pt>
                <c:pt idx="14">
                  <c:v>27.27272727272727</c:v>
                </c:pt>
                <c:pt idx="15">
                  <c:v>0</c:v>
                </c:pt>
                <c:pt idx="16">
                  <c:v>0</c:v>
                </c:pt>
                <c:pt idx="17">
                  <c:v>36.363636363636367</c:v>
                </c:pt>
              </c:numCache>
            </c:numRef>
          </c:val>
          <c:extLst>
            <c:ext xmlns:c16="http://schemas.microsoft.com/office/drawing/2014/chart" uri="{C3380CC4-5D6E-409C-BE32-E72D297353CC}">
              <c16:uniqueId val="{00000000-BFCC-40E2-85B9-63BDC1E220F8}"/>
            </c:ext>
          </c:extLst>
        </c:ser>
        <c:dLbls>
          <c:dLblPos val="outEnd"/>
          <c:showLegendKey val="0"/>
          <c:showVal val="1"/>
          <c:showCatName val="0"/>
          <c:showSerName val="0"/>
          <c:showPercent val="0"/>
          <c:showBubbleSize val="0"/>
        </c:dLbls>
        <c:gapWidth val="80"/>
        <c:axId val="332004048"/>
        <c:axId val="332007856"/>
      </c:barChart>
      <c:catAx>
        <c:axId val="332004048"/>
        <c:scaling>
          <c:orientation val="maxMin"/>
        </c:scaling>
        <c:delete val="1"/>
        <c:axPos val="r"/>
        <c:numFmt formatCode="General" sourceLinked="1"/>
        <c:majorTickMark val="out"/>
        <c:minorTickMark val="none"/>
        <c:tickLblPos val="nextTo"/>
        <c:crossAx val="332007856"/>
        <c:crosses val="autoZero"/>
        <c:auto val="1"/>
        <c:lblAlgn val="ctr"/>
        <c:lblOffset val="100"/>
        <c:noMultiLvlLbl val="0"/>
      </c:catAx>
      <c:valAx>
        <c:axId val="332007856"/>
        <c:scaling>
          <c:orientation val="maxMin"/>
          <c:max val="100"/>
        </c:scaling>
        <c:delete val="1"/>
        <c:axPos val="t"/>
        <c:numFmt formatCode="0" sourceLinked="1"/>
        <c:majorTickMark val="out"/>
        <c:minorTickMark val="none"/>
        <c:tickLblPos val="nextTo"/>
        <c:crossAx val="33200404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65498187499702"/>
          <c:y val="0"/>
          <c:w val="0.86576541816120534"/>
          <c:h val="1"/>
        </c:manualLayout>
      </c:layout>
      <c:barChart>
        <c:barDir val="bar"/>
        <c:grouping val="clustered"/>
        <c:varyColors val="0"/>
        <c:ser>
          <c:idx val="0"/>
          <c:order val="0"/>
          <c:tx>
            <c:strRef>
              <c:f>'Gov Priorities Fig 2-4 &amp; 2.5'!$BV$25</c:f>
              <c:strCache>
                <c:ptCount val="1"/>
                <c:pt idx="0">
                  <c:v>الشركات الكبيرة</c:v>
                </c:pt>
              </c:strCache>
            </c:strRef>
          </c:tx>
          <c:invertIfNegative val="0"/>
          <c:dLbls>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'Gov Priorities Fig 2-4 &amp; 2.5'!$F$26:$F$43</c:f>
              <c:strCache>
                <c:ptCount val="18"/>
                <c:pt idx="0">
                  <c:v>اتساق  السياسات الاقتصادية</c:v>
                </c:pt>
                <c:pt idx="1">
                  <c:v>تسهيل الإجراءات الحكومية</c:v>
                </c:pt>
                <c:pt idx="2">
                  <c:v>النقل واللوجستيات</c:v>
                </c:pt>
                <c:pt idx="3">
                  <c:v>المنظومة الضريبية</c:v>
                </c:pt>
                <c:pt idx="4">
                  <c:v>تخفيض الرسوم المفروضة على الخدمات الحكومية</c:v>
                </c:pt>
                <c:pt idx="5">
                  <c:v>التضخم</c:v>
                </c:pt>
                <c:pt idx="6">
                  <c:v>سعر الصرف</c:v>
                </c:pt>
                <c:pt idx="7">
                  <c:v>تخفيض أسعار الطاقة والمياه</c:v>
                </c:pt>
                <c:pt idx="8">
                  <c:v>المنظومة الجمركية</c:v>
                </c:pt>
                <c:pt idx="9">
                  <c:v>توفير العمالة المؤهلة</c:v>
                </c:pt>
                <c:pt idx="10">
                  <c:v>تسهيل اجراء التصدير</c:v>
                </c:pt>
                <c:pt idx="11">
                  <c:v> تخفيض مدة انقطاع الكهرباء</c:v>
                </c:pt>
                <c:pt idx="12">
                  <c:v>الحصول على خدمات التمويل</c:v>
                </c:pt>
                <c:pt idx="13">
                  <c:v>أخــــــــــــــــــــــــــرى</c:v>
                </c:pt>
                <c:pt idx="14">
                  <c:v>توافر  المعلومات عن السوق المحلي والخارجي</c:v>
                </c:pt>
                <c:pt idx="15">
                  <c:v> تفضيل المنتج المحلي في التعاقدات الحكومية</c:v>
                </c:pt>
                <c:pt idx="16">
                  <c:v>منع المنافسة غير العادلة من الدولة</c:v>
                </c:pt>
                <c:pt idx="17">
                  <c:v>الافصاح عن توجهات  السياسية الاقتصادية في المستقبل</c:v>
                </c:pt>
              </c:strCache>
            </c:strRef>
          </c:cat>
          <c:val>
            <c:numRef>
              <c:f>'Gov Priorities Fig 2-4 &amp; 2.5'!$BV$26:$BV$43</c:f>
              <c:numCache>
                <c:formatCode>0</c:formatCode>
                <c:ptCount val="18"/>
                <c:pt idx="0">
                  <c:v>26.315789473684209</c:v>
                </c:pt>
                <c:pt idx="1">
                  <c:v>10.526315789473685</c:v>
                </c:pt>
                <c:pt idx="2">
                  <c:v>10.526315789473685</c:v>
                </c:pt>
                <c:pt idx="3">
                  <c:v>15.789473684210526</c:v>
                </c:pt>
                <c:pt idx="4">
                  <c:v>10.526315789473685</c:v>
                </c:pt>
                <c:pt idx="5">
                  <c:v>100</c:v>
                </c:pt>
                <c:pt idx="6">
                  <c:v>15.789473684210526</c:v>
                </c:pt>
                <c:pt idx="7">
                  <c:v>57.894736842105267</c:v>
                </c:pt>
                <c:pt idx="8">
                  <c:v>15.789473684210526</c:v>
                </c:pt>
                <c:pt idx="9">
                  <c:v>5.2631578947368425</c:v>
                </c:pt>
                <c:pt idx="10">
                  <c:v>5.2631578947368425</c:v>
                </c:pt>
                <c:pt idx="11">
                  <c:v>0</c:v>
                </c:pt>
                <c:pt idx="12">
                  <c:v>0</c:v>
                </c:pt>
                <c:pt idx="13">
                  <c:v>10.526315789473685</c:v>
                </c:pt>
                <c:pt idx="14">
                  <c:v>10.526315789473685</c:v>
                </c:pt>
                <c:pt idx="15">
                  <c:v>0</c:v>
                </c:pt>
                <c:pt idx="16">
                  <c:v>10.526315789473685</c:v>
                </c:pt>
                <c:pt idx="17">
                  <c:v>42.10526315789474</c:v>
                </c:pt>
              </c:numCache>
            </c:numRef>
          </c:val>
          <c:extLst>
            <c:ext xmlns:c16="http://schemas.microsoft.com/office/drawing/2014/chart" uri="{C3380CC4-5D6E-409C-BE32-E72D297353CC}">
              <c16:uniqueId val="{00000000-98E3-47F8-896C-2A7FE2BD9EED}"/>
            </c:ext>
          </c:extLst>
        </c:ser>
        <c:dLbls>
          <c:dLblPos val="outEnd"/>
          <c:showLegendKey val="0"/>
          <c:showVal val="1"/>
          <c:showCatName val="0"/>
          <c:showSerName val="0"/>
          <c:showPercent val="0"/>
          <c:showBubbleSize val="0"/>
        </c:dLbls>
        <c:gapWidth val="80"/>
        <c:axId val="332004048"/>
        <c:axId val="332007856"/>
      </c:barChart>
      <c:catAx>
        <c:axId val="332004048"/>
        <c:scaling>
          <c:orientation val="maxMin"/>
        </c:scaling>
        <c:delete val="1"/>
        <c:axPos val="r"/>
        <c:numFmt formatCode="General" sourceLinked="1"/>
        <c:majorTickMark val="out"/>
        <c:minorTickMark val="none"/>
        <c:tickLblPos val="nextTo"/>
        <c:crossAx val="332007856"/>
        <c:crosses val="autoZero"/>
        <c:auto val="1"/>
        <c:lblAlgn val="ctr"/>
        <c:lblOffset val="100"/>
        <c:noMultiLvlLbl val="0"/>
      </c:catAx>
      <c:valAx>
        <c:axId val="332007856"/>
        <c:scaling>
          <c:orientation val="maxMin"/>
          <c:max val="100"/>
        </c:scaling>
        <c:delete val="1"/>
        <c:axPos val="t"/>
        <c:numFmt formatCode="0" sourceLinked="1"/>
        <c:majorTickMark val="out"/>
        <c:minorTickMark val="none"/>
        <c:tickLblPos val="nextTo"/>
        <c:crossAx val="332004048"/>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800">
          <a:solidFill>
            <a:schemeClr val="accent1"/>
          </a:solidFill>
          <a:latin typeface="+mj-lt"/>
        </a:defRPr>
      </a:pPr>
      <a:endParaRPr lang="en-US"/>
    </a:p>
  </c:tx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0578325145254283E-3"/>
          <c:y val="5.2843576913325207E-3"/>
          <c:w val="0.83403818112479555"/>
          <c:h val="0.99471556306158104"/>
        </c:manualLayout>
      </c:layout>
      <c:barChart>
        <c:barDir val="bar"/>
        <c:grouping val="clustered"/>
        <c:varyColors val="0"/>
        <c:ser>
          <c:idx val="0"/>
          <c:order val="0"/>
          <c:tx>
            <c:strRef>
              <c:f>'Gov Priorities Fig 2-4 &amp; 2.5'!$BY$25</c:f>
              <c:strCache>
                <c:ptCount val="1"/>
                <c:pt idx="0">
                  <c:v>الشركات الصغيرة والمتوسطة</c:v>
                </c:pt>
              </c:strCache>
            </c:strRef>
          </c:tx>
          <c:invertIfNegative val="0"/>
          <c:dLbls>
            <c:spPr>
              <a:noFill/>
              <a:ln>
                <a:noFill/>
              </a:ln>
              <a:effectLst/>
            </c:spPr>
            <c:txPr>
              <a:bodyPr wrap="square" lIns="38100" tIns="19050" rIns="38100" bIns="19050" anchor="ctr">
                <a:spAutoFit/>
              </a:bodyPr>
              <a:lstStyle/>
              <a:p>
                <a:pPr>
                  <a:defRPr sz="700">
                    <a:solidFill>
                      <a:schemeClr val="accent1">
                        <a:lumMod val="75000"/>
                      </a:schemeClr>
                    </a:solidFill>
                    <a:latin typeface="+mj-lt"/>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'Gov Priorities Fig 2-4 &amp; 2.5'!$F$26:$F$43</c:f>
              <c:strCache>
                <c:ptCount val="18"/>
                <c:pt idx="0">
                  <c:v>اتساق  السياسات الاقتصادية</c:v>
                </c:pt>
                <c:pt idx="1">
                  <c:v>تسهيل الإجراءات الحكومية</c:v>
                </c:pt>
                <c:pt idx="2">
                  <c:v>النقل واللوجستيات</c:v>
                </c:pt>
                <c:pt idx="3">
                  <c:v>المنظومة الضريبية</c:v>
                </c:pt>
                <c:pt idx="4">
                  <c:v>تخفيض الرسوم المفروضة على الخدمات الحكومية</c:v>
                </c:pt>
                <c:pt idx="5">
                  <c:v>التضخم</c:v>
                </c:pt>
                <c:pt idx="6">
                  <c:v>سعر الصرف</c:v>
                </c:pt>
                <c:pt idx="7">
                  <c:v>تخفيض أسعار الطاقة والمياه</c:v>
                </c:pt>
                <c:pt idx="8">
                  <c:v>المنظومة الجمركية</c:v>
                </c:pt>
                <c:pt idx="9">
                  <c:v>توفير العمالة المؤهلة</c:v>
                </c:pt>
                <c:pt idx="10">
                  <c:v>تسهيل اجراء التصدير</c:v>
                </c:pt>
                <c:pt idx="11">
                  <c:v> تخفيض مدة انقطاع الكهرباء</c:v>
                </c:pt>
                <c:pt idx="12">
                  <c:v>الحصول على خدمات التمويل</c:v>
                </c:pt>
                <c:pt idx="13">
                  <c:v>أخــــــــــــــــــــــــــرى</c:v>
                </c:pt>
                <c:pt idx="14">
                  <c:v>توافر  المعلومات عن السوق المحلي والخارجي</c:v>
                </c:pt>
                <c:pt idx="15">
                  <c:v> تفضيل المنتج المحلي في التعاقدات الحكومية</c:v>
                </c:pt>
                <c:pt idx="16">
                  <c:v>منع المنافسة غير العادلة من الدولة</c:v>
                </c:pt>
                <c:pt idx="17">
                  <c:v>الافصاح عن توجهات  السياسية الاقتصادية في المستقبل</c:v>
                </c:pt>
              </c:strCache>
            </c:strRef>
          </c:cat>
          <c:val>
            <c:numRef>
              <c:f>'Gov Priorities Fig 2-4 &amp; 2.5'!$BY$26:$BY$43</c:f>
              <c:numCache>
                <c:formatCode>0</c:formatCode>
                <c:ptCount val="18"/>
                <c:pt idx="0">
                  <c:v>25.581395348837212</c:v>
                </c:pt>
                <c:pt idx="1">
                  <c:v>58.139534883720934</c:v>
                </c:pt>
                <c:pt idx="2">
                  <c:v>9.3023255813953494</c:v>
                </c:pt>
                <c:pt idx="3">
                  <c:v>62.790697674418595</c:v>
                </c:pt>
                <c:pt idx="4">
                  <c:v>55.813953488372093</c:v>
                </c:pt>
                <c:pt idx="5">
                  <c:v>93.023255813953483</c:v>
                </c:pt>
                <c:pt idx="6">
                  <c:v>18.604651162790699</c:v>
                </c:pt>
                <c:pt idx="7">
                  <c:v>100</c:v>
                </c:pt>
                <c:pt idx="8">
                  <c:v>13.953488372093023</c:v>
                </c:pt>
                <c:pt idx="9">
                  <c:v>39.534883720930232</c:v>
                </c:pt>
                <c:pt idx="10">
                  <c:v>18.604651162790699</c:v>
                </c:pt>
                <c:pt idx="11">
                  <c:v>4.6511627906976747</c:v>
                </c:pt>
                <c:pt idx="12">
                  <c:v>11.627906976744185</c:v>
                </c:pt>
                <c:pt idx="13">
                  <c:v>46.511627906976742</c:v>
                </c:pt>
                <c:pt idx="14">
                  <c:v>32.558139534883715</c:v>
                </c:pt>
                <c:pt idx="15">
                  <c:v>0</c:v>
                </c:pt>
                <c:pt idx="16">
                  <c:v>20.930232558139537</c:v>
                </c:pt>
                <c:pt idx="17">
                  <c:v>72.093023255813961</c:v>
                </c:pt>
              </c:numCache>
            </c:numRef>
          </c:val>
          <c:extLst>
            <c:ext xmlns:c16="http://schemas.microsoft.com/office/drawing/2014/chart" uri="{C3380CC4-5D6E-409C-BE32-E72D297353CC}">
              <c16:uniqueId val="{00000000-9E72-4FF6-ACB1-0B025DBA23BD}"/>
            </c:ext>
          </c:extLst>
        </c:ser>
        <c:dLbls>
          <c:dLblPos val="outEnd"/>
          <c:showLegendKey val="0"/>
          <c:showVal val="1"/>
          <c:showCatName val="0"/>
          <c:showSerName val="0"/>
          <c:showPercent val="0"/>
          <c:showBubbleSize val="0"/>
        </c:dLbls>
        <c:gapWidth val="80"/>
        <c:axId val="332008944"/>
        <c:axId val="335913040"/>
      </c:barChart>
      <c:catAx>
        <c:axId val="332008944"/>
        <c:scaling>
          <c:orientation val="maxMin"/>
        </c:scaling>
        <c:delete val="1"/>
        <c:axPos val="l"/>
        <c:numFmt formatCode="General" sourceLinked="1"/>
        <c:majorTickMark val="out"/>
        <c:minorTickMark val="none"/>
        <c:tickLblPos val="nextTo"/>
        <c:crossAx val="335913040"/>
        <c:crosses val="autoZero"/>
        <c:auto val="1"/>
        <c:lblAlgn val="ctr"/>
        <c:lblOffset val="100"/>
        <c:noMultiLvlLbl val="0"/>
      </c:catAx>
      <c:valAx>
        <c:axId val="335913040"/>
        <c:scaling>
          <c:orientation val="minMax"/>
          <c:max val="100"/>
        </c:scaling>
        <c:delete val="1"/>
        <c:axPos val="t"/>
        <c:numFmt formatCode="0" sourceLinked="1"/>
        <c:majorTickMark val="out"/>
        <c:minorTickMark val="none"/>
        <c:tickLblPos val="nextTo"/>
        <c:crossAx val="332008944"/>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1">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0578325145254283E-3"/>
          <c:y val="5.2843576913325207E-3"/>
          <c:w val="0.83403818112479555"/>
          <c:h val="0.99471556306158104"/>
        </c:manualLayout>
      </c:layout>
      <c:barChart>
        <c:barDir val="bar"/>
        <c:grouping val="clustered"/>
        <c:varyColors val="0"/>
        <c:ser>
          <c:idx val="0"/>
          <c:order val="0"/>
          <c:tx>
            <c:strRef>
              <c:f>'Gov Priorities Fig 2-4 &amp; 2.5'!$BW$25</c:f>
              <c:strCache>
                <c:ptCount val="1"/>
                <c:pt idx="0">
                  <c:v>الشركات الصغيرة والمتوسطة</c:v>
                </c:pt>
              </c:strCache>
            </c:strRef>
          </c:tx>
          <c:invertIfNegative val="0"/>
          <c:dLbls>
            <c:spPr>
              <a:noFill/>
              <a:ln>
                <a:noFill/>
              </a:ln>
              <a:effectLst/>
            </c:spPr>
            <c:txPr>
              <a:bodyPr wrap="square" lIns="38100" tIns="19050" rIns="38100" bIns="19050" anchor="ctr">
                <a:spAutoFit/>
              </a:bodyPr>
              <a:lstStyle/>
              <a:p>
                <a:pPr>
                  <a:defRPr sz="800">
                    <a:solidFill>
                      <a:schemeClr val="accent1"/>
                    </a:solidFill>
                    <a:latin typeface="+mj-lt"/>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'Gov Priorities Fig 2-4 &amp; 2.5'!$F$26:$F$43</c:f>
              <c:strCache>
                <c:ptCount val="18"/>
                <c:pt idx="0">
                  <c:v>اتساق  السياسات الاقتصادية</c:v>
                </c:pt>
                <c:pt idx="1">
                  <c:v>تسهيل الإجراءات الحكومية</c:v>
                </c:pt>
                <c:pt idx="2">
                  <c:v>النقل واللوجستيات</c:v>
                </c:pt>
                <c:pt idx="3">
                  <c:v>المنظومة الضريبية</c:v>
                </c:pt>
                <c:pt idx="4">
                  <c:v>تخفيض الرسوم المفروضة على الخدمات الحكومية</c:v>
                </c:pt>
                <c:pt idx="5">
                  <c:v>التضخم</c:v>
                </c:pt>
                <c:pt idx="6">
                  <c:v>سعر الصرف</c:v>
                </c:pt>
                <c:pt idx="7">
                  <c:v>تخفيض أسعار الطاقة والمياه</c:v>
                </c:pt>
                <c:pt idx="8">
                  <c:v>المنظومة الجمركية</c:v>
                </c:pt>
                <c:pt idx="9">
                  <c:v>توفير العمالة المؤهلة</c:v>
                </c:pt>
                <c:pt idx="10">
                  <c:v>تسهيل اجراء التصدير</c:v>
                </c:pt>
                <c:pt idx="11">
                  <c:v> تخفيض مدة انقطاع الكهرباء</c:v>
                </c:pt>
                <c:pt idx="12">
                  <c:v>الحصول على خدمات التمويل</c:v>
                </c:pt>
                <c:pt idx="13">
                  <c:v>أخــــــــــــــــــــــــــرى</c:v>
                </c:pt>
                <c:pt idx="14">
                  <c:v>توافر  المعلومات عن السوق المحلي والخارجي</c:v>
                </c:pt>
                <c:pt idx="15">
                  <c:v> تفضيل المنتج المحلي في التعاقدات الحكومية</c:v>
                </c:pt>
                <c:pt idx="16">
                  <c:v>منع المنافسة غير العادلة من الدولة</c:v>
                </c:pt>
                <c:pt idx="17">
                  <c:v>الافصاح عن توجهات  السياسية الاقتصادية في المستقبل</c:v>
                </c:pt>
              </c:strCache>
            </c:strRef>
          </c:cat>
          <c:val>
            <c:numRef>
              <c:f>'Gov Priorities Fig 2-4 &amp; 2.5'!$BW$26:$BW$43</c:f>
              <c:numCache>
                <c:formatCode>0</c:formatCode>
                <c:ptCount val="18"/>
                <c:pt idx="0">
                  <c:v>26.415094339622634</c:v>
                </c:pt>
                <c:pt idx="1">
                  <c:v>41.509433962264154</c:v>
                </c:pt>
                <c:pt idx="2">
                  <c:v>7.5471698113207548</c:v>
                </c:pt>
                <c:pt idx="3">
                  <c:v>45.283018867924525</c:v>
                </c:pt>
                <c:pt idx="4">
                  <c:v>39.622641509433961</c:v>
                </c:pt>
                <c:pt idx="5">
                  <c:v>100</c:v>
                </c:pt>
                <c:pt idx="6">
                  <c:v>20.754716981132077</c:v>
                </c:pt>
                <c:pt idx="7">
                  <c:v>96.226415094339629</c:v>
                </c:pt>
                <c:pt idx="8">
                  <c:v>16.981132075471699</c:v>
                </c:pt>
                <c:pt idx="9">
                  <c:v>28.30188679245283</c:v>
                </c:pt>
                <c:pt idx="10">
                  <c:v>13.207547169811317</c:v>
                </c:pt>
                <c:pt idx="11">
                  <c:v>0</c:v>
                </c:pt>
                <c:pt idx="12">
                  <c:v>24.528301886792452</c:v>
                </c:pt>
                <c:pt idx="13">
                  <c:v>28.30188679245283</c:v>
                </c:pt>
                <c:pt idx="14">
                  <c:v>3.7735849056603774</c:v>
                </c:pt>
                <c:pt idx="15">
                  <c:v>0</c:v>
                </c:pt>
                <c:pt idx="16">
                  <c:v>15.09433962264151</c:v>
                </c:pt>
                <c:pt idx="17">
                  <c:v>47.169811320754718</c:v>
                </c:pt>
              </c:numCache>
            </c:numRef>
          </c:val>
          <c:extLst>
            <c:ext xmlns:c16="http://schemas.microsoft.com/office/drawing/2014/chart" uri="{C3380CC4-5D6E-409C-BE32-E72D297353CC}">
              <c16:uniqueId val="{00000000-6344-4158-899E-3D35527851C1}"/>
            </c:ext>
          </c:extLst>
        </c:ser>
        <c:dLbls>
          <c:dLblPos val="outEnd"/>
          <c:showLegendKey val="0"/>
          <c:showVal val="1"/>
          <c:showCatName val="0"/>
          <c:showSerName val="0"/>
          <c:showPercent val="0"/>
          <c:showBubbleSize val="0"/>
        </c:dLbls>
        <c:gapWidth val="80"/>
        <c:axId val="332008944"/>
        <c:axId val="335913040"/>
      </c:barChart>
      <c:catAx>
        <c:axId val="332008944"/>
        <c:scaling>
          <c:orientation val="maxMin"/>
        </c:scaling>
        <c:delete val="1"/>
        <c:axPos val="l"/>
        <c:numFmt formatCode="General" sourceLinked="1"/>
        <c:majorTickMark val="out"/>
        <c:minorTickMark val="none"/>
        <c:tickLblPos val="nextTo"/>
        <c:crossAx val="335913040"/>
        <c:crosses val="autoZero"/>
        <c:auto val="1"/>
        <c:lblAlgn val="ctr"/>
        <c:lblOffset val="100"/>
        <c:noMultiLvlLbl val="0"/>
      </c:catAx>
      <c:valAx>
        <c:axId val="335913040"/>
        <c:scaling>
          <c:orientation val="minMax"/>
          <c:max val="100"/>
        </c:scaling>
        <c:delete val="1"/>
        <c:axPos val="t"/>
        <c:numFmt formatCode="0" sourceLinked="1"/>
        <c:majorTickMark val="out"/>
        <c:minorTickMark val="none"/>
        <c:tickLblPos val="nextTo"/>
        <c:crossAx val="332008944"/>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1">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9464182830804684"/>
          <c:y val="0"/>
          <c:w val="0.55869694641828316"/>
          <c:h val="0.83480729997837133"/>
        </c:manualLayout>
      </c:layout>
      <c:barChart>
        <c:barDir val="bar"/>
        <c:grouping val="clustered"/>
        <c:varyColors val="0"/>
        <c:ser>
          <c:idx val="2"/>
          <c:order val="0"/>
          <c:tx>
            <c:strRef>
              <c:f>'PExpections Fig 2-7 n'!$P$17</c:f>
              <c:strCache>
                <c:ptCount val="1"/>
                <c:pt idx="0">
                  <c:v>Decrease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accent3">
                        <a:lumMod val="75000"/>
                      </a:schemeClr>
                    </a:solidFill>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'PExpections Fig 2-7 n'!$S$18:$S$24</c:f>
              <c:strCache>
                <c:ptCount val="7"/>
                <c:pt idx="0">
                  <c:v>Interest rate</c:v>
                </c:pt>
                <c:pt idx="1">
                  <c:v>Exchange rate</c:v>
                </c:pt>
                <c:pt idx="2">
                  <c:v>Inflation rate</c:v>
                </c:pt>
                <c:pt idx="3">
                  <c:v>Custom fees</c:v>
                </c:pt>
                <c:pt idx="4">
                  <c:v>Power outage</c:v>
                </c:pt>
                <c:pt idx="5">
                  <c:v>Taxation rate</c:v>
                </c:pt>
                <c:pt idx="6">
                  <c:v>Energy, water and waste costs</c:v>
                </c:pt>
              </c:strCache>
            </c:strRef>
          </c:cat>
          <c:val>
            <c:numRef>
              <c:f>'PExpections Fig 2-7 n'!$P$18:$P$24</c:f>
              <c:numCache>
                <c:formatCode>0</c:formatCode>
                <c:ptCount val="7"/>
                <c:pt idx="0">
                  <c:v>25</c:v>
                </c:pt>
                <c:pt idx="1">
                  <c:v>11.666666666666666</c:v>
                </c:pt>
                <c:pt idx="2">
                  <c:v>3.3333333333333335</c:v>
                </c:pt>
                <c:pt idx="3">
                  <c:v>0</c:v>
                </c:pt>
                <c:pt idx="4">
                  <c:v>78.333333333333329</c:v>
                </c:pt>
                <c:pt idx="5">
                  <c:v>0</c:v>
                </c:pt>
                <c:pt idx="6">
                  <c:v>0.83333333333333337</c:v>
                </c:pt>
              </c:numCache>
            </c:numRef>
          </c:val>
          <c:extLst>
            <c:ext xmlns:c16="http://schemas.microsoft.com/office/drawing/2014/chart" uri="{C3380CC4-5D6E-409C-BE32-E72D297353CC}">
              <c16:uniqueId val="{00000000-603D-4F89-8C6C-80725FA6E584}"/>
            </c:ext>
          </c:extLst>
        </c:ser>
        <c:ser>
          <c:idx val="1"/>
          <c:order val="1"/>
          <c:tx>
            <c:strRef>
              <c:f>'PExpections Fig 2-7 n'!$Q$17</c:f>
              <c:strCache>
                <c:ptCount val="1"/>
                <c:pt idx="0">
                  <c:v>Stability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accent1">
                        <a:lumMod val="75000"/>
                      </a:schemeClr>
                    </a:solidFill>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'PExpections Fig 2-7 n'!$S$18:$S$24</c:f>
              <c:strCache>
                <c:ptCount val="7"/>
                <c:pt idx="0">
                  <c:v>Interest rate</c:v>
                </c:pt>
                <c:pt idx="1">
                  <c:v>Exchange rate</c:v>
                </c:pt>
                <c:pt idx="2">
                  <c:v>Inflation rate</c:v>
                </c:pt>
                <c:pt idx="3">
                  <c:v>Custom fees</c:v>
                </c:pt>
                <c:pt idx="4">
                  <c:v>Power outage</c:v>
                </c:pt>
                <c:pt idx="5">
                  <c:v>Taxation rate</c:v>
                </c:pt>
                <c:pt idx="6">
                  <c:v>Energy, water and waste costs</c:v>
                </c:pt>
              </c:strCache>
            </c:strRef>
          </c:cat>
          <c:val>
            <c:numRef>
              <c:f>'PExpections Fig 2-7 n'!$Q$18:$Q$24</c:f>
              <c:numCache>
                <c:formatCode>0</c:formatCode>
                <c:ptCount val="7"/>
                <c:pt idx="0">
                  <c:v>73.333333333333329</c:v>
                </c:pt>
                <c:pt idx="1">
                  <c:v>73.333333333333329</c:v>
                </c:pt>
                <c:pt idx="2">
                  <c:v>58.333333333333336</c:v>
                </c:pt>
                <c:pt idx="3">
                  <c:v>74.603174603174608</c:v>
                </c:pt>
                <c:pt idx="4">
                  <c:v>19.166666666666668</c:v>
                </c:pt>
                <c:pt idx="5">
                  <c:v>94.166666666666671</c:v>
                </c:pt>
                <c:pt idx="6">
                  <c:v>43.333333333333336</c:v>
                </c:pt>
              </c:numCache>
            </c:numRef>
          </c:val>
          <c:extLst>
            <c:ext xmlns:c16="http://schemas.microsoft.com/office/drawing/2014/chart" uri="{C3380CC4-5D6E-409C-BE32-E72D297353CC}">
              <c16:uniqueId val="{00000001-603D-4F89-8C6C-80725FA6E584}"/>
            </c:ext>
          </c:extLst>
        </c:ser>
        <c:ser>
          <c:idx val="0"/>
          <c:order val="2"/>
          <c:tx>
            <c:strRef>
              <c:f>'PExpections Fig 2-7 n'!$R$17</c:f>
              <c:strCache>
                <c:ptCount val="1"/>
                <c:pt idx="0">
                  <c:v>Increase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accent2">
                        <a:lumMod val="75000"/>
                      </a:schemeClr>
                    </a:solidFill>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'PExpections Fig 2-7 n'!$S$18:$S$24</c:f>
              <c:strCache>
                <c:ptCount val="7"/>
                <c:pt idx="0">
                  <c:v>Interest rate</c:v>
                </c:pt>
                <c:pt idx="1">
                  <c:v>Exchange rate</c:v>
                </c:pt>
                <c:pt idx="2">
                  <c:v>Inflation rate</c:v>
                </c:pt>
                <c:pt idx="3">
                  <c:v>Custom fees</c:v>
                </c:pt>
                <c:pt idx="4">
                  <c:v>Power outage</c:v>
                </c:pt>
                <c:pt idx="5">
                  <c:v>Taxation rate</c:v>
                </c:pt>
                <c:pt idx="6">
                  <c:v>Energy, water and waste costs</c:v>
                </c:pt>
              </c:strCache>
            </c:strRef>
          </c:cat>
          <c:val>
            <c:numRef>
              <c:f>'PExpections Fig 2-7 n'!$R$18:$R$24</c:f>
              <c:numCache>
                <c:formatCode>0</c:formatCode>
                <c:ptCount val="7"/>
                <c:pt idx="0">
                  <c:v>1.6666666666666667</c:v>
                </c:pt>
                <c:pt idx="1">
                  <c:v>15</c:v>
                </c:pt>
                <c:pt idx="2">
                  <c:v>38.333333333333336</c:v>
                </c:pt>
                <c:pt idx="3">
                  <c:v>25.396825396825395</c:v>
                </c:pt>
                <c:pt idx="4">
                  <c:v>2.5</c:v>
                </c:pt>
                <c:pt idx="5">
                  <c:v>5.833333333333333</c:v>
                </c:pt>
                <c:pt idx="6">
                  <c:v>55.833333333333336</c:v>
                </c:pt>
              </c:numCache>
            </c:numRef>
          </c:val>
          <c:extLst>
            <c:ext xmlns:c16="http://schemas.microsoft.com/office/drawing/2014/chart" uri="{C3380CC4-5D6E-409C-BE32-E72D297353CC}">
              <c16:uniqueId val="{00000002-603D-4F89-8C6C-80725FA6E584}"/>
            </c:ext>
          </c:extLst>
        </c:ser>
        <c:dLbls>
          <c:dLblPos val="outEnd"/>
          <c:showLegendKey val="0"/>
          <c:showVal val="1"/>
          <c:showCatName val="0"/>
          <c:showSerName val="0"/>
          <c:showPercent val="0"/>
          <c:showBubbleSize val="0"/>
        </c:dLbls>
        <c:gapWidth val="100"/>
        <c:axId val="532650624"/>
        <c:axId val="532655424"/>
      </c:barChart>
      <c:catAx>
        <c:axId val="53265062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US"/>
          </a:p>
        </c:txPr>
        <c:crossAx val="532655424"/>
        <c:crosses val="autoZero"/>
        <c:auto val="1"/>
        <c:lblAlgn val="ctr"/>
        <c:lblOffset val="100"/>
        <c:noMultiLvlLbl val="0"/>
      </c:catAx>
      <c:valAx>
        <c:axId val="532655424"/>
        <c:scaling>
          <c:orientation val="minMax"/>
          <c:max val="100"/>
        </c:scaling>
        <c:delete val="1"/>
        <c:axPos val="t"/>
        <c:numFmt formatCode="0" sourceLinked="1"/>
        <c:majorTickMark val="none"/>
        <c:minorTickMark val="none"/>
        <c:tickLblPos val="nextTo"/>
        <c:crossAx val="532650624"/>
        <c:crosses val="autoZero"/>
        <c:crossBetween val="between"/>
      </c:valAx>
      <c:spPr>
        <a:noFill/>
        <a:ln>
          <a:noFill/>
        </a:ln>
        <a:effectLst/>
      </c:spPr>
    </c:plotArea>
    <c:legend>
      <c:legendPos val="b"/>
      <c:layout>
        <c:manualLayout>
          <c:xMode val="edge"/>
          <c:yMode val="edge"/>
          <c:x val="0.81946112526911397"/>
          <c:y val="0.8321832690732115"/>
          <c:w val="0.17764701802466337"/>
          <c:h val="0.16781673092678848"/>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9132472440944888"/>
          <c:y val="0"/>
          <c:w val="0.50539861901877647"/>
          <c:h val="0.88887951611658556"/>
        </c:manualLayout>
      </c:layout>
      <c:barChart>
        <c:barDir val="bar"/>
        <c:grouping val="clustered"/>
        <c:varyColors val="0"/>
        <c:ser>
          <c:idx val="2"/>
          <c:order val="0"/>
          <c:tx>
            <c:strRef>
              <c:f>'PExpections Fig 2-7 n'!$P$17</c:f>
              <c:strCache>
                <c:ptCount val="1"/>
                <c:pt idx="0">
                  <c:v>Decrease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accent3">
                        <a:lumMod val="75000"/>
                      </a:schemeClr>
                    </a:solidFill>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'PExpections Fig 2-7 n'!$S$18:$S$24</c:f>
              <c:strCache>
                <c:ptCount val="7"/>
                <c:pt idx="0">
                  <c:v>Interest rate</c:v>
                </c:pt>
                <c:pt idx="1">
                  <c:v>Exchange rate</c:v>
                </c:pt>
                <c:pt idx="2">
                  <c:v>Inflation rate</c:v>
                </c:pt>
                <c:pt idx="3">
                  <c:v>Custom fees</c:v>
                </c:pt>
                <c:pt idx="4">
                  <c:v>Power outage</c:v>
                </c:pt>
                <c:pt idx="5">
                  <c:v>Taxation rate</c:v>
                </c:pt>
                <c:pt idx="6">
                  <c:v>Energy, water and waste costs</c:v>
                </c:pt>
              </c:strCache>
            </c:strRef>
          </c:cat>
          <c:val>
            <c:numRef>
              <c:f>'PExpections Fig 2-7 n'!$P$18:$P$24</c:f>
              <c:numCache>
                <c:formatCode>0</c:formatCode>
                <c:ptCount val="7"/>
                <c:pt idx="0">
                  <c:v>64.166666666666671</c:v>
                </c:pt>
                <c:pt idx="1">
                  <c:v>6.666666666666667</c:v>
                </c:pt>
                <c:pt idx="2">
                  <c:v>5</c:v>
                </c:pt>
                <c:pt idx="3">
                  <c:v>0</c:v>
                </c:pt>
                <c:pt idx="4">
                  <c:v>80.672268907563023</c:v>
                </c:pt>
                <c:pt idx="5">
                  <c:v>0.83333333333333337</c:v>
                </c:pt>
                <c:pt idx="6">
                  <c:v>0</c:v>
                </c:pt>
              </c:numCache>
            </c:numRef>
          </c:val>
          <c:extLst>
            <c:ext xmlns:c16="http://schemas.microsoft.com/office/drawing/2014/chart" uri="{C3380CC4-5D6E-409C-BE32-E72D297353CC}">
              <c16:uniqueId val="{00000000-C7CA-4E6A-904F-854825392760}"/>
            </c:ext>
          </c:extLst>
        </c:ser>
        <c:ser>
          <c:idx val="1"/>
          <c:order val="1"/>
          <c:tx>
            <c:strRef>
              <c:f>'PExpections Fig 2-7 n'!$Q$17</c:f>
              <c:strCache>
                <c:ptCount val="1"/>
                <c:pt idx="0">
                  <c:v>Stability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accent2">
                        <a:lumMod val="75000"/>
                      </a:schemeClr>
                    </a:solidFill>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'PExpections Fig 2-7 n'!$S$18:$S$24</c:f>
              <c:strCache>
                <c:ptCount val="7"/>
                <c:pt idx="0">
                  <c:v>Interest rate</c:v>
                </c:pt>
                <c:pt idx="1">
                  <c:v>Exchange rate</c:v>
                </c:pt>
                <c:pt idx="2">
                  <c:v>Inflation rate</c:v>
                </c:pt>
                <c:pt idx="3">
                  <c:v>Custom fees</c:v>
                </c:pt>
                <c:pt idx="4">
                  <c:v>Power outage</c:v>
                </c:pt>
                <c:pt idx="5">
                  <c:v>Taxation rate</c:v>
                </c:pt>
                <c:pt idx="6">
                  <c:v>Energy, water and waste costs</c:v>
                </c:pt>
              </c:strCache>
            </c:strRef>
          </c:cat>
          <c:val>
            <c:numRef>
              <c:f>'PExpections Fig 2-7 n'!$Q$18:$Q$24</c:f>
              <c:numCache>
                <c:formatCode>0</c:formatCode>
                <c:ptCount val="7"/>
                <c:pt idx="0">
                  <c:v>35.833333333333336</c:v>
                </c:pt>
                <c:pt idx="1">
                  <c:v>60</c:v>
                </c:pt>
                <c:pt idx="2">
                  <c:v>55.000000000000007</c:v>
                </c:pt>
                <c:pt idx="3">
                  <c:v>65</c:v>
                </c:pt>
                <c:pt idx="4">
                  <c:v>14.285714285714285</c:v>
                </c:pt>
                <c:pt idx="5">
                  <c:v>94.166666666666671</c:v>
                </c:pt>
                <c:pt idx="6">
                  <c:v>46.666666666666664</c:v>
                </c:pt>
              </c:numCache>
            </c:numRef>
          </c:val>
          <c:extLst>
            <c:ext xmlns:c16="http://schemas.microsoft.com/office/drawing/2014/chart" uri="{C3380CC4-5D6E-409C-BE32-E72D297353CC}">
              <c16:uniqueId val="{00000001-C7CA-4E6A-904F-854825392760}"/>
            </c:ext>
          </c:extLst>
        </c:ser>
        <c:ser>
          <c:idx val="0"/>
          <c:order val="2"/>
          <c:tx>
            <c:strRef>
              <c:f>'PExpections Fig 2-7 n'!$R$17</c:f>
              <c:strCache>
                <c:ptCount val="1"/>
                <c:pt idx="0">
                  <c:v>Increase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accent1">
                        <a:lumMod val="75000"/>
                      </a:schemeClr>
                    </a:solidFill>
                    <a:latin typeface="+mj-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'PExpections Fig 2-7 n'!$S$18:$S$24</c:f>
              <c:strCache>
                <c:ptCount val="7"/>
                <c:pt idx="0">
                  <c:v>Interest rate</c:v>
                </c:pt>
                <c:pt idx="1">
                  <c:v>Exchange rate</c:v>
                </c:pt>
                <c:pt idx="2">
                  <c:v>Inflation rate</c:v>
                </c:pt>
                <c:pt idx="3">
                  <c:v>Custom fees</c:v>
                </c:pt>
                <c:pt idx="4">
                  <c:v>Power outage</c:v>
                </c:pt>
                <c:pt idx="5">
                  <c:v>Taxation rate</c:v>
                </c:pt>
                <c:pt idx="6">
                  <c:v>Energy, water and waste costs</c:v>
                </c:pt>
              </c:strCache>
            </c:strRef>
          </c:cat>
          <c:val>
            <c:numRef>
              <c:f>'PExpections Fig 2-7 n'!$R$18:$R$24</c:f>
              <c:numCache>
                <c:formatCode>0</c:formatCode>
                <c:ptCount val="7"/>
                <c:pt idx="0">
                  <c:v>0</c:v>
                </c:pt>
                <c:pt idx="1">
                  <c:v>33.333333333333329</c:v>
                </c:pt>
                <c:pt idx="2">
                  <c:v>40</c:v>
                </c:pt>
                <c:pt idx="3">
                  <c:v>35</c:v>
                </c:pt>
                <c:pt idx="4">
                  <c:v>5.0420168067226889</c:v>
                </c:pt>
                <c:pt idx="5">
                  <c:v>5</c:v>
                </c:pt>
                <c:pt idx="6">
                  <c:v>53.333333333333336</c:v>
                </c:pt>
              </c:numCache>
            </c:numRef>
          </c:val>
          <c:extLst>
            <c:ext xmlns:c16="http://schemas.microsoft.com/office/drawing/2014/chart" uri="{C3380CC4-5D6E-409C-BE32-E72D297353CC}">
              <c16:uniqueId val="{00000002-C7CA-4E6A-904F-854825392760}"/>
            </c:ext>
          </c:extLst>
        </c:ser>
        <c:dLbls>
          <c:dLblPos val="outEnd"/>
          <c:showLegendKey val="0"/>
          <c:showVal val="1"/>
          <c:showCatName val="0"/>
          <c:showSerName val="0"/>
          <c:showPercent val="0"/>
          <c:showBubbleSize val="0"/>
        </c:dLbls>
        <c:gapWidth val="100"/>
        <c:axId val="532650624"/>
        <c:axId val="532655424"/>
      </c:barChart>
      <c:catAx>
        <c:axId val="53265062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US"/>
          </a:p>
        </c:txPr>
        <c:crossAx val="532655424"/>
        <c:crosses val="autoZero"/>
        <c:auto val="1"/>
        <c:lblAlgn val="ctr"/>
        <c:lblOffset val="100"/>
        <c:noMultiLvlLbl val="0"/>
      </c:catAx>
      <c:valAx>
        <c:axId val="532655424"/>
        <c:scaling>
          <c:orientation val="minMax"/>
          <c:max val="100"/>
        </c:scaling>
        <c:delete val="1"/>
        <c:axPos val="t"/>
        <c:numFmt formatCode="0" sourceLinked="1"/>
        <c:majorTickMark val="none"/>
        <c:minorTickMark val="none"/>
        <c:tickLblPos val="nextTo"/>
        <c:crossAx val="532650624"/>
        <c:crosses val="autoZero"/>
        <c:crossBetween val="between"/>
      </c:valAx>
      <c:spPr>
        <a:noFill/>
        <a:ln>
          <a:noFill/>
        </a:ln>
        <a:effectLst/>
      </c:spPr>
    </c:plotArea>
    <c:legend>
      <c:legendPos val="b"/>
      <c:layout>
        <c:manualLayout>
          <c:xMode val="edge"/>
          <c:yMode val="edge"/>
          <c:x val="0.81946112526911397"/>
          <c:y val="0.84249786451583719"/>
          <c:w val="0.17764701802466337"/>
          <c:h val="0.15750213548416284"/>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0"/>
          <c:order val="0"/>
          <c:tx>
            <c:strRef>
              <c:f>'PRODUCTION Fig 3-1'!$AL$26</c:f>
              <c:strCache>
                <c:ptCount val="1"/>
                <c:pt idx="0">
                  <c:v>أبريل - يونيو 2025</c:v>
                </c:pt>
              </c:strCache>
            </c:strRef>
          </c:tx>
          <c:spPr>
            <a:solidFill>
              <a:srgbClr val="29C7FF"/>
            </a:solidFill>
            <a:ln>
              <a:noFill/>
            </a:ln>
            <a:effectLst/>
          </c:spPr>
          <c:invertIfNegative val="0"/>
          <c:dLbls>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152C-4752-BA5C-E81430167D9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3-1'!$D$27:$D$31</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3-1'!$AL$27:$AL$31</c:f>
              <c:numCache>
                <c:formatCode>0</c:formatCode>
                <c:ptCount val="5"/>
                <c:pt idx="0">
                  <c:v>57.24637681159421</c:v>
                </c:pt>
                <c:pt idx="1">
                  <c:v>53.90625</c:v>
                </c:pt>
                <c:pt idx="2">
                  <c:v>54.54545454545454</c:v>
                </c:pt>
                <c:pt idx="3">
                  <c:v>57.24637681159421</c:v>
                </c:pt>
                <c:pt idx="4">
                  <c:v>42.105263157894733</c:v>
                </c:pt>
              </c:numCache>
            </c:numRef>
          </c:val>
          <c:extLst>
            <c:ext xmlns:c16="http://schemas.microsoft.com/office/drawing/2014/chart" uri="{C3380CC4-5D6E-409C-BE32-E72D297353CC}">
              <c16:uniqueId val="{00000000-152C-4752-BA5C-E81430167D98}"/>
            </c:ext>
          </c:extLst>
        </c:ser>
        <c:ser>
          <c:idx val="1"/>
          <c:order val="1"/>
          <c:tx>
            <c:strRef>
              <c:f>'PRODUCTION Fig 3-1'!$AK$26</c:f>
              <c:strCache>
                <c:ptCount val="1"/>
                <c:pt idx="0">
                  <c:v>يناير - مارس 2025</c:v>
                </c:pt>
              </c:strCache>
            </c:strRef>
          </c:tx>
          <c:spPr>
            <a:solidFill>
              <a:srgbClr val="29C7FF"/>
            </a:solidFill>
            <a:ln>
              <a:noFill/>
            </a:ln>
            <a:effectLst/>
          </c:spPr>
          <c:invertIfNegative val="0"/>
          <c:dLbls>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152C-4752-BA5C-E81430167D9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3-1'!$D$27:$D$31</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3-1'!$AK$27:$AK$31</c:f>
              <c:numCache>
                <c:formatCode>0</c:formatCode>
                <c:ptCount val="5"/>
                <c:pt idx="0">
                  <c:v>60.15625</c:v>
                </c:pt>
                <c:pt idx="1">
                  <c:v>58.677685950413213</c:v>
                </c:pt>
                <c:pt idx="2">
                  <c:v>60.000000000000007</c:v>
                </c:pt>
                <c:pt idx="3">
                  <c:v>60.15625</c:v>
                </c:pt>
                <c:pt idx="4">
                  <c:v>46.666666666666664</c:v>
                </c:pt>
              </c:numCache>
            </c:numRef>
          </c:val>
          <c:extLst>
            <c:ext xmlns:c16="http://schemas.microsoft.com/office/drawing/2014/chart" uri="{C3380CC4-5D6E-409C-BE32-E72D297353CC}">
              <c16:uniqueId val="{00000001-152C-4752-BA5C-E81430167D98}"/>
            </c:ext>
          </c:extLst>
        </c:ser>
        <c:ser>
          <c:idx val="2"/>
          <c:order val="2"/>
          <c:tx>
            <c:strRef>
              <c:f>'PRODUCTION Fig 3-1'!$AH$26</c:f>
              <c:strCache>
                <c:ptCount val="1"/>
                <c:pt idx="0">
                  <c:v>أبريل - يونيو 2024</c:v>
                </c:pt>
              </c:strCache>
            </c:strRef>
          </c:tx>
          <c:spPr>
            <a:solidFill>
              <a:srgbClr val="D0CE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3-1'!$D$27:$D$31</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3-1'!$AH$27:$AH$31</c:f>
              <c:numCache>
                <c:formatCode>0</c:formatCode>
                <c:ptCount val="5"/>
                <c:pt idx="0">
                  <c:v>42.635658914728687</c:v>
                </c:pt>
                <c:pt idx="1">
                  <c:v>40.336134453781511</c:v>
                </c:pt>
                <c:pt idx="2">
                  <c:v>46.875000000000007</c:v>
                </c:pt>
                <c:pt idx="3">
                  <c:v>42.635658914728687</c:v>
                </c:pt>
                <c:pt idx="4">
                  <c:v>39.285714285714278</c:v>
                </c:pt>
              </c:numCache>
            </c:numRef>
          </c:val>
          <c:extLst>
            <c:ext xmlns:c16="http://schemas.microsoft.com/office/drawing/2014/chart" uri="{C3380CC4-5D6E-409C-BE32-E72D297353CC}">
              <c16:uniqueId val="{00000002-152C-4752-BA5C-E81430167D98}"/>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0"/>
          <c:order val="0"/>
          <c:tx>
            <c:strRef>
              <c:f>'PRODUCTION Fig 3-1'!$AL$2</c:f>
              <c:strCache>
                <c:ptCount val="1"/>
                <c:pt idx="0">
                  <c:v>أبريل - يونيو 2025</c:v>
                </c:pt>
              </c:strCache>
            </c:strRef>
          </c:tx>
          <c:spPr>
            <a:solidFill>
              <a:srgbClr val="29C7FF"/>
            </a:solidFill>
            <a:ln>
              <a:noFill/>
            </a:ln>
            <a:effectLst/>
          </c:spPr>
          <c:invertIfNegative val="0"/>
          <c:dLbls>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E282-4CB8-9B49-64574BC6040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3-1'!$AL$3:$AL$7</c:f>
              <c:numCache>
                <c:formatCode>0</c:formatCode>
                <c:ptCount val="5"/>
                <c:pt idx="0">
                  <c:v>58.82352941176471</c:v>
                </c:pt>
                <c:pt idx="1">
                  <c:v>53.333333333333336</c:v>
                </c:pt>
                <c:pt idx="2">
                  <c:v>54.999999999999993</c:v>
                </c:pt>
                <c:pt idx="3">
                  <c:v>58.82352941176471</c:v>
                </c:pt>
                <c:pt idx="4">
                  <c:v>42.857142857142861</c:v>
                </c:pt>
              </c:numCache>
            </c:numRef>
          </c:val>
          <c:extLst>
            <c:ext xmlns:c16="http://schemas.microsoft.com/office/drawing/2014/chart" uri="{C3380CC4-5D6E-409C-BE32-E72D297353CC}">
              <c16:uniqueId val="{00000000-E282-4CB8-9B49-64574BC6040F}"/>
            </c:ext>
          </c:extLst>
        </c:ser>
        <c:ser>
          <c:idx val="1"/>
          <c:order val="1"/>
          <c:tx>
            <c:strRef>
              <c:f>'PRODUCTION Fig 3-1'!$AK$2</c:f>
              <c:strCache>
                <c:ptCount val="1"/>
                <c:pt idx="0">
                  <c:v>يناير - مارس 2025</c:v>
                </c:pt>
              </c:strCache>
            </c:strRef>
          </c:tx>
          <c:spPr>
            <a:solidFill>
              <a:srgbClr val="29C7FF"/>
            </a:solidFill>
            <a:ln>
              <a:noFill/>
            </a:ln>
            <a:effectLst/>
          </c:spPr>
          <c:invertIfNegative val="0"/>
          <c:dLbls>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E282-4CB8-9B49-64574BC6040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3-1'!$AK$3:$AK$7</c:f>
              <c:numCache>
                <c:formatCode>0</c:formatCode>
                <c:ptCount val="5"/>
                <c:pt idx="0">
                  <c:v>65.384615384615387</c:v>
                </c:pt>
                <c:pt idx="1">
                  <c:v>62.962962962962962</c:v>
                </c:pt>
                <c:pt idx="2">
                  <c:v>40</c:v>
                </c:pt>
                <c:pt idx="3">
                  <c:v>65.384615384615387</c:v>
                </c:pt>
                <c:pt idx="4">
                  <c:v>63.636363636363633</c:v>
                </c:pt>
              </c:numCache>
            </c:numRef>
          </c:val>
          <c:extLst>
            <c:ext xmlns:c16="http://schemas.microsoft.com/office/drawing/2014/chart" uri="{C3380CC4-5D6E-409C-BE32-E72D297353CC}">
              <c16:uniqueId val="{00000001-E282-4CB8-9B49-64574BC6040F}"/>
            </c:ext>
          </c:extLst>
        </c:ser>
        <c:ser>
          <c:idx val="2"/>
          <c:order val="2"/>
          <c:tx>
            <c:strRef>
              <c:f>'PRODUCTION Fig 3-1'!$AH$2</c:f>
              <c:strCache>
                <c:ptCount val="1"/>
                <c:pt idx="0">
                  <c:v>أبريل - يونيو 2024</c:v>
                </c:pt>
              </c:strCache>
            </c:strRef>
          </c:tx>
          <c:spPr>
            <a:solidFill>
              <a:srgbClr val="D0CE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3-1'!$AH$3:$AH$7</c:f>
              <c:numCache>
                <c:formatCode>0</c:formatCode>
                <c:ptCount val="5"/>
                <c:pt idx="0">
                  <c:v>40</c:v>
                </c:pt>
                <c:pt idx="1">
                  <c:v>36.363636363636367</c:v>
                </c:pt>
                <c:pt idx="2">
                  <c:v>45.454545454545446</c:v>
                </c:pt>
                <c:pt idx="3" formatCode="General">
                  <c:v>40</c:v>
                </c:pt>
                <c:pt idx="4">
                  <c:v>43.75</c:v>
                </c:pt>
              </c:numCache>
            </c:numRef>
          </c:val>
          <c:extLst>
            <c:ext xmlns:c16="http://schemas.microsoft.com/office/drawing/2014/chart" uri="{C3380CC4-5D6E-409C-BE32-E72D297353CC}">
              <c16:uniqueId val="{00000002-E282-4CB8-9B49-64574BC6040F}"/>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'PRODUCTION Fig 3-1'!$AK$2</c:f>
              <c:strCache>
                <c:ptCount val="1"/>
                <c:pt idx="0">
                  <c:v>يناير - مارس 2025</c:v>
                </c:pt>
              </c:strCache>
            </c:strRef>
          </c:tx>
          <c:spPr>
            <a:solidFill>
              <a:srgbClr val="29C7FF"/>
            </a:solidFill>
            <a:ln>
              <a:noFill/>
            </a:ln>
            <a:effectLst/>
          </c:spPr>
          <c:invertIfNegative val="0"/>
          <c:dLbls>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F228-4513-808A-873E18B3DC5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3-1'!$AK$3:$AK$7</c:f>
              <c:numCache>
                <c:formatCode>0</c:formatCode>
                <c:ptCount val="5"/>
                <c:pt idx="0">
                  <c:v>65.384615384615387</c:v>
                </c:pt>
                <c:pt idx="1">
                  <c:v>62.962962962962962</c:v>
                </c:pt>
                <c:pt idx="2">
                  <c:v>40</c:v>
                </c:pt>
                <c:pt idx="3">
                  <c:v>65.384615384615387</c:v>
                </c:pt>
                <c:pt idx="4">
                  <c:v>63.636363636363633</c:v>
                </c:pt>
              </c:numCache>
            </c:numRef>
          </c:val>
          <c:extLst>
            <c:ext xmlns:c16="http://schemas.microsoft.com/office/drawing/2014/chart" uri="{C3380CC4-5D6E-409C-BE32-E72D297353CC}">
              <c16:uniqueId val="{00000000-F228-4513-808A-873E18B3DC5A}"/>
            </c:ext>
          </c:extLst>
        </c:ser>
        <c:ser>
          <c:idx val="1"/>
          <c:order val="1"/>
          <c:tx>
            <c:strRef>
              <c:f>'PRODUCTION Fig 3-1'!$AJ$2</c:f>
              <c:strCache>
                <c:ptCount val="1"/>
                <c:pt idx="0">
                  <c:v>أكتوبر - ديسمبر 2024</c:v>
                </c:pt>
              </c:strCache>
            </c:strRef>
          </c:tx>
          <c:spPr>
            <a:solidFill>
              <a:srgbClr val="29C7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3-1'!$AJ$3:$AJ$7</c:f>
              <c:numCache>
                <c:formatCode>0</c:formatCode>
                <c:ptCount val="5"/>
                <c:pt idx="0">
                  <c:v>60.714285714285708</c:v>
                </c:pt>
                <c:pt idx="1">
                  <c:v>51.612903225806463</c:v>
                </c:pt>
                <c:pt idx="2">
                  <c:v>64.705882352941174</c:v>
                </c:pt>
                <c:pt idx="3">
                  <c:v>60.714285714285708</c:v>
                </c:pt>
                <c:pt idx="4">
                  <c:v>52.941176470588239</c:v>
                </c:pt>
              </c:numCache>
            </c:numRef>
          </c:val>
          <c:extLst>
            <c:ext xmlns:c16="http://schemas.microsoft.com/office/drawing/2014/chart" uri="{C3380CC4-5D6E-409C-BE32-E72D297353CC}">
              <c16:uniqueId val="{00000001-F228-4513-808A-873E18B3DC5A}"/>
            </c:ext>
          </c:extLst>
        </c:ser>
        <c:ser>
          <c:idx val="2"/>
          <c:order val="2"/>
          <c:tx>
            <c:strRef>
              <c:f>'PRODUCTION Fig 3-1'!$AG$2</c:f>
              <c:strCache>
                <c:ptCount val="1"/>
                <c:pt idx="0">
                  <c:v>يناير - مارس 2024</c:v>
                </c:pt>
              </c:strCache>
            </c:strRef>
          </c:tx>
          <c:spPr>
            <a:solidFill>
              <a:srgbClr val="D0CECE"/>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F228-4513-808A-873E18B3DC5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3-1'!$AG$3:$AG$7</c:f>
              <c:numCache>
                <c:formatCode>0</c:formatCode>
                <c:ptCount val="5"/>
                <c:pt idx="0">
                  <c:v>53.333333333333336</c:v>
                </c:pt>
                <c:pt idx="1">
                  <c:v>50</c:v>
                </c:pt>
                <c:pt idx="2">
                  <c:v>69.230769230769212</c:v>
                </c:pt>
                <c:pt idx="3">
                  <c:v>53.333333333333336</c:v>
                </c:pt>
                <c:pt idx="4">
                  <c:v>83.333333333333329</c:v>
                </c:pt>
              </c:numCache>
            </c:numRef>
          </c:val>
          <c:extLst>
            <c:ext xmlns:c16="http://schemas.microsoft.com/office/drawing/2014/chart" uri="{C3380CC4-5D6E-409C-BE32-E72D297353CC}">
              <c16:uniqueId val="{00000002-F228-4513-808A-873E18B3DC5A}"/>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'PRODUCTION Fig 3-1'!$AK$26</c:f>
              <c:strCache>
                <c:ptCount val="1"/>
                <c:pt idx="0">
                  <c:v>يناير - مارس 2025</c:v>
                </c:pt>
              </c:strCache>
            </c:strRef>
          </c:tx>
          <c:spPr>
            <a:solidFill>
              <a:srgbClr val="29C7FF"/>
            </a:solidFill>
            <a:ln>
              <a:noFill/>
            </a:ln>
            <a:effectLst/>
          </c:spPr>
          <c:invertIfNegative val="0"/>
          <c:dLbls>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EECB-4EB3-832C-B15E62CC68F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3-1'!$D$27:$D$31</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3-1'!$AK$27:$AK$31</c:f>
              <c:numCache>
                <c:formatCode>0</c:formatCode>
                <c:ptCount val="5"/>
                <c:pt idx="0">
                  <c:v>60.15625</c:v>
                </c:pt>
                <c:pt idx="1">
                  <c:v>58.677685950413213</c:v>
                </c:pt>
                <c:pt idx="2">
                  <c:v>60.000000000000007</c:v>
                </c:pt>
                <c:pt idx="3">
                  <c:v>60.15625</c:v>
                </c:pt>
                <c:pt idx="4">
                  <c:v>46.666666666666664</c:v>
                </c:pt>
              </c:numCache>
            </c:numRef>
          </c:val>
          <c:extLst>
            <c:ext xmlns:c16="http://schemas.microsoft.com/office/drawing/2014/chart" uri="{C3380CC4-5D6E-409C-BE32-E72D297353CC}">
              <c16:uniqueId val="{00000000-EECB-4EB3-832C-B15E62CC68F8}"/>
            </c:ext>
          </c:extLst>
        </c:ser>
        <c:ser>
          <c:idx val="1"/>
          <c:order val="1"/>
          <c:tx>
            <c:strRef>
              <c:f>'PRODUCTION Fig 3-1'!$AJ$26</c:f>
              <c:strCache>
                <c:ptCount val="1"/>
                <c:pt idx="0">
                  <c:v>أكتوبر - ديسمبر 2024</c:v>
                </c:pt>
              </c:strCache>
            </c:strRef>
          </c:tx>
          <c:spPr>
            <a:solidFill>
              <a:srgbClr val="29C7FF"/>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EECB-4EB3-832C-B15E62CC68F8}"/>
                </c:ext>
              </c:extLst>
            </c:dLbl>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EECB-4EB3-832C-B15E62CC68F8}"/>
                </c:ext>
              </c:extLst>
            </c:dLbl>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EECB-4EB3-832C-B15E62CC68F8}"/>
                </c:ext>
              </c:extLst>
            </c:dLbl>
            <c:dLbl>
              <c:idx val="3"/>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EECB-4EB3-832C-B15E62CC68F8}"/>
                </c:ext>
              </c:extLst>
            </c:dLbl>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7-EECB-4EB3-832C-B15E62CC68F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3-1'!$D$27:$D$31</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3-1'!$AJ$27:$AJ$31</c:f>
              <c:numCache>
                <c:formatCode>0</c:formatCode>
                <c:ptCount val="5"/>
                <c:pt idx="0">
                  <c:v>49.264705882352942</c:v>
                </c:pt>
                <c:pt idx="1">
                  <c:v>49.180327868852466</c:v>
                </c:pt>
                <c:pt idx="2">
                  <c:v>48.64864864864866</c:v>
                </c:pt>
                <c:pt idx="3">
                  <c:v>49.264705882352942</c:v>
                </c:pt>
                <c:pt idx="4">
                  <c:v>45.238095238095241</c:v>
                </c:pt>
              </c:numCache>
            </c:numRef>
          </c:val>
          <c:extLst>
            <c:ext xmlns:c16="http://schemas.microsoft.com/office/drawing/2014/chart" uri="{C3380CC4-5D6E-409C-BE32-E72D297353CC}">
              <c16:uniqueId val="{00000001-EECB-4EB3-832C-B15E62CC68F8}"/>
            </c:ext>
          </c:extLst>
        </c:ser>
        <c:ser>
          <c:idx val="2"/>
          <c:order val="2"/>
          <c:tx>
            <c:strRef>
              <c:f>'PRODUCTION Fig 3-1'!$AG$26</c:f>
              <c:strCache>
                <c:ptCount val="1"/>
                <c:pt idx="0">
                  <c:v>يناير - مارس 2024</c:v>
                </c:pt>
              </c:strCache>
            </c:strRef>
          </c:tx>
          <c:spPr>
            <a:solidFill>
              <a:srgbClr val="D0CE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3-1'!$D$27:$D$31</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3-1'!$AG$27:$AG$31</c:f>
              <c:numCache>
                <c:formatCode>0</c:formatCode>
                <c:ptCount val="5"/>
                <c:pt idx="0">
                  <c:v>37.096774193548384</c:v>
                </c:pt>
                <c:pt idx="1">
                  <c:v>32.743362831858406</c:v>
                </c:pt>
                <c:pt idx="2">
                  <c:v>48</c:v>
                </c:pt>
                <c:pt idx="3">
                  <c:v>37.096774193548384</c:v>
                </c:pt>
                <c:pt idx="4">
                  <c:v>46.808510638297861</c:v>
                </c:pt>
              </c:numCache>
            </c:numRef>
          </c:val>
          <c:extLst>
            <c:ext xmlns:c16="http://schemas.microsoft.com/office/drawing/2014/chart" uri="{C3380CC4-5D6E-409C-BE32-E72D297353CC}">
              <c16:uniqueId val="{00000002-EECB-4EB3-832C-B15E62CC68F8}"/>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0"/>
          <c:order val="0"/>
          <c:tx>
            <c:strRef>
              <c:f>'COSTS Fig 3-2'!$AL$23</c:f>
              <c:strCache>
                <c:ptCount val="1"/>
                <c:pt idx="0">
                  <c:v>أبريل - يونيو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DC29-448C-A1B2-6773E5CE68D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3-2'!$AL$24:$AL$26</c:f>
              <c:numCache>
                <c:formatCode>0</c:formatCode>
                <c:ptCount val="3"/>
                <c:pt idx="0">
                  <c:v>53.888888888888886</c:v>
                </c:pt>
                <c:pt idx="1">
                  <c:v>36.363636363636367</c:v>
                </c:pt>
                <c:pt idx="2">
                  <c:v>54.143646408839771</c:v>
                </c:pt>
              </c:numCache>
            </c:numRef>
          </c:val>
          <c:extLst>
            <c:ext xmlns:c16="http://schemas.microsoft.com/office/drawing/2014/chart" uri="{C3380CC4-5D6E-409C-BE32-E72D297353CC}">
              <c16:uniqueId val="{00000000-DC29-448C-A1B2-6773E5CE68DF}"/>
            </c:ext>
          </c:extLst>
        </c:ser>
        <c:ser>
          <c:idx val="1"/>
          <c:order val="1"/>
          <c:tx>
            <c:strRef>
              <c:f>'COSTS Fig 3-2'!$AK$23</c:f>
              <c:strCache>
                <c:ptCount val="1"/>
                <c:pt idx="0">
                  <c:v>يناير - مارس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DC29-448C-A1B2-6773E5CE68D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3-2'!$AK$24:$AK$26</c:f>
              <c:numCache>
                <c:formatCode>0</c:formatCode>
                <c:ptCount val="3"/>
                <c:pt idx="0">
                  <c:v>57.142857142857139</c:v>
                </c:pt>
                <c:pt idx="1">
                  <c:v>33.333333333333343</c:v>
                </c:pt>
                <c:pt idx="2">
                  <c:v>91.588785046728972</c:v>
                </c:pt>
              </c:numCache>
            </c:numRef>
          </c:val>
          <c:extLst>
            <c:ext xmlns:c16="http://schemas.microsoft.com/office/drawing/2014/chart" uri="{C3380CC4-5D6E-409C-BE32-E72D297353CC}">
              <c16:uniqueId val="{00000001-DC29-448C-A1B2-6773E5CE68DF}"/>
            </c:ext>
          </c:extLst>
        </c:ser>
        <c:ser>
          <c:idx val="2"/>
          <c:order val="2"/>
          <c:tx>
            <c:strRef>
              <c:f>'COSTS Fig 3-2'!$AH$23</c:f>
              <c:strCache>
                <c:ptCount val="1"/>
                <c:pt idx="0">
                  <c:v>أبريل - يونيو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DC29-448C-A1B2-6773E5CE68DF}"/>
                </c:ext>
              </c:extLst>
            </c:dLbl>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DC29-448C-A1B2-6773E5CE68D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3-2'!$AH$24:$AH$26</c:f>
              <c:numCache>
                <c:formatCode>0</c:formatCode>
                <c:ptCount val="3"/>
                <c:pt idx="0">
                  <c:v>56.250000000000014</c:v>
                </c:pt>
                <c:pt idx="1">
                  <c:v>34.065934065934059</c:v>
                </c:pt>
                <c:pt idx="2">
                  <c:v>54.444444444444443</c:v>
                </c:pt>
              </c:numCache>
            </c:numRef>
          </c:val>
          <c:extLst>
            <c:ext xmlns:c16="http://schemas.microsoft.com/office/drawing/2014/chart" uri="{C3380CC4-5D6E-409C-BE32-E72D297353CC}">
              <c16:uniqueId val="{00000002-DC29-448C-A1B2-6773E5CE68DF}"/>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0"/>
          <c:order val="0"/>
          <c:tx>
            <c:strRef>
              <c:f>'COSTS Fig 3-2'!$AL$2</c:f>
              <c:strCache>
                <c:ptCount val="1"/>
                <c:pt idx="0">
                  <c:v>أبريل - يونيو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F8D2-465C-BFEC-6A610342468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3-2'!$AL$3:$AL$5</c:f>
              <c:numCache>
                <c:formatCode>0</c:formatCode>
                <c:ptCount val="3"/>
                <c:pt idx="0">
                  <c:v>56.410256410256423</c:v>
                </c:pt>
                <c:pt idx="1">
                  <c:v>37.037037037037038</c:v>
                </c:pt>
                <c:pt idx="2">
                  <c:v>53.658536585365844</c:v>
                </c:pt>
              </c:numCache>
            </c:numRef>
          </c:val>
          <c:extLst>
            <c:ext xmlns:c16="http://schemas.microsoft.com/office/drawing/2014/chart" uri="{C3380CC4-5D6E-409C-BE32-E72D297353CC}">
              <c16:uniqueId val="{00000000-F8D2-465C-BFEC-6A6103424686}"/>
            </c:ext>
          </c:extLst>
        </c:ser>
        <c:ser>
          <c:idx val="1"/>
          <c:order val="1"/>
          <c:tx>
            <c:strRef>
              <c:f>'COSTS Fig 3-2'!$AK$2</c:f>
              <c:strCache>
                <c:ptCount val="1"/>
                <c:pt idx="0">
                  <c:v>يناير - مارس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F8D2-465C-BFEC-6A610342468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3-2'!$AK$3:$AK$5</c:f>
              <c:numCache>
                <c:formatCode>0</c:formatCode>
                <c:ptCount val="3"/>
                <c:pt idx="0">
                  <c:v>65.625000000000014</c:v>
                </c:pt>
                <c:pt idx="1">
                  <c:v>22.727272727272734</c:v>
                </c:pt>
                <c:pt idx="2">
                  <c:v>95.652173913043484</c:v>
                </c:pt>
              </c:numCache>
            </c:numRef>
          </c:val>
          <c:extLst>
            <c:ext xmlns:c16="http://schemas.microsoft.com/office/drawing/2014/chart" uri="{C3380CC4-5D6E-409C-BE32-E72D297353CC}">
              <c16:uniqueId val="{00000001-F8D2-465C-BFEC-6A6103424686}"/>
            </c:ext>
          </c:extLst>
        </c:ser>
        <c:ser>
          <c:idx val="2"/>
          <c:order val="2"/>
          <c:tx>
            <c:strRef>
              <c:f>'COSTS Fig 3-2'!$AH$2</c:f>
              <c:strCache>
                <c:ptCount val="1"/>
                <c:pt idx="0">
                  <c:v>أبريل - يونيو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F8D2-465C-BFEC-6A6103424686}"/>
                </c:ext>
              </c:extLst>
            </c:dLbl>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F8D2-465C-BFEC-6A610342468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3-2'!$AH$3:$AH$5</c:f>
              <c:numCache>
                <c:formatCode>0</c:formatCode>
                <c:ptCount val="3"/>
                <c:pt idx="0">
                  <c:v>57.142857142857139</c:v>
                </c:pt>
                <c:pt idx="1">
                  <c:v>27.777777777777786</c:v>
                </c:pt>
                <c:pt idx="2">
                  <c:v>53.658536585365844</c:v>
                </c:pt>
              </c:numCache>
            </c:numRef>
          </c:val>
          <c:extLst>
            <c:ext xmlns:c16="http://schemas.microsoft.com/office/drawing/2014/chart" uri="{C3380CC4-5D6E-409C-BE32-E72D297353CC}">
              <c16:uniqueId val="{00000002-F8D2-465C-BFEC-6A6103424686}"/>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9498069498069498E-2"/>
          <c:y val="0"/>
          <c:w val="0.93050193050193053"/>
          <c:h val="1"/>
        </c:manualLayout>
      </c:layout>
      <c:barChart>
        <c:barDir val="bar"/>
        <c:grouping val="clustered"/>
        <c:varyColors val="0"/>
        <c:ser>
          <c:idx val="0"/>
          <c:order val="0"/>
          <c:tx>
            <c:strRef>
              <c:f>'COSTS Fig 3-2'!$AK$2</c:f>
              <c:strCache>
                <c:ptCount val="1"/>
                <c:pt idx="0">
                  <c:v>يناير - مارس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8F4C-4819-8698-EE21F98F5F7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3-2'!$AK$3:$AK$5</c:f>
              <c:numCache>
                <c:formatCode>0</c:formatCode>
                <c:ptCount val="3"/>
                <c:pt idx="0">
                  <c:v>65.625000000000014</c:v>
                </c:pt>
                <c:pt idx="1">
                  <c:v>22.727272727272734</c:v>
                </c:pt>
                <c:pt idx="2">
                  <c:v>95.652173913043484</c:v>
                </c:pt>
              </c:numCache>
            </c:numRef>
          </c:val>
          <c:extLst>
            <c:ext xmlns:c16="http://schemas.microsoft.com/office/drawing/2014/chart" uri="{C3380CC4-5D6E-409C-BE32-E72D297353CC}">
              <c16:uniqueId val="{00000000-8F4C-4819-8698-EE21F98F5F75}"/>
            </c:ext>
          </c:extLst>
        </c:ser>
        <c:ser>
          <c:idx val="1"/>
          <c:order val="1"/>
          <c:tx>
            <c:strRef>
              <c:f>'COSTS Fig 3-2'!$AJ$2</c:f>
              <c:strCache>
                <c:ptCount val="1"/>
                <c:pt idx="0">
                  <c:v>أكتوبر - ديسمبر 2024</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8F4C-4819-8698-EE21F98F5F7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3-2'!$AJ$3:$AJ$5</c:f>
              <c:numCache>
                <c:formatCode>0</c:formatCode>
                <c:ptCount val="3"/>
                <c:pt idx="0">
                  <c:v>61.764705882352942</c:v>
                </c:pt>
                <c:pt idx="1">
                  <c:v>22.727272727272734</c:v>
                </c:pt>
                <c:pt idx="2">
                  <c:v>62.857142857142854</c:v>
                </c:pt>
              </c:numCache>
            </c:numRef>
          </c:val>
          <c:extLst>
            <c:ext xmlns:c16="http://schemas.microsoft.com/office/drawing/2014/chart" uri="{C3380CC4-5D6E-409C-BE32-E72D297353CC}">
              <c16:uniqueId val="{00000001-8F4C-4819-8698-EE21F98F5F75}"/>
            </c:ext>
          </c:extLst>
        </c:ser>
        <c:ser>
          <c:idx val="2"/>
          <c:order val="2"/>
          <c:tx>
            <c:strRef>
              <c:f>'COSTS Fig 3-2'!$AG$2</c:f>
              <c:strCache>
                <c:ptCount val="1"/>
                <c:pt idx="0">
                  <c:v>يناير - مارس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8F4C-4819-8698-EE21F98F5F75}"/>
                </c:ext>
              </c:extLst>
            </c:dLbl>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8F4C-4819-8698-EE21F98F5F7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3-2'!$AG$3:$AG$5</c:f>
              <c:numCache>
                <c:formatCode>0</c:formatCode>
                <c:ptCount val="3"/>
                <c:pt idx="0">
                  <c:v>64.705882352941174</c:v>
                </c:pt>
                <c:pt idx="1">
                  <c:v>5.5555555555555571</c:v>
                </c:pt>
                <c:pt idx="2">
                  <c:v>84.615384615384627</c:v>
                </c:pt>
              </c:numCache>
            </c:numRef>
          </c:val>
          <c:extLst>
            <c:ext xmlns:c16="http://schemas.microsoft.com/office/drawing/2014/chart" uri="{C3380CC4-5D6E-409C-BE32-E72D297353CC}">
              <c16:uniqueId val="{00000002-8F4C-4819-8698-EE21F98F5F75}"/>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0.98549673676577243"/>
          <c:h val="1"/>
        </c:manualLayout>
      </c:layout>
      <c:barChart>
        <c:barDir val="bar"/>
        <c:grouping val="clustered"/>
        <c:varyColors val="0"/>
        <c:ser>
          <c:idx val="0"/>
          <c:order val="0"/>
          <c:tx>
            <c:strRef>
              <c:f>'COSTS Fig 3-2'!$AK$23</c:f>
              <c:strCache>
                <c:ptCount val="1"/>
                <c:pt idx="0">
                  <c:v>يناير - مارس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131F-431F-9186-5B17F71AB77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3-2'!$AK$24:$AK$26</c:f>
              <c:numCache>
                <c:formatCode>0</c:formatCode>
                <c:ptCount val="3"/>
                <c:pt idx="0">
                  <c:v>57.142857142857139</c:v>
                </c:pt>
                <c:pt idx="1">
                  <c:v>33.333333333333343</c:v>
                </c:pt>
                <c:pt idx="2">
                  <c:v>91.588785046728972</c:v>
                </c:pt>
              </c:numCache>
            </c:numRef>
          </c:val>
          <c:extLst>
            <c:ext xmlns:c16="http://schemas.microsoft.com/office/drawing/2014/chart" uri="{C3380CC4-5D6E-409C-BE32-E72D297353CC}">
              <c16:uniqueId val="{00000000-131F-431F-9186-5B17F71AB774}"/>
            </c:ext>
          </c:extLst>
        </c:ser>
        <c:ser>
          <c:idx val="1"/>
          <c:order val="1"/>
          <c:tx>
            <c:strRef>
              <c:f>'COSTS Fig 3-2'!$AJ$23</c:f>
              <c:strCache>
                <c:ptCount val="1"/>
                <c:pt idx="0">
                  <c:v>أكتوبر - ديسمبر 2024</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131F-431F-9186-5B17F71AB77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3-2'!$AJ$24:$AJ$26</c:f>
              <c:numCache>
                <c:formatCode>0</c:formatCode>
                <c:ptCount val="3"/>
                <c:pt idx="0">
                  <c:v>61.688311688311678</c:v>
                </c:pt>
                <c:pt idx="1">
                  <c:v>20.454545454545453</c:v>
                </c:pt>
                <c:pt idx="2">
                  <c:v>53.846153846153847</c:v>
                </c:pt>
              </c:numCache>
            </c:numRef>
          </c:val>
          <c:extLst>
            <c:ext xmlns:c16="http://schemas.microsoft.com/office/drawing/2014/chart" uri="{C3380CC4-5D6E-409C-BE32-E72D297353CC}">
              <c16:uniqueId val="{00000001-131F-431F-9186-5B17F71AB774}"/>
            </c:ext>
          </c:extLst>
        </c:ser>
        <c:ser>
          <c:idx val="2"/>
          <c:order val="2"/>
          <c:tx>
            <c:strRef>
              <c:f>'COSTS Fig 3-2'!$AG$23</c:f>
              <c:strCache>
                <c:ptCount val="1"/>
                <c:pt idx="0">
                  <c:v>يناير - مارس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131F-431F-9186-5B17F71AB774}"/>
                </c:ext>
              </c:extLst>
            </c:dLbl>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131F-431F-9186-5B17F71AB77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3-2'!$D$3:$D$5</c:f>
              <c:strCache>
                <c:ptCount val="3"/>
                <c:pt idx="0">
                  <c:v>أسعار المنتجات النهائية</c:v>
                </c:pt>
                <c:pt idx="1">
                  <c:v>أسعار المدخلات**</c:v>
                </c:pt>
                <c:pt idx="2">
                  <c:v>الأجور</c:v>
                </c:pt>
              </c:strCache>
            </c:strRef>
          </c:cat>
          <c:val>
            <c:numRef>
              <c:f>'COSTS Fig 3-2'!$AG$24:$AG$26</c:f>
              <c:numCache>
                <c:formatCode>0</c:formatCode>
                <c:ptCount val="3"/>
                <c:pt idx="0">
                  <c:v>65</c:v>
                </c:pt>
                <c:pt idx="1">
                  <c:v>16.867469879518069</c:v>
                </c:pt>
                <c:pt idx="2">
                  <c:v>84.482758620689651</c:v>
                </c:pt>
              </c:numCache>
            </c:numRef>
          </c:val>
          <c:extLst>
            <c:ext xmlns:c16="http://schemas.microsoft.com/office/drawing/2014/chart" uri="{C3380CC4-5D6E-409C-BE32-E72D297353CC}">
              <c16:uniqueId val="{00000002-131F-431F-9186-5B17F71AB774}"/>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0"/>
          <c:order val="0"/>
          <c:tx>
            <c:strRef>
              <c:f>'INVEST &amp; EMPLOY Fig 3-3'!$AL$2</c:f>
              <c:strCache>
                <c:ptCount val="1"/>
                <c:pt idx="0">
                  <c:v>أبريل - يونيو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10ED-4F08-A79B-3BFEA06CFE6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3-3'!$D$3:$D$4</c:f>
              <c:strCache>
                <c:ptCount val="2"/>
                <c:pt idx="0">
                  <c:v>الاستثمار </c:v>
                </c:pt>
                <c:pt idx="1">
                  <c:v>التشغيل</c:v>
                </c:pt>
              </c:strCache>
            </c:strRef>
          </c:cat>
          <c:val>
            <c:numRef>
              <c:f>'INVEST &amp; EMPLOY Fig 3-3'!$AL$3:$AL$4</c:f>
              <c:numCache>
                <c:formatCode>0</c:formatCode>
                <c:ptCount val="2"/>
                <c:pt idx="0">
                  <c:v>51.162790697674424</c:v>
                </c:pt>
                <c:pt idx="1">
                  <c:v>50</c:v>
                </c:pt>
              </c:numCache>
            </c:numRef>
          </c:val>
          <c:extLst>
            <c:ext xmlns:c16="http://schemas.microsoft.com/office/drawing/2014/chart" uri="{C3380CC4-5D6E-409C-BE32-E72D297353CC}">
              <c16:uniqueId val="{00000000-10ED-4F08-A79B-3BFEA06CFE67}"/>
            </c:ext>
          </c:extLst>
        </c:ser>
        <c:ser>
          <c:idx val="1"/>
          <c:order val="1"/>
          <c:tx>
            <c:strRef>
              <c:f>'INVEST &amp; EMPLOY Fig 3-3'!$AK$2</c:f>
              <c:strCache>
                <c:ptCount val="1"/>
                <c:pt idx="0">
                  <c:v>يناير - مارس 2025</c:v>
                </c:pt>
              </c:strCache>
            </c:strRef>
          </c:tx>
          <c:spPr>
            <a:solidFill>
              <a:srgbClr val="29C7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3-3'!$D$3:$D$4</c:f>
              <c:strCache>
                <c:ptCount val="2"/>
                <c:pt idx="0">
                  <c:v>الاستثمار </c:v>
                </c:pt>
                <c:pt idx="1">
                  <c:v>التشغيل</c:v>
                </c:pt>
              </c:strCache>
            </c:strRef>
          </c:cat>
          <c:val>
            <c:numRef>
              <c:f>'INVEST &amp; EMPLOY Fig 3-3'!$AK$3:$AK$4</c:f>
              <c:numCache>
                <c:formatCode>0</c:formatCode>
                <c:ptCount val="2"/>
                <c:pt idx="0">
                  <c:v>52.380952380952387</c:v>
                </c:pt>
                <c:pt idx="1">
                  <c:v>51.162790697674424</c:v>
                </c:pt>
              </c:numCache>
            </c:numRef>
          </c:val>
          <c:extLst>
            <c:ext xmlns:c16="http://schemas.microsoft.com/office/drawing/2014/chart" uri="{C3380CC4-5D6E-409C-BE32-E72D297353CC}">
              <c16:uniqueId val="{00000001-10ED-4F08-A79B-3BFEA06CFE67}"/>
            </c:ext>
          </c:extLst>
        </c:ser>
        <c:ser>
          <c:idx val="2"/>
          <c:order val="2"/>
          <c:tx>
            <c:strRef>
              <c:f>'INVEST &amp; EMPLOY Fig 3-3'!$AH$2</c:f>
              <c:strCache>
                <c:ptCount val="1"/>
                <c:pt idx="0">
                  <c:v>أبريل - يونيو 2024</c:v>
                </c:pt>
              </c:strCache>
            </c:strRef>
          </c:tx>
          <c:spPr>
            <a:solidFill>
              <a:srgbClr val="D0CE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3-3'!$D$3:$D$4</c:f>
              <c:strCache>
                <c:ptCount val="2"/>
                <c:pt idx="0">
                  <c:v>الاستثمار </c:v>
                </c:pt>
                <c:pt idx="1">
                  <c:v>التشغيل</c:v>
                </c:pt>
              </c:strCache>
            </c:strRef>
          </c:cat>
          <c:val>
            <c:numRef>
              <c:f>'INVEST &amp; EMPLOY Fig 3-3'!$AH$3:$AH$4</c:f>
              <c:numCache>
                <c:formatCode>0</c:formatCode>
                <c:ptCount val="2"/>
                <c:pt idx="0">
                  <c:v>53.658536585365844</c:v>
                </c:pt>
                <c:pt idx="1">
                  <c:v>52.380952380952387</c:v>
                </c:pt>
              </c:numCache>
            </c:numRef>
          </c:val>
          <c:extLst>
            <c:ext xmlns:c16="http://schemas.microsoft.com/office/drawing/2014/chart" uri="{C3380CC4-5D6E-409C-BE32-E72D297353CC}">
              <c16:uniqueId val="{00000002-10ED-4F08-A79B-3BFEA06CFE67}"/>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'INVEST &amp; EMPLOY Fig 3-3'!$AK$2</c:f>
              <c:strCache>
                <c:ptCount val="1"/>
                <c:pt idx="0">
                  <c:v>يناير - مارس 2025</c:v>
                </c:pt>
              </c:strCache>
            </c:strRef>
          </c:tx>
          <c:spPr>
            <a:solidFill>
              <a:srgbClr val="29C7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3-3'!$D$3:$D$4</c:f>
              <c:strCache>
                <c:ptCount val="2"/>
                <c:pt idx="0">
                  <c:v>الاستثمار </c:v>
                </c:pt>
                <c:pt idx="1">
                  <c:v>التشغيل</c:v>
                </c:pt>
              </c:strCache>
            </c:strRef>
          </c:cat>
          <c:val>
            <c:numRef>
              <c:f>'INVEST &amp; EMPLOY Fig 3-3'!$AK$3:$AK$4</c:f>
              <c:numCache>
                <c:formatCode>0</c:formatCode>
                <c:ptCount val="2"/>
                <c:pt idx="0">
                  <c:v>52.380952380952387</c:v>
                </c:pt>
                <c:pt idx="1">
                  <c:v>51.162790697674424</c:v>
                </c:pt>
              </c:numCache>
            </c:numRef>
          </c:val>
          <c:extLst>
            <c:ext xmlns:c16="http://schemas.microsoft.com/office/drawing/2014/chart" uri="{C3380CC4-5D6E-409C-BE32-E72D297353CC}">
              <c16:uniqueId val="{00000000-4EF7-447D-A138-0023E6DBEF48}"/>
            </c:ext>
          </c:extLst>
        </c:ser>
        <c:ser>
          <c:idx val="1"/>
          <c:order val="1"/>
          <c:tx>
            <c:strRef>
              <c:f>'INVEST &amp; EMPLOY Fig 3-3'!$AJ$2</c:f>
              <c:strCache>
                <c:ptCount val="1"/>
                <c:pt idx="0">
                  <c:v>أكتوبر - ديسمبر 2024</c:v>
                </c:pt>
              </c:strCache>
            </c:strRef>
          </c:tx>
          <c:spPr>
            <a:solidFill>
              <a:srgbClr val="29C7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3-3'!$D$3:$D$4</c:f>
              <c:strCache>
                <c:ptCount val="2"/>
                <c:pt idx="0">
                  <c:v>الاستثمار </c:v>
                </c:pt>
                <c:pt idx="1">
                  <c:v>التشغيل</c:v>
                </c:pt>
              </c:strCache>
            </c:strRef>
          </c:cat>
          <c:val>
            <c:numRef>
              <c:f>'INVEST &amp; EMPLOY Fig 3-3'!$AJ$3:$AJ$4</c:f>
              <c:numCache>
                <c:formatCode>0</c:formatCode>
                <c:ptCount val="2"/>
                <c:pt idx="0">
                  <c:v>52.380952380952387</c:v>
                </c:pt>
                <c:pt idx="1">
                  <c:v>52.631578947368418</c:v>
                </c:pt>
              </c:numCache>
            </c:numRef>
          </c:val>
          <c:extLst>
            <c:ext xmlns:c16="http://schemas.microsoft.com/office/drawing/2014/chart" uri="{C3380CC4-5D6E-409C-BE32-E72D297353CC}">
              <c16:uniqueId val="{00000001-4EF7-447D-A138-0023E6DBEF48}"/>
            </c:ext>
          </c:extLst>
        </c:ser>
        <c:ser>
          <c:idx val="2"/>
          <c:order val="2"/>
          <c:tx>
            <c:strRef>
              <c:f>'INVEST &amp; EMPLOY Fig 3-3'!$AG$2</c:f>
              <c:strCache>
                <c:ptCount val="1"/>
                <c:pt idx="0">
                  <c:v>يناير - مارس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4EF7-447D-A138-0023E6DBEF4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3-3'!$D$3:$D$4</c:f>
              <c:strCache>
                <c:ptCount val="2"/>
                <c:pt idx="0">
                  <c:v>الاستثمار </c:v>
                </c:pt>
                <c:pt idx="1">
                  <c:v>التشغيل</c:v>
                </c:pt>
              </c:strCache>
            </c:strRef>
          </c:cat>
          <c:val>
            <c:numRef>
              <c:f>'INVEST &amp; EMPLOY Fig 3-3'!$AG$3:$AG$4</c:f>
              <c:numCache>
                <c:formatCode>0</c:formatCode>
                <c:ptCount val="2"/>
                <c:pt idx="0">
                  <c:v>56.410256410256423</c:v>
                </c:pt>
                <c:pt idx="1">
                  <c:v>48.837209302325583</c:v>
                </c:pt>
              </c:numCache>
            </c:numRef>
          </c:val>
          <c:extLst>
            <c:ext xmlns:c16="http://schemas.microsoft.com/office/drawing/2014/chart" uri="{C3380CC4-5D6E-409C-BE32-E72D297353CC}">
              <c16:uniqueId val="{00000002-4EF7-447D-A138-0023E6DBEF48}"/>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'INVEST &amp; EMPLOY Fig 3-3'!$AK$21</c:f>
              <c:strCache>
                <c:ptCount val="1"/>
                <c:pt idx="0">
                  <c:v>يناير - مارس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1210-4F94-A3EB-D8A34AF4D1A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3-3'!$D$22:$D$23</c:f>
              <c:strCache>
                <c:ptCount val="2"/>
                <c:pt idx="0">
                  <c:v>الاستثمار </c:v>
                </c:pt>
                <c:pt idx="1">
                  <c:v>التشغيل</c:v>
                </c:pt>
              </c:strCache>
            </c:strRef>
          </c:cat>
          <c:val>
            <c:numRef>
              <c:f>'INVEST &amp; EMPLOY Fig 3-3'!$AK$22:$AK$23</c:f>
              <c:numCache>
                <c:formatCode>0</c:formatCode>
                <c:ptCount val="2"/>
                <c:pt idx="0">
                  <c:v>51.041666666666664</c:v>
                </c:pt>
                <c:pt idx="1">
                  <c:v>50.000000000000014</c:v>
                </c:pt>
              </c:numCache>
            </c:numRef>
          </c:val>
          <c:extLst>
            <c:ext xmlns:c16="http://schemas.microsoft.com/office/drawing/2014/chart" uri="{C3380CC4-5D6E-409C-BE32-E72D297353CC}">
              <c16:uniqueId val="{00000000-1210-4F94-A3EB-D8A34AF4D1AC}"/>
            </c:ext>
          </c:extLst>
        </c:ser>
        <c:ser>
          <c:idx val="1"/>
          <c:order val="1"/>
          <c:tx>
            <c:strRef>
              <c:f>'INVEST &amp; EMPLOY Fig 3-3'!$AJ$21</c:f>
              <c:strCache>
                <c:ptCount val="1"/>
                <c:pt idx="0">
                  <c:v>أكتوبر - ديسمبر 2024</c:v>
                </c:pt>
              </c:strCache>
            </c:strRef>
          </c:tx>
          <c:spPr>
            <a:solidFill>
              <a:srgbClr val="29C7FF"/>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1210-4F94-A3EB-D8A34AF4D1A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3-3'!$D$22:$D$23</c:f>
              <c:strCache>
                <c:ptCount val="2"/>
                <c:pt idx="0">
                  <c:v>الاستثمار </c:v>
                </c:pt>
                <c:pt idx="1">
                  <c:v>التشغيل</c:v>
                </c:pt>
              </c:strCache>
            </c:strRef>
          </c:cat>
          <c:val>
            <c:numRef>
              <c:f>'INVEST &amp; EMPLOY Fig 3-3'!$AJ$22:$AJ$23</c:f>
              <c:numCache>
                <c:formatCode>0</c:formatCode>
                <c:ptCount val="2"/>
                <c:pt idx="0">
                  <c:v>49.740932642487039</c:v>
                </c:pt>
                <c:pt idx="1">
                  <c:v>50.54347826086957</c:v>
                </c:pt>
              </c:numCache>
            </c:numRef>
          </c:val>
          <c:extLst>
            <c:ext xmlns:c16="http://schemas.microsoft.com/office/drawing/2014/chart" uri="{C3380CC4-5D6E-409C-BE32-E72D297353CC}">
              <c16:uniqueId val="{00000001-1210-4F94-A3EB-D8A34AF4D1AC}"/>
            </c:ext>
          </c:extLst>
        </c:ser>
        <c:ser>
          <c:idx val="2"/>
          <c:order val="2"/>
          <c:tx>
            <c:strRef>
              <c:f>'INVEST &amp; EMPLOY Fig 3-3'!$AG$21</c:f>
              <c:strCache>
                <c:ptCount val="1"/>
                <c:pt idx="0">
                  <c:v>يناير - مارس 2024</c:v>
                </c:pt>
              </c:strCache>
            </c:strRef>
          </c:tx>
          <c:spPr>
            <a:solidFill>
              <a:srgbClr val="D0CE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3-3'!$D$22:$D$23</c:f>
              <c:strCache>
                <c:ptCount val="2"/>
                <c:pt idx="0">
                  <c:v>الاستثمار </c:v>
                </c:pt>
                <c:pt idx="1">
                  <c:v>التشغيل</c:v>
                </c:pt>
              </c:strCache>
            </c:strRef>
          </c:cat>
          <c:val>
            <c:numRef>
              <c:f>'INVEST &amp; EMPLOY Fig 3-3'!$AG$22:$AG$23</c:f>
              <c:numCache>
                <c:formatCode>General</c:formatCode>
                <c:ptCount val="2"/>
                <c:pt idx="0">
                  <c:v>50</c:v>
                </c:pt>
                <c:pt idx="1">
                  <c:v>50.000000000000014</c:v>
                </c:pt>
              </c:numCache>
            </c:numRef>
          </c:val>
          <c:extLst>
            <c:ext xmlns:c16="http://schemas.microsoft.com/office/drawing/2014/chart" uri="{C3380CC4-5D6E-409C-BE32-E72D297353CC}">
              <c16:uniqueId val="{00000002-1210-4F94-A3EB-D8A34AF4D1AC}"/>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0"/>
          <c:order val="0"/>
          <c:tx>
            <c:strRef>
              <c:f>'INVEST &amp; EMPLOY Fig 3-3'!$AL$21</c:f>
              <c:strCache>
                <c:ptCount val="1"/>
                <c:pt idx="0">
                  <c:v>أبريل - يونيو 2025</c:v>
                </c:pt>
              </c:strCache>
            </c:strRef>
          </c:tx>
          <c:spPr>
            <a:solidFill>
              <a:srgbClr val="29C7FF"/>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F97D-419A-9C3F-FB3C86CF455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3-3'!$D$22:$D$23</c:f>
              <c:strCache>
                <c:ptCount val="2"/>
                <c:pt idx="0">
                  <c:v>الاستثمار </c:v>
                </c:pt>
                <c:pt idx="1">
                  <c:v>التشغيل</c:v>
                </c:pt>
              </c:strCache>
            </c:strRef>
          </c:cat>
          <c:val>
            <c:numRef>
              <c:f>'INVEST &amp; EMPLOY Fig 3-3'!$AL$22:$AL$23</c:f>
              <c:numCache>
                <c:formatCode>0</c:formatCode>
                <c:ptCount val="2"/>
                <c:pt idx="0">
                  <c:v>50.259067357512954</c:v>
                </c:pt>
                <c:pt idx="1">
                  <c:v>50.531914893617028</c:v>
                </c:pt>
              </c:numCache>
            </c:numRef>
          </c:val>
          <c:extLst>
            <c:ext xmlns:c16="http://schemas.microsoft.com/office/drawing/2014/chart" uri="{C3380CC4-5D6E-409C-BE32-E72D297353CC}">
              <c16:uniqueId val="{00000000-F97D-419A-9C3F-FB3C86CF455C}"/>
            </c:ext>
          </c:extLst>
        </c:ser>
        <c:ser>
          <c:idx val="1"/>
          <c:order val="1"/>
          <c:tx>
            <c:strRef>
              <c:f>'INVEST &amp; EMPLOY Fig 3-3'!$AK$21</c:f>
              <c:strCache>
                <c:ptCount val="1"/>
                <c:pt idx="0">
                  <c:v>يناير - مارس 2025</c:v>
                </c:pt>
              </c:strCache>
            </c:strRef>
          </c:tx>
          <c:spPr>
            <a:solidFill>
              <a:srgbClr val="29C7FF"/>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F97D-419A-9C3F-FB3C86CF455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3-3'!$D$22:$D$23</c:f>
              <c:strCache>
                <c:ptCount val="2"/>
                <c:pt idx="0">
                  <c:v>الاستثمار </c:v>
                </c:pt>
                <c:pt idx="1">
                  <c:v>التشغيل</c:v>
                </c:pt>
              </c:strCache>
            </c:strRef>
          </c:cat>
          <c:val>
            <c:numRef>
              <c:f>'INVEST &amp; EMPLOY Fig 3-3'!$AK$22:$AK$23</c:f>
              <c:numCache>
                <c:formatCode>0</c:formatCode>
                <c:ptCount val="2"/>
                <c:pt idx="0">
                  <c:v>51.041666666666664</c:v>
                </c:pt>
                <c:pt idx="1">
                  <c:v>50.000000000000014</c:v>
                </c:pt>
              </c:numCache>
            </c:numRef>
          </c:val>
          <c:extLst>
            <c:ext xmlns:c16="http://schemas.microsoft.com/office/drawing/2014/chart" uri="{C3380CC4-5D6E-409C-BE32-E72D297353CC}">
              <c16:uniqueId val="{00000001-F97D-419A-9C3F-FB3C86CF455C}"/>
            </c:ext>
          </c:extLst>
        </c:ser>
        <c:ser>
          <c:idx val="2"/>
          <c:order val="2"/>
          <c:tx>
            <c:strRef>
              <c:f>'INVEST &amp; EMPLOY Fig 3-3'!$AH$21</c:f>
              <c:strCache>
                <c:ptCount val="1"/>
                <c:pt idx="0">
                  <c:v>أبريل - يونيو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F97D-419A-9C3F-FB3C86CF455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3-3'!$D$22:$D$23</c:f>
              <c:strCache>
                <c:ptCount val="2"/>
                <c:pt idx="0">
                  <c:v>الاستثمار </c:v>
                </c:pt>
                <c:pt idx="1">
                  <c:v>التشغيل</c:v>
                </c:pt>
              </c:strCache>
            </c:strRef>
          </c:cat>
          <c:val>
            <c:numRef>
              <c:f>'INVEST &amp; EMPLOY Fig 3-3'!$AH$22:$AH$23</c:f>
              <c:numCache>
                <c:formatCode>0</c:formatCode>
                <c:ptCount val="2"/>
                <c:pt idx="0">
                  <c:v>49.740932642487039</c:v>
                </c:pt>
                <c:pt idx="1">
                  <c:v>47.802197802197796</c:v>
                </c:pt>
              </c:numCache>
            </c:numRef>
          </c:val>
          <c:extLst>
            <c:ext xmlns:c16="http://schemas.microsoft.com/office/drawing/2014/chart" uri="{C3380CC4-5D6E-409C-BE32-E72D297353CC}">
              <c16:uniqueId val="{00000002-F97D-419A-9C3F-FB3C86CF455C}"/>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0"/>
          <c:order val="0"/>
          <c:tx>
            <c:strRef>
              <c:f>'PRODUCTION Fig 4-1'!$AM$2</c:f>
              <c:strCache>
                <c:ptCount val="1"/>
                <c:pt idx="0">
                  <c:v>يوليو - سبتمبر 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4-1'!$AM$3:$AM$7</c:f>
              <c:numCache>
                <c:formatCode>0</c:formatCode>
                <c:ptCount val="5"/>
                <c:pt idx="0">
                  <c:v>55.000000000000007</c:v>
                </c:pt>
                <c:pt idx="1">
                  <c:v>61.111111111111114</c:v>
                </c:pt>
                <c:pt idx="2">
                  <c:v>54.54545454545454</c:v>
                </c:pt>
                <c:pt idx="3" formatCode="General">
                  <c:v>55.000000000000007</c:v>
                </c:pt>
                <c:pt idx="4">
                  <c:v>53.333333333333336</c:v>
                </c:pt>
              </c:numCache>
            </c:numRef>
          </c:val>
          <c:extLst>
            <c:ext xmlns:c16="http://schemas.microsoft.com/office/drawing/2014/chart" uri="{C3380CC4-5D6E-409C-BE32-E72D297353CC}">
              <c16:uniqueId val="{00000000-5779-4BE9-B284-F6EC9E4231E6}"/>
            </c:ext>
          </c:extLst>
        </c:ser>
        <c:ser>
          <c:idx val="1"/>
          <c:order val="1"/>
          <c:tx>
            <c:strRef>
              <c:f>'PRODUCTION Fig 4-1'!$AL$2</c:f>
              <c:strCache>
                <c:ptCount val="1"/>
                <c:pt idx="0">
                  <c:v>أبريل - يونيو2025</c:v>
                </c:pt>
              </c:strCache>
            </c:strRef>
          </c:tx>
          <c:spPr>
            <a:solidFill>
              <a:srgbClr val="8C8EF0"/>
            </a:solidFill>
            <a:ln>
              <a:noFill/>
            </a:ln>
            <a:effectLst/>
          </c:spPr>
          <c:invertIfNegative val="0"/>
          <c:dLbls>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5779-4BE9-B284-F6EC9E4231E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4-1'!$AL$3:$AL$7</c:f>
              <c:numCache>
                <c:formatCode>0</c:formatCode>
                <c:ptCount val="5"/>
                <c:pt idx="0">
                  <c:v>73.333333333333329</c:v>
                </c:pt>
                <c:pt idx="1">
                  <c:v>70</c:v>
                </c:pt>
                <c:pt idx="2">
                  <c:v>57.142857142857139</c:v>
                </c:pt>
                <c:pt idx="3">
                  <c:v>73.333333333333329</c:v>
                </c:pt>
                <c:pt idx="4" formatCode="General">
                  <c:v>50</c:v>
                </c:pt>
              </c:numCache>
            </c:numRef>
          </c:val>
          <c:extLst>
            <c:ext xmlns:c16="http://schemas.microsoft.com/office/drawing/2014/chart" uri="{C3380CC4-5D6E-409C-BE32-E72D297353CC}">
              <c16:uniqueId val="{00000001-5779-4BE9-B284-F6EC9E4231E6}"/>
            </c:ext>
          </c:extLst>
        </c:ser>
        <c:ser>
          <c:idx val="2"/>
          <c:order val="2"/>
          <c:tx>
            <c:strRef>
              <c:f>'PRODUCTION Fig 4-1'!$AI$2</c:f>
              <c:strCache>
                <c:ptCount val="1"/>
                <c:pt idx="0">
                  <c:v>يوليو - سبتمبر 2024</c:v>
                </c:pt>
              </c:strCache>
            </c:strRef>
          </c:tx>
          <c:spPr>
            <a:solidFill>
              <a:srgbClr val="D0CECE"/>
            </a:solidFill>
            <a:ln>
              <a:noFill/>
            </a:ln>
            <a:effectLst/>
          </c:spPr>
          <c:invertIfNegative val="0"/>
          <c:dLbls>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5779-4BE9-B284-F6EC9E4231E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4-1'!$AI$3:$AI$7</c:f>
              <c:numCache>
                <c:formatCode>0</c:formatCode>
                <c:ptCount val="5"/>
                <c:pt idx="0">
                  <c:v>55.882352941176471</c:v>
                </c:pt>
                <c:pt idx="1">
                  <c:v>58.064516129032263</c:v>
                </c:pt>
                <c:pt idx="2">
                  <c:v>53.333333333333336</c:v>
                </c:pt>
                <c:pt idx="3">
                  <c:v>55.882352941176471</c:v>
                </c:pt>
                <c:pt idx="4">
                  <c:v>47.368421052631582</c:v>
                </c:pt>
              </c:numCache>
            </c:numRef>
          </c:val>
          <c:extLst>
            <c:ext xmlns:c16="http://schemas.microsoft.com/office/drawing/2014/chart" uri="{C3380CC4-5D6E-409C-BE32-E72D297353CC}">
              <c16:uniqueId val="{00000002-5779-4BE9-B284-F6EC9E4231E6}"/>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'PRODUCTION Fig 4-1'!$AL$2</c:f>
              <c:strCache>
                <c:ptCount val="1"/>
                <c:pt idx="0">
                  <c:v>أبريل - يونيو2025</c:v>
                </c:pt>
              </c:strCache>
            </c:strRef>
          </c:tx>
          <c:spPr>
            <a:solidFill>
              <a:srgbClr val="8C8EF0"/>
            </a:solidFill>
            <a:ln>
              <a:noFill/>
            </a:ln>
            <a:effectLst/>
          </c:spPr>
          <c:invertIfNegative val="0"/>
          <c:dLbls>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AF90-45C4-BFE1-12521B6FF29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4-1'!$AL$3:$AL$7</c:f>
              <c:numCache>
                <c:formatCode>0</c:formatCode>
                <c:ptCount val="5"/>
                <c:pt idx="0">
                  <c:v>73.333333333333329</c:v>
                </c:pt>
                <c:pt idx="1">
                  <c:v>70</c:v>
                </c:pt>
                <c:pt idx="2">
                  <c:v>57.142857142857139</c:v>
                </c:pt>
                <c:pt idx="3">
                  <c:v>73.333333333333329</c:v>
                </c:pt>
                <c:pt idx="4" formatCode="General">
                  <c:v>50</c:v>
                </c:pt>
              </c:numCache>
            </c:numRef>
          </c:val>
          <c:extLst>
            <c:ext xmlns:c16="http://schemas.microsoft.com/office/drawing/2014/chart" uri="{C3380CC4-5D6E-409C-BE32-E72D297353CC}">
              <c16:uniqueId val="{00000000-AF90-45C4-BFE1-12521B6FF29D}"/>
            </c:ext>
          </c:extLst>
        </c:ser>
        <c:ser>
          <c:idx val="1"/>
          <c:order val="1"/>
          <c:tx>
            <c:strRef>
              <c:f>'PRODUCTION Fig 4-1'!$AK$2</c:f>
              <c:strCache>
                <c:ptCount val="1"/>
                <c:pt idx="0">
                  <c:v>يناير - مارس 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4-1'!$AK$3:$AK$7</c:f>
              <c:numCache>
                <c:formatCode>0</c:formatCode>
                <c:ptCount val="5"/>
                <c:pt idx="0">
                  <c:v>62.068965517241381</c:v>
                </c:pt>
                <c:pt idx="1">
                  <c:v>59.999999999999986</c:v>
                </c:pt>
                <c:pt idx="2">
                  <c:v>60</c:v>
                </c:pt>
                <c:pt idx="3">
                  <c:v>62.068965517241381</c:v>
                </c:pt>
                <c:pt idx="4">
                  <c:v>60</c:v>
                </c:pt>
              </c:numCache>
            </c:numRef>
          </c:val>
          <c:extLst>
            <c:ext xmlns:c16="http://schemas.microsoft.com/office/drawing/2014/chart" uri="{C3380CC4-5D6E-409C-BE32-E72D297353CC}">
              <c16:uniqueId val="{00000001-AF90-45C4-BFE1-12521B6FF29D}"/>
            </c:ext>
          </c:extLst>
        </c:ser>
        <c:ser>
          <c:idx val="2"/>
          <c:order val="2"/>
          <c:tx>
            <c:strRef>
              <c:f>'PRODUCTION Fig 4-1'!$AH$2</c:f>
              <c:strCache>
                <c:ptCount val="1"/>
                <c:pt idx="0">
                  <c:v>أبريل - يونيو 2024</c:v>
                </c:pt>
              </c:strCache>
            </c:strRef>
          </c:tx>
          <c:spPr>
            <a:solidFill>
              <a:srgbClr val="D0CECE"/>
            </a:solidFill>
            <a:ln>
              <a:noFill/>
            </a:ln>
            <a:effectLst/>
          </c:spPr>
          <c:invertIfNegative val="0"/>
          <c:dLbls>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AF90-45C4-BFE1-12521B6FF29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4-1'!$D$3:$D$7</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4-1'!$AH$3:$AH$7</c:f>
              <c:numCache>
                <c:formatCode>0</c:formatCode>
                <c:ptCount val="5"/>
                <c:pt idx="0">
                  <c:v>72.41379310344827</c:v>
                </c:pt>
                <c:pt idx="1">
                  <c:v>63.333333333333329</c:v>
                </c:pt>
                <c:pt idx="2">
                  <c:v>64.705882352941174</c:v>
                </c:pt>
                <c:pt idx="3">
                  <c:v>72.41379310344827</c:v>
                </c:pt>
                <c:pt idx="4" formatCode="General">
                  <c:v>50</c:v>
                </c:pt>
              </c:numCache>
            </c:numRef>
          </c:val>
          <c:extLst>
            <c:ext xmlns:c16="http://schemas.microsoft.com/office/drawing/2014/chart" uri="{C3380CC4-5D6E-409C-BE32-E72D297353CC}">
              <c16:uniqueId val="{00000002-AF90-45C4-BFE1-12521B6FF29D}"/>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6194337504414677E-2"/>
          <c:y val="5.0925925925925923E-2"/>
          <c:w val="0.90154346240358563"/>
          <c:h val="0.89814814814814814"/>
        </c:manualLayout>
      </c:layout>
      <c:barChart>
        <c:barDir val="bar"/>
        <c:grouping val="clustered"/>
        <c:varyColors val="0"/>
        <c:ser>
          <c:idx val="0"/>
          <c:order val="0"/>
          <c:tx>
            <c:strRef>
              <c:f>'PRODUCTION Fig 4-1'!$AM$24</c:f>
              <c:strCache>
                <c:ptCount val="1"/>
                <c:pt idx="0">
                  <c:v>يوليو - سبتمبر 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4-1'!$D$25:$D$29</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4-1'!$AM$25:$AM$29</c:f>
              <c:numCache>
                <c:formatCode>0</c:formatCode>
                <c:ptCount val="5"/>
                <c:pt idx="0">
                  <c:v>60.402684563758399</c:v>
                </c:pt>
                <c:pt idx="1">
                  <c:v>63.768115942028992</c:v>
                </c:pt>
                <c:pt idx="2">
                  <c:v>52.777777777777779</c:v>
                </c:pt>
                <c:pt idx="3">
                  <c:v>60.402684563758399</c:v>
                </c:pt>
                <c:pt idx="4">
                  <c:v>53.731343283582092</c:v>
                </c:pt>
              </c:numCache>
            </c:numRef>
          </c:val>
          <c:extLst>
            <c:ext xmlns:c16="http://schemas.microsoft.com/office/drawing/2014/chart" uri="{C3380CC4-5D6E-409C-BE32-E72D297353CC}">
              <c16:uniqueId val="{00000000-6A2A-490F-9F08-D599D5CA7D0F}"/>
            </c:ext>
          </c:extLst>
        </c:ser>
        <c:ser>
          <c:idx val="1"/>
          <c:order val="1"/>
          <c:tx>
            <c:strRef>
              <c:f>'PRODUCTION Fig 4-1'!$AL$24</c:f>
              <c:strCache>
                <c:ptCount val="1"/>
                <c:pt idx="0">
                  <c:v>أبريل - يونيو2025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4-1'!$D$25:$D$29</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4-1'!$AL$25:$AL$29</c:f>
              <c:numCache>
                <c:formatCode>0</c:formatCode>
                <c:ptCount val="5"/>
                <c:pt idx="0">
                  <c:v>60.544217687074834</c:v>
                </c:pt>
                <c:pt idx="1">
                  <c:v>61.971830985915503</c:v>
                </c:pt>
                <c:pt idx="2">
                  <c:v>58.064516129032249</c:v>
                </c:pt>
                <c:pt idx="3">
                  <c:v>60.544217687074834</c:v>
                </c:pt>
                <c:pt idx="4">
                  <c:v>51.388888888888893</c:v>
                </c:pt>
              </c:numCache>
            </c:numRef>
          </c:val>
          <c:extLst>
            <c:ext xmlns:c16="http://schemas.microsoft.com/office/drawing/2014/chart" uri="{C3380CC4-5D6E-409C-BE32-E72D297353CC}">
              <c16:uniqueId val="{00000001-6A2A-490F-9F08-D599D5CA7D0F}"/>
            </c:ext>
          </c:extLst>
        </c:ser>
        <c:ser>
          <c:idx val="2"/>
          <c:order val="2"/>
          <c:tx>
            <c:strRef>
              <c:f>'PRODUCTION Fig 4-1'!$AI$24</c:f>
              <c:strCache>
                <c:ptCount val="1"/>
                <c:pt idx="0">
                  <c:v>يوليو - سبتمبر 2024</c:v>
                </c:pt>
              </c:strCache>
            </c:strRef>
          </c:tx>
          <c:spPr>
            <a:solidFill>
              <a:srgbClr val="D0CECE"/>
            </a:solidFill>
            <a:ln>
              <a:noFill/>
            </a:ln>
            <a:effectLst/>
          </c:spPr>
          <c:invertIfNegative val="0"/>
          <c:dLbls>
            <c:dLbl>
              <c:idx val="4"/>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6A2A-490F-9F08-D599D5CA7D0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4-1'!$D$25:$D$29</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4-1'!$AI$25:$AI$29</c:f>
              <c:numCache>
                <c:formatCode>0</c:formatCode>
                <c:ptCount val="5"/>
                <c:pt idx="0">
                  <c:v>55.882352941176471</c:v>
                </c:pt>
                <c:pt idx="1">
                  <c:v>54.838709677419352</c:v>
                </c:pt>
                <c:pt idx="2">
                  <c:v>55.263157894736835</c:v>
                </c:pt>
                <c:pt idx="3">
                  <c:v>55.882352941176471</c:v>
                </c:pt>
                <c:pt idx="4">
                  <c:v>48.387096774193552</c:v>
                </c:pt>
              </c:numCache>
            </c:numRef>
          </c:val>
          <c:extLst>
            <c:ext xmlns:c16="http://schemas.microsoft.com/office/drawing/2014/chart" uri="{C3380CC4-5D6E-409C-BE32-E72D297353CC}">
              <c16:uniqueId val="{00000002-6A2A-490F-9F08-D599D5CA7D0F}"/>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'PRODUCTION Fig 4-1'!$AL$24</c:f>
              <c:strCache>
                <c:ptCount val="1"/>
                <c:pt idx="0">
                  <c:v>أبريل - يونيو2025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4-1'!$D$25:$D$29</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4-1'!$AL$25:$AL$29</c:f>
              <c:numCache>
                <c:formatCode>0</c:formatCode>
                <c:ptCount val="5"/>
                <c:pt idx="0">
                  <c:v>60.544217687074834</c:v>
                </c:pt>
                <c:pt idx="1">
                  <c:v>61.971830985915503</c:v>
                </c:pt>
                <c:pt idx="2">
                  <c:v>58.064516129032249</c:v>
                </c:pt>
                <c:pt idx="3">
                  <c:v>60.544217687074834</c:v>
                </c:pt>
                <c:pt idx="4">
                  <c:v>51.388888888888893</c:v>
                </c:pt>
              </c:numCache>
            </c:numRef>
          </c:val>
          <c:extLst>
            <c:ext xmlns:c16="http://schemas.microsoft.com/office/drawing/2014/chart" uri="{C3380CC4-5D6E-409C-BE32-E72D297353CC}">
              <c16:uniqueId val="{00000000-584D-4F05-B41F-020CFC30830D}"/>
            </c:ext>
          </c:extLst>
        </c:ser>
        <c:ser>
          <c:idx val="1"/>
          <c:order val="1"/>
          <c:tx>
            <c:strRef>
              <c:f>'PRODUCTION Fig 4-1'!$AK$24</c:f>
              <c:strCache>
                <c:ptCount val="1"/>
                <c:pt idx="0">
                  <c:v>يناير - مارس 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4-1'!$D$25:$D$29</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4-1'!$AK$25:$AK$29</c:f>
              <c:numCache>
                <c:formatCode>0</c:formatCode>
                <c:ptCount val="5"/>
                <c:pt idx="0">
                  <c:v>51.724137931034477</c:v>
                </c:pt>
                <c:pt idx="1">
                  <c:v>51.538461538461547</c:v>
                </c:pt>
                <c:pt idx="2">
                  <c:v>58.139534883720934</c:v>
                </c:pt>
                <c:pt idx="3">
                  <c:v>51.724137931034477</c:v>
                </c:pt>
                <c:pt idx="4">
                  <c:v>54</c:v>
                </c:pt>
              </c:numCache>
            </c:numRef>
          </c:val>
          <c:extLst>
            <c:ext xmlns:c16="http://schemas.microsoft.com/office/drawing/2014/chart" uri="{C3380CC4-5D6E-409C-BE32-E72D297353CC}">
              <c16:uniqueId val="{00000001-584D-4F05-B41F-020CFC30830D}"/>
            </c:ext>
          </c:extLst>
        </c:ser>
        <c:ser>
          <c:idx val="2"/>
          <c:order val="2"/>
          <c:tx>
            <c:strRef>
              <c:f>'PRODUCTION Fig 4-1'!$AH$24</c:f>
              <c:strCache>
                <c:ptCount val="1"/>
                <c:pt idx="0">
                  <c:v>أبريل - يونيو 2024</c:v>
                </c:pt>
              </c:strCache>
            </c:strRef>
          </c:tx>
          <c:spPr>
            <a:solidFill>
              <a:srgbClr val="D0CE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'PRODUCTION Fig 4-1'!$D$25:$D$29</c:f>
              <c:strCache>
                <c:ptCount val="5"/>
                <c:pt idx="0">
                  <c:v>الإنتاج</c:v>
                </c:pt>
                <c:pt idx="1">
                  <c:v>المبيعات المحلية</c:v>
                </c:pt>
                <c:pt idx="2">
                  <c:v>الصادرات</c:v>
                </c:pt>
                <c:pt idx="3">
                  <c:v>استغلال الطاقة الإنتاجية</c:v>
                </c:pt>
                <c:pt idx="4">
                  <c:v>المخزون السلعي*</c:v>
                </c:pt>
              </c:strCache>
            </c:strRef>
          </c:cat>
          <c:val>
            <c:numRef>
              <c:f>'PRODUCTION Fig 4-1'!$AH$25:$AH$29</c:f>
              <c:numCache>
                <c:formatCode>0</c:formatCode>
                <c:ptCount val="5"/>
                <c:pt idx="0">
                  <c:v>57.72357723577236</c:v>
                </c:pt>
                <c:pt idx="1">
                  <c:v>56.521739130434781</c:v>
                </c:pt>
                <c:pt idx="2">
                  <c:v>64.285714285714292</c:v>
                </c:pt>
                <c:pt idx="3">
                  <c:v>57.72357723577236</c:v>
                </c:pt>
                <c:pt idx="4">
                  <c:v>54.716981132075468</c:v>
                </c:pt>
              </c:numCache>
            </c:numRef>
          </c:val>
          <c:extLst>
            <c:ext xmlns:c16="http://schemas.microsoft.com/office/drawing/2014/chart" uri="{C3380CC4-5D6E-409C-BE32-E72D297353CC}">
              <c16:uniqueId val="{00000002-584D-4F05-B41F-020CFC30830D}"/>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0"/>
          <c:order val="0"/>
          <c:tx>
            <c:strRef>
              <c:f>'COSTS Fig 4-2'!$AM$23</c:f>
              <c:strCache>
                <c:ptCount val="1"/>
                <c:pt idx="0">
                  <c:v>يوليو - سبتمبر 2025</c:v>
                </c:pt>
              </c:strCache>
            </c:strRef>
          </c:tx>
          <c:spPr>
            <a:solidFill>
              <a:srgbClr val="8C8EF0"/>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BB43-4436-87D5-D298E3458B8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4-2'!$D$24:$D$26</c:f>
              <c:strCache>
                <c:ptCount val="3"/>
                <c:pt idx="0">
                  <c:v>أسعار المنتجات النهائية</c:v>
                </c:pt>
                <c:pt idx="1">
                  <c:v>أسعار المدخلات**</c:v>
                </c:pt>
                <c:pt idx="2">
                  <c:v>الأجور</c:v>
                </c:pt>
              </c:strCache>
            </c:strRef>
          </c:cat>
          <c:val>
            <c:numRef>
              <c:f>'COSTS Fig 4-2'!$AM$24:$AM$26</c:f>
              <c:numCache>
                <c:formatCode>0</c:formatCode>
                <c:ptCount val="3"/>
                <c:pt idx="0">
                  <c:v>55.367231638418076</c:v>
                </c:pt>
                <c:pt idx="1">
                  <c:v>41.322314049586772</c:v>
                </c:pt>
                <c:pt idx="2">
                  <c:v>52.406417112299472</c:v>
                </c:pt>
              </c:numCache>
            </c:numRef>
          </c:val>
          <c:extLst>
            <c:ext xmlns:c16="http://schemas.microsoft.com/office/drawing/2014/chart" uri="{C3380CC4-5D6E-409C-BE32-E72D297353CC}">
              <c16:uniqueId val="{00000000-BB43-4436-87D5-D298E3458B8B}"/>
            </c:ext>
          </c:extLst>
        </c:ser>
        <c:ser>
          <c:idx val="1"/>
          <c:order val="1"/>
          <c:tx>
            <c:strRef>
              <c:f>'COSTS Fig 4-2'!$AL$23</c:f>
              <c:strCache>
                <c:ptCount val="1"/>
                <c:pt idx="0">
                  <c:v>أبريل - يونيو2025</c:v>
                </c:pt>
              </c:strCache>
            </c:strRef>
          </c:tx>
          <c:spPr>
            <a:solidFill>
              <a:srgbClr val="8C8EF0"/>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BB43-4436-87D5-D298E3458B8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4-2'!$D$24:$D$26</c:f>
              <c:strCache>
                <c:ptCount val="3"/>
                <c:pt idx="0">
                  <c:v>أسعار المنتجات النهائية</c:v>
                </c:pt>
                <c:pt idx="1">
                  <c:v>أسعار المدخلات**</c:v>
                </c:pt>
                <c:pt idx="2">
                  <c:v>الأجور</c:v>
                </c:pt>
              </c:strCache>
            </c:strRef>
          </c:cat>
          <c:val>
            <c:numRef>
              <c:f>'COSTS Fig 4-2'!$AL$24:$AL$26</c:f>
              <c:numCache>
                <c:formatCode>0</c:formatCode>
                <c:ptCount val="3"/>
                <c:pt idx="0">
                  <c:v>69.503546099290787</c:v>
                </c:pt>
                <c:pt idx="1">
                  <c:v>25.531914893617014</c:v>
                </c:pt>
                <c:pt idx="2">
                  <c:v>52.12765957446809</c:v>
                </c:pt>
              </c:numCache>
            </c:numRef>
          </c:val>
          <c:extLst>
            <c:ext xmlns:c16="http://schemas.microsoft.com/office/drawing/2014/chart" uri="{C3380CC4-5D6E-409C-BE32-E72D297353CC}">
              <c16:uniqueId val="{00000001-BB43-4436-87D5-D298E3458B8B}"/>
            </c:ext>
          </c:extLst>
        </c:ser>
        <c:ser>
          <c:idx val="2"/>
          <c:order val="2"/>
          <c:tx>
            <c:strRef>
              <c:f>'COSTS Fig 4-2'!$AI$23</c:f>
              <c:strCache>
                <c:ptCount val="1"/>
                <c:pt idx="0">
                  <c:v>يوليو - سبتمبر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BB43-4436-87D5-D298E3458B8B}"/>
                </c:ext>
              </c:extLst>
            </c:dLbl>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BB43-4436-87D5-D298E3458B8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4-2'!$D$24:$D$26</c:f>
              <c:strCache>
                <c:ptCount val="3"/>
                <c:pt idx="0">
                  <c:v>أسعار المنتجات النهائية</c:v>
                </c:pt>
                <c:pt idx="1">
                  <c:v>أسعار المدخلات**</c:v>
                </c:pt>
                <c:pt idx="2">
                  <c:v>الأجور</c:v>
                </c:pt>
              </c:strCache>
            </c:strRef>
          </c:cat>
          <c:val>
            <c:numRef>
              <c:f>'COSTS Fig 4-2'!$AI$24:$AI$26</c:f>
              <c:numCache>
                <c:formatCode>0</c:formatCode>
                <c:ptCount val="3"/>
                <c:pt idx="0">
                  <c:v>63.576158940397356</c:v>
                </c:pt>
                <c:pt idx="1">
                  <c:v>30.303030303030312</c:v>
                </c:pt>
                <c:pt idx="2">
                  <c:v>52.688172043010752</c:v>
                </c:pt>
              </c:numCache>
            </c:numRef>
          </c:val>
          <c:extLst>
            <c:ext xmlns:c16="http://schemas.microsoft.com/office/drawing/2014/chart" uri="{C3380CC4-5D6E-409C-BE32-E72D297353CC}">
              <c16:uniqueId val="{00000002-BB43-4436-87D5-D298E3458B8B}"/>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4.2704626334519574E-2"/>
          <c:y val="6.1624649859943981E-2"/>
          <c:w val="0.87900355871886116"/>
          <c:h val="0.87675070028011204"/>
        </c:manualLayout>
      </c:layout>
      <c:barChart>
        <c:barDir val="bar"/>
        <c:grouping val="clustered"/>
        <c:varyColors val="0"/>
        <c:ser>
          <c:idx val="0"/>
          <c:order val="0"/>
          <c:tx>
            <c:strRef>
              <c:f>'COSTS Fig 4-2'!$AM$2</c:f>
              <c:strCache>
                <c:ptCount val="1"/>
                <c:pt idx="0">
                  <c:v>يوليو - سبتمبر 2025</c:v>
                </c:pt>
              </c:strCache>
            </c:strRef>
          </c:tx>
          <c:spPr>
            <a:solidFill>
              <a:srgbClr val="8C8EF0"/>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2076-48F6-91B6-C5C623536B7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4-2'!$D$3:$D$5</c:f>
              <c:strCache>
                <c:ptCount val="3"/>
                <c:pt idx="0">
                  <c:v>أسعار المنتجات النهائية</c:v>
                </c:pt>
                <c:pt idx="1">
                  <c:v>أسعار المدخلات**</c:v>
                </c:pt>
                <c:pt idx="2">
                  <c:v>الأجور</c:v>
                </c:pt>
              </c:strCache>
            </c:strRef>
          </c:cat>
          <c:val>
            <c:numRef>
              <c:f>'COSTS Fig 4-2'!$AM$3:$AM$5</c:f>
              <c:numCache>
                <c:formatCode>0</c:formatCode>
                <c:ptCount val="3"/>
                <c:pt idx="0">
                  <c:v>52.380952380952387</c:v>
                </c:pt>
                <c:pt idx="1">
                  <c:v>45.161290322580641</c:v>
                </c:pt>
                <c:pt idx="2">
                  <c:v>52.380952380952387</c:v>
                </c:pt>
              </c:numCache>
            </c:numRef>
          </c:val>
          <c:extLst>
            <c:ext xmlns:c16="http://schemas.microsoft.com/office/drawing/2014/chart" uri="{C3380CC4-5D6E-409C-BE32-E72D297353CC}">
              <c16:uniqueId val="{00000000-2076-48F6-91B6-C5C623536B7F}"/>
            </c:ext>
          </c:extLst>
        </c:ser>
        <c:ser>
          <c:idx val="1"/>
          <c:order val="1"/>
          <c:tx>
            <c:strRef>
              <c:f>'COSTS Fig 4-2'!$AL$2</c:f>
              <c:strCache>
                <c:ptCount val="1"/>
                <c:pt idx="0">
                  <c:v>أبريل - يونيو2025</c:v>
                </c:pt>
              </c:strCache>
            </c:strRef>
          </c:tx>
          <c:spPr>
            <a:solidFill>
              <a:srgbClr val="8C8EF0"/>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2076-48F6-91B6-C5C623536B7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4-2'!$D$3:$D$5</c:f>
              <c:strCache>
                <c:ptCount val="3"/>
                <c:pt idx="0">
                  <c:v>أسعار المنتجات النهائية</c:v>
                </c:pt>
                <c:pt idx="1">
                  <c:v>أسعار المدخلات**</c:v>
                </c:pt>
                <c:pt idx="2">
                  <c:v>الأجور</c:v>
                </c:pt>
              </c:strCache>
            </c:strRef>
          </c:cat>
          <c:val>
            <c:numRef>
              <c:f>'COSTS Fig 4-2'!$AL$3:$AL$5</c:f>
              <c:numCache>
                <c:formatCode>0</c:formatCode>
                <c:ptCount val="3"/>
                <c:pt idx="0">
                  <c:v>65.625000000000014</c:v>
                </c:pt>
                <c:pt idx="1">
                  <c:v>27.272727272727266</c:v>
                </c:pt>
                <c:pt idx="2">
                  <c:v>51.162790697674424</c:v>
                </c:pt>
              </c:numCache>
            </c:numRef>
          </c:val>
          <c:extLst>
            <c:ext xmlns:c16="http://schemas.microsoft.com/office/drawing/2014/chart" uri="{C3380CC4-5D6E-409C-BE32-E72D297353CC}">
              <c16:uniqueId val="{00000001-2076-48F6-91B6-C5C623536B7F}"/>
            </c:ext>
          </c:extLst>
        </c:ser>
        <c:ser>
          <c:idx val="2"/>
          <c:order val="2"/>
          <c:tx>
            <c:strRef>
              <c:f>'COSTS Fig 4-2'!$AI$2</c:f>
              <c:strCache>
                <c:ptCount val="1"/>
                <c:pt idx="0">
                  <c:v>يوليو - سبتمبر 2024</c:v>
                </c:pt>
              </c:strCache>
            </c:strRef>
          </c:tx>
          <c:spPr>
            <a:solidFill>
              <a:srgbClr val="D0CECE"/>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2076-48F6-91B6-C5C623536B7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4-2'!$D$3:$D$5</c:f>
              <c:strCache>
                <c:ptCount val="3"/>
                <c:pt idx="0">
                  <c:v>أسعار المنتجات النهائية</c:v>
                </c:pt>
                <c:pt idx="1">
                  <c:v>أسعار المدخلات**</c:v>
                </c:pt>
                <c:pt idx="2">
                  <c:v>الأجور</c:v>
                </c:pt>
              </c:strCache>
            </c:strRef>
          </c:cat>
          <c:val>
            <c:numRef>
              <c:f>'COSTS Fig 4-2'!$AI$3:$AI$5</c:f>
              <c:numCache>
                <c:formatCode>0</c:formatCode>
                <c:ptCount val="3"/>
                <c:pt idx="0">
                  <c:v>61.111111111111114</c:v>
                </c:pt>
                <c:pt idx="1">
                  <c:v>30.434782608695656</c:v>
                </c:pt>
                <c:pt idx="2">
                  <c:v>53.658536585365844</c:v>
                </c:pt>
              </c:numCache>
            </c:numRef>
          </c:val>
          <c:extLst>
            <c:ext xmlns:c16="http://schemas.microsoft.com/office/drawing/2014/chart" uri="{C3380CC4-5D6E-409C-BE32-E72D297353CC}">
              <c16:uniqueId val="{00000002-2076-48F6-91B6-C5C623536B7F}"/>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1776061776061778E-2"/>
          <c:y val="0"/>
          <c:w val="0.93822393822393824"/>
          <c:h val="1"/>
        </c:manualLayout>
      </c:layout>
      <c:barChart>
        <c:barDir val="bar"/>
        <c:grouping val="clustered"/>
        <c:varyColors val="0"/>
        <c:ser>
          <c:idx val="0"/>
          <c:order val="0"/>
          <c:tx>
            <c:strRef>
              <c:f>'COSTS Fig 4-2'!$AL$2</c:f>
              <c:strCache>
                <c:ptCount val="1"/>
                <c:pt idx="0">
                  <c:v>أبريل - يونيو2025</c:v>
                </c:pt>
              </c:strCache>
            </c:strRef>
          </c:tx>
          <c:spPr>
            <a:solidFill>
              <a:srgbClr val="8C8EF0"/>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8C10-470C-B42D-8A2C87BB139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4-2'!$D$3:$D$5</c:f>
              <c:strCache>
                <c:ptCount val="3"/>
                <c:pt idx="0">
                  <c:v>أسعار المنتجات النهائية</c:v>
                </c:pt>
                <c:pt idx="1">
                  <c:v>أسعار المدخلات**</c:v>
                </c:pt>
                <c:pt idx="2">
                  <c:v>الأجور</c:v>
                </c:pt>
              </c:strCache>
            </c:strRef>
          </c:cat>
          <c:val>
            <c:numRef>
              <c:f>'COSTS Fig 4-2'!$AL$3:$AL$5</c:f>
              <c:numCache>
                <c:formatCode>0</c:formatCode>
                <c:ptCount val="3"/>
                <c:pt idx="0">
                  <c:v>65.625000000000014</c:v>
                </c:pt>
                <c:pt idx="1">
                  <c:v>27.272727272727266</c:v>
                </c:pt>
                <c:pt idx="2">
                  <c:v>51.162790697674424</c:v>
                </c:pt>
              </c:numCache>
            </c:numRef>
          </c:val>
          <c:extLst>
            <c:ext xmlns:c16="http://schemas.microsoft.com/office/drawing/2014/chart" uri="{C3380CC4-5D6E-409C-BE32-E72D297353CC}">
              <c16:uniqueId val="{00000000-8C10-470C-B42D-8A2C87BB1391}"/>
            </c:ext>
          </c:extLst>
        </c:ser>
        <c:ser>
          <c:idx val="1"/>
          <c:order val="1"/>
          <c:tx>
            <c:strRef>
              <c:f>'COSTS Fig 4-2'!$AK$2</c:f>
              <c:strCache>
                <c:ptCount val="1"/>
                <c:pt idx="0">
                  <c:v>يناير - مارس 2025</c:v>
                </c:pt>
              </c:strCache>
            </c:strRef>
          </c:tx>
          <c:spPr>
            <a:solidFill>
              <a:srgbClr val="8C8EF0"/>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8C10-470C-B42D-8A2C87BB139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4-2'!$D$3:$D$5</c:f>
              <c:strCache>
                <c:ptCount val="3"/>
                <c:pt idx="0">
                  <c:v>أسعار المنتجات النهائية</c:v>
                </c:pt>
                <c:pt idx="1">
                  <c:v>أسعار المدخلات**</c:v>
                </c:pt>
                <c:pt idx="2">
                  <c:v>الأجور</c:v>
                </c:pt>
              </c:strCache>
            </c:strRef>
          </c:cat>
          <c:val>
            <c:numRef>
              <c:f>'COSTS Fig 4-2'!$AK$3:$AK$5</c:f>
              <c:numCache>
                <c:formatCode>0</c:formatCode>
                <c:ptCount val="3"/>
                <c:pt idx="0">
                  <c:v>59.459459459459453</c:v>
                </c:pt>
                <c:pt idx="1">
                  <c:v>26.08695652173914</c:v>
                </c:pt>
                <c:pt idx="2">
                  <c:v>95.652173913043484</c:v>
                </c:pt>
              </c:numCache>
            </c:numRef>
          </c:val>
          <c:extLst>
            <c:ext xmlns:c16="http://schemas.microsoft.com/office/drawing/2014/chart" uri="{C3380CC4-5D6E-409C-BE32-E72D297353CC}">
              <c16:uniqueId val="{00000001-8C10-470C-B42D-8A2C87BB1391}"/>
            </c:ext>
          </c:extLst>
        </c:ser>
        <c:ser>
          <c:idx val="2"/>
          <c:order val="2"/>
          <c:tx>
            <c:strRef>
              <c:f>'COSTS Fig 4-2'!$AH$2</c:f>
              <c:strCache>
                <c:ptCount val="1"/>
                <c:pt idx="0">
                  <c:v>أبريل - يونيو 2024</c:v>
                </c:pt>
              </c:strCache>
            </c:strRef>
          </c:tx>
          <c:spPr>
            <a:solidFill>
              <a:srgbClr val="D0CECE"/>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8C10-470C-B42D-8A2C87BB1391}"/>
                </c:ext>
              </c:extLst>
            </c:dLbl>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6-8C10-470C-B42D-8A2C87BB139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4-2'!$D$3:$D$5</c:f>
              <c:strCache>
                <c:ptCount val="3"/>
                <c:pt idx="0">
                  <c:v>أسعار المنتجات النهائية</c:v>
                </c:pt>
                <c:pt idx="1">
                  <c:v>أسعار المدخلات**</c:v>
                </c:pt>
                <c:pt idx="2">
                  <c:v>الأجور</c:v>
                </c:pt>
              </c:strCache>
            </c:strRef>
          </c:cat>
          <c:val>
            <c:numRef>
              <c:f>'COSTS Fig 4-2'!$AH$3:$AH$5</c:f>
              <c:numCache>
                <c:formatCode>0</c:formatCode>
                <c:ptCount val="3"/>
                <c:pt idx="0">
                  <c:v>47.368421052631575</c:v>
                </c:pt>
                <c:pt idx="1">
                  <c:v>57.692307692307693</c:v>
                </c:pt>
                <c:pt idx="2">
                  <c:v>55.000000000000007</c:v>
                </c:pt>
              </c:numCache>
            </c:numRef>
          </c:val>
          <c:extLst>
            <c:ext xmlns:c16="http://schemas.microsoft.com/office/drawing/2014/chart" uri="{C3380CC4-5D6E-409C-BE32-E72D297353CC}">
              <c16:uniqueId val="{00000002-8C10-470C-B42D-8A2C87BB1391}"/>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'COSTS Fig 4-2'!$AL$23</c:f>
              <c:strCache>
                <c:ptCount val="1"/>
                <c:pt idx="0">
                  <c:v>أبريل - يونيو2025</c:v>
                </c:pt>
              </c:strCache>
            </c:strRef>
          </c:tx>
          <c:spPr>
            <a:solidFill>
              <a:srgbClr val="8C8EF0"/>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EE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5-6CC6-45B4-AE62-451C93597EC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4-2'!$D$24:$D$26</c:f>
              <c:strCache>
                <c:ptCount val="3"/>
                <c:pt idx="0">
                  <c:v>أسعار المنتجات النهائية</c:v>
                </c:pt>
                <c:pt idx="1">
                  <c:v>أسعار المدخلات**</c:v>
                </c:pt>
                <c:pt idx="2">
                  <c:v>الأجور</c:v>
                </c:pt>
              </c:strCache>
            </c:strRef>
          </c:cat>
          <c:val>
            <c:numRef>
              <c:f>'COSTS Fig 4-2'!$AL$24:$AL$26</c:f>
              <c:numCache>
                <c:formatCode>0</c:formatCode>
                <c:ptCount val="3"/>
                <c:pt idx="0">
                  <c:v>69.503546099290787</c:v>
                </c:pt>
                <c:pt idx="1">
                  <c:v>25.531914893617014</c:v>
                </c:pt>
                <c:pt idx="2">
                  <c:v>52.12765957446809</c:v>
                </c:pt>
              </c:numCache>
            </c:numRef>
          </c:val>
          <c:extLst>
            <c:ext xmlns:c16="http://schemas.microsoft.com/office/drawing/2014/chart" uri="{C3380CC4-5D6E-409C-BE32-E72D297353CC}">
              <c16:uniqueId val="{00000000-6CC6-45B4-AE62-451C93597EC3}"/>
            </c:ext>
          </c:extLst>
        </c:ser>
        <c:ser>
          <c:idx val="1"/>
          <c:order val="1"/>
          <c:tx>
            <c:strRef>
              <c:f>'COSTS Fig 4-2'!$AK$23</c:f>
              <c:strCache>
                <c:ptCount val="1"/>
                <c:pt idx="0">
                  <c:v>يناير - مارس 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4-2'!$D$24:$D$26</c:f>
              <c:strCache>
                <c:ptCount val="3"/>
                <c:pt idx="0">
                  <c:v>أسعار المنتجات النهائية</c:v>
                </c:pt>
                <c:pt idx="1">
                  <c:v>أسعار المدخلات**</c:v>
                </c:pt>
                <c:pt idx="2">
                  <c:v>الأجور</c:v>
                </c:pt>
              </c:strCache>
            </c:strRef>
          </c:cat>
          <c:val>
            <c:numRef>
              <c:f>'COSTS Fig 4-2'!$AK$24:$AK$26</c:f>
              <c:numCache>
                <c:formatCode>0</c:formatCode>
                <c:ptCount val="3"/>
                <c:pt idx="0">
                  <c:v>61.392405063291143</c:v>
                </c:pt>
                <c:pt idx="1">
                  <c:v>28</c:v>
                </c:pt>
                <c:pt idx="2">
                  <c:v>84.482758620689651</c:v>
                </c:pt>
              </c:numCache>
            </c:numRef>
          </c:val>
          <c:extLst>
            <c:ext xmlns:c16="http://schemas.microsoft.com/office/drawing/2014/chart" uri="{C3380CC4-5D6E-409C-BE32-E72D297353CC}">
              <c16:uniqueId val="{00000001-6CC6-45B4-AE62-451C93597EC3}"/>
            </c:ext>
          </c:extLst>
        </c:ser>
        <c:ser>
          <c:idx val="2"/>
          <c:order val="2"/>
          <c:tx>
            <c:strRef>
              <c:f>'COSTS Fig 4-2'!$AH$23</c:f>
              <c:strCache>
                <c:ptCount val="1"/>
                <c:pt idx="0">
                  <c:v>أبريل - يونيو 2024</c:v>
                </c:pt>
              </c:strCache>
            </c:strRef>
          </c:tx>
          <c:spPr>
            <a:solidFill>
              <a:srgbClr val="D0CECE"/>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6CC6-45B4-AE62-451C93597EC3}"/>
                </c:ext>
              </c:extLst>
            </c:dLbl>
            <c:dLbl>
              <c:idx val="2"/>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6CC6-45B4-AE62-451C93597EC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'COSTS Fig 4-2'!$D$24:$D$26</c:f>
              <c:strCache>
                <c:ptCount val="3"/>
                <c:pt idx="0">
                  <c:v>أسعار المنتجات النهائية</c:v>
                </c:pt>
                <c:pt idx="1">
                  <c:v>أسعار المدخلات**</c:v>
                </c:pt>
                <c:pt idx="2">
                  <c:v>الأجور</c:v>
                </c:pt>
              </c:strCache>
            </c:strRef>
          </c:cat>
          <c:val>
            <c:numRef>
              <c:f>'COSTS Fig 4-2'!$AH$24:$AH$26</c:f>
              <c:numCache>
                <c:formatCode>0</c:formatCode>
                <c:ptCount val="3"/>
                <c:pt idx="0">
                  <c:v>42.138364779874216</c:v>
                </c:pt>
                <c:pt idx="1">
                  <c:v>67.708333333333329</c:v>
                </c:pt>
                <c:pt idx="2">
                  <c:v>51.891891891891895</c:v>
                </c:pt>
              </c:numCache>
            </c:numRef>
          </c:val>
          <c:extLst>
            <c:ext xmlns:c16="http://schemas.microsoft.com/office/drawing/2014/chart" uri="{C3380CC4-5D6E-409C-BE32-E72D297353CC}">
              <c16:uniqueId val="{00000002-6CC6-45B4-AE62-451C93597EC3}"/>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0"/>
          <c:order val="0"/>
          <c:tx>
            <c:strRef>
              <c:f>'INVEST &amp; EMPLOY Fig 4-3'!$AM$24</c:f>
              <c:strCache>
                <c:ptCount val="1"/>
                <c:pt idx="0">
                  <c:v>يوليو - سبتمبر 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4-3'!$D$25:$D$26</c:f>
              <c:strCache>
                <c:ptCount val="2"/>
                <c:pt idx="0">
                  <c:v>الاستثمار </c:v>
                </c:pt>
                <c:pt idx="1">
                  <c:v>التشغيل</c:v>
                </c:pt>
              </c:strCache>
            </c:strRef>
          </c:cat>
          <c:val>
            <c:numRef>
              <c:f>'INVEST &amp; EMPLOY Fig 4-3'!$AM$25:$AM$26</c:f>
              <c:numCache>
                <c:formatCode>0</c:formatCode>
                <c:ptCount val="2"/>
                <c:pt idx="0">
                  <c:v>50.520833333333329</c:v>
                </c:pt>
                <c:pt idx="1">
                  <c:v>51.041666666666664</c:v>
                </c:pt>
              </c:numCache>
            </c:numRef>
          </c:val>
          <c:extLst>
            <c:ext xmlns:c16="http://schemas.microsoft.com/office/drawing/2014/chart" uri="{C3380CC4-5D6E-409C-BE32-E72D297353CC}">
              <c16:uniqueId val="{00000000-ACCC-4557-B205-270302CDF4AC}"/>
            </c:ext>
          </c:extLst>
        </c:ser>
        <c:ser>
          <c:idx val="1"/>
          <c:order val="1"/>
          <c:tx>
            <c:strRef>
              <c:f>'INVEST &amp; EMPLOY Fig 4-3'!$AL$24</c:f>
              <c:strCache>
                <c:ptCount val="1"/>
                <c:pt idx="0">
                  <c:v>أبريل - يونيو2025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4-3'!$D$25:$D$26</c:f>
              <c:strCache>
                <c:ptCount val="2"/>
                <c:pt idx="0">
                  <c:v>الاستثمار </c:v>
                </c:pt>
                <c:pt idx="1">
                  <c:v>التشغيل</c:v>
                </c:pt>
              </c:strCache>
            </c:strRef>
          </c:cat>
          <c:val>
            <c:numRef>
              <c:f>'INVEST &amp; EMPLOY Fig 4-3'!$AL$25:$AL$26</c:f>
              <c:numCache>
                <c:formatCode>0</c:formatCode>
                <c:ptCount val="2"/>
                <c:pt idx="0">
                  <c:v>50.256410256410255</c:v>
                </c:pt>
                <c:pt idx="1">
                  <c:v>49.999999999999993</c:v>
                </c:pt>
              </c:numCache>
            </c:numRef>
          </c:val>
          <c:extLst>
            <c:ext xmlns:c16="http://schemas.microsoft.com/office/drawing/2014/chart" uri="{C3380CC4-5D6E-409C-BE32-E72D297353CC}">
              <c16:uniqueId val="{00000001-ACCC-4557-B205-270302CDF4AC}"/>
            </c:ext>
          </c:extLst>
        </c:ser>
        <c:ser>
          <c:idx val="2"/>
          <c:order val="2"/>
          <c:tx>
            <c:strRef>
              <c:f>'INVEST &amp; EMPLOY Fig 4-3'!$AI$24</c:f>
              <c:strCache>
                <c:ptCount val="1"/>
                <c:pt idx="0">
                  <c:v>يوليو - سبتمبر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ACCC-4557-B205-270302CDF4A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4-3'!$D$25:$D$26</c:f>
              <c:strCache>
                <c:ptCount val="2"/>
                <c:pt idx="0">
                  <c:v>الاستثمار </c:v>
                </c:pt>
                <c:pt idx="1">
                  <c:v>التشغيل</c:v>
                </c:pt>
              </c:strCache>
            </c:strRef>
          </c:cat>
          <c:val>
            <c:numRef>
              <c:f>'INVEST &amp; EMPLOY Fig 4-3'!$AI$25:$AI$26</c:f>
              <c:numCache>
                <c:formatCode>0</c:formatCode>
                <c:ptCount val="2"/>
                <c:pt idx="0">
                  <c:v>50.256410256410255</c:v>
                </c:pt>
                <c:pt idx="1">
                  <c:v>50.520833333333329</c:v>
                </c:pt>
              </c:numCache>
            </c:numRef>
          </c:val>
          <c:extLst>
            <c:ext xmlns:c16="http://schemas.microsoft.com/office/drawing/2014/chart" uri="{C3380CC4-5D6E-409C-BE32-E72D297353CC}">
              <c16:uniqueId val="{00000002-ACCC-4557-B205-270302CDF4AC}"/>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0"/>
          <c:order val="0"/>
          <c:tx>
            <c:strRef>
              <c:f>'INVEST &amp; EMPLOY Fig 4-3'!$AM$2</c:f>
              <c:strCache>
                <c:ptCount val="1"/>
                <c:pt idx="0">
                  <c:v>يوليو - سبتمبر 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4-3'!$D$3:$D$4</c:f>
              <c:strCache>
                <c:ptCount val="2"/>
                <c:pt idx="0">
                  <c:v>الاستثمار </c:v>
                </c:pt>
                <c:pt idx="1">
                  <c:v>التشغيل</c:v>
                </c:pt>
              </c:strCache>
            </c:strRef>
          </c:cat>
          <c:val>
            <c:numRef>
              <c:f>'INVEST &amp; EMPLOY Fig 4-3'!$AM$3:$AM$4</c:f>
              <c:numCache>
                <c:formatCode>0</c:formatCode>
                <c:ptCount val="2"/>
                <c:pt idx="0">
                  <c:v>51.162790697674424</c:v>
                </c:pt>
                <c:pt idx="1">
                  <c:v>51.162790697674424</c:v>
                </c:pt>
              </c:numCache>
            </c:numRef>
          </c:val>
          <c:extLst>
            <c:ext xmlns:c16="http://schemas.microsoft.com/office/drawing/2014/chart" uri="{C3380CC4-5D6E-409C-BE32-E72D297353CC}">
              <c16:uniqueId val="{00000000-105F-49E4-9A74-39DE42D4BF3C}"/>
            </c:ext>
          </c:extLst>
        </c:ser>
        <c:ser>
          <c:idx val="1"/>
          <c:order val="1"/>
          <c:tx>
            <c:strRef>
              <c:f>'INVEST &amp; EMPLOY Fig 4-3'!$AL$2</c:f>
              <c:strCache>
                <c:ptCount val="1"/>
                <c:pt idx="0">
                  <c:v>أبريل - يونيو2025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4-3'!$D$3:$D$4</c:f>
              <c:strCache>
                <c:ptCount val="2"/>
                <c:pt idx="0">
                  <c:v>الاستثمار </c:v>
                </c:pt>
                <c:pt idx="1">
                  <c:v>التشغيل</c:v>
                </c:pt>
              </c:strCache>
            </c:strRef>
          </c:cat>
          <c:val>
            <c:numRef>
              <c:f>'INVEST &amp; EMPLOY Fig 4-3'!$AL$3:$AL$4</c:f>
              <c:numCache>
                <c:formatCode>General</c:formatCode>
                <c:ptCount val="2"/>
                <c:pt idx="0">
                  <c:v>50</c:v>
                </c:pt>
                <c:pt idx="1">
                  <c:v>50</c:v>
                </c:pt>
              </c:numCache>
            </c:numRef>
          </c:val>
          <c:extLst>
            <c:ext xmlns:c16="http://schemas.microsoft.com/office/drawing/2014/chart" uri="{C3380CC4-5D6E-409C-BE32-E72D297353CC}">
              <c16:uniqueId val="{00000001-105F-49E4-9A74-39DE42D4BF3C}"/>
            </c:ext>
          </c:extLst>
        </c:ser>
        <c:ser>
          <c:idx val="2"/>
          <c:order val="2"/>
          <c:tx>
            <c:strRef>
              <c:f>'INVEST &amp; EMPLOY Fig 4-3'!$AI$2</c:f>
              <c:strCache>
                <c:ptCount val="1"/>
                <c:pt idx="0">
                  <c:v>يوليو - سبتمبر 2024</c:v>
                </c:pt>
              </c:strCache>
            </c:strRef>
          </c:tx>
          <c:spPr>
            <a:solidFill>
              <a:srgbClr val="D0CECE"/>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105F-49E4-9A74-39DE42D4BF3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4-3'!$D$3:$D$4</c:f>
              <c:strCache>
                <c:ptCount val="2"/>
                <c:pt idx="0">
                  <c:v>الاستثمار </c:v>
                </c:pt>
                <c:pt idx="1">
                  <c:v>التشغيل</c:v>
                </c:pt>
              </c:strCache>
            </c:strRef>
          </c:cat>
          <c:val>
            <c:numRef>
              <c:f>'INVEST &amp; EMPLOY Fig 4-3'!$AI$3:$AI$4</c:f>
              <c:numCache>
                <c:formatCode>0</c:formatCode>
                <c:ptCount val="2"/>
                <c:pt idx="0">
                  <c:v>50</c:v>
                </c:pt>
                <c:pt idx="1">
                  <c:v>51.162790697674424</c:v>
                </c:pt>
              </c:numCache>
            </c:numRef>
          </c:val>
          <c:extLst>
            <c:ext xmlns:c16="http://schemas.microsoft.com/office/drawing/2014/chart" uri="{C3380CC4-5D6E-409C-BE32-E72D297353CC}">
              <c16:uniqueId val="{00000002-105F-49E4-9A74-39DE42D4BF3C}"/>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'INVEST &amp; EMPLOY Fig 4-3'!$AL$24</c:f>
              <c:strCache>
                <c:ptCount val="1"/>
                <c:pt idx="0">
                  <c:v>أبريل - يونيو2025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4-3'!$D$25:$D$26</c:f>
              <c:strCache>
                <c:ptCount val="2"/>
                <c:pt idx="0">
                  <c:v>الاستثمار </c:v>
                </c:pt>
                <c:pt idx="1">
                  <c:v>التشغيل</c:v>
                </c:pt>
              </c:strCache>
            </c:strRef>
          </c:cat>
          <c:val>
            <c:numRef>
              <c:f>'INVEST &amp; EMPLOY Fig 4-3'!$AL$25:$AL$26</c:f>
              <c:numCache>
                <c:formatCode>0</c:formatCode>
                <c:ptCount val="2"/>
                <c:pt idx="0">
                  <c:v>50.256410256410255</c:v>
                </c:pt>
                <c:pt idx="1">
                  <c:v>49.999999999999993</c:v>
                </c:pt>
              </c:numCache>
            </c:numRef>
          </c:val>
          <c:extLst>
            <c:ext xmlns:c16="http://schemas.microsoft.com/office/drawing/2014/chart" uri="{C3380CC4-5D6E-409C-BE32-E72D297353CC}">
              <c16:uniqueId val="{00000000-66D2-46E4-A9AE-82982586813D}"/>
            </c:ext>
          </c:extLst>
        </c:ser>
        <c:ser>
          <c:idx val="1"/>
          <c:order val="1"/>
          <c:tx>
            <c:strRef>
              <c:f>'INVEST &amp; EMPLOY Fig 4-3'!$AK$24</c:f>
              <c:strCache>
                <c:ptCount val="1"/>
                <c:pt idx="0">
                  <c:v>يناير - مارس 2025</c:v>
                </c:pt>
              </c:strCache>
            </c:strRef>
          </c:tx>
          <c:spPr>
            <a:solidFill>
              <a:srgbClr val="8C8EF0"/>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66D2-46E4-A9AE-82982586813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4-3'!$D$25:$D$26</c:f>
              <c:strCache>
                <c:ptCount val="2"/>
                <c:pt idx="0">
                  <c:v>الاستثمار </c:v>
                </c:pt>
                <c:pt idx="1">
                  <c:v>التشغيل</c:v>
                </c:pt>
              </c:strCache>
            </c:strRef>
          </c:cat>
          <c:val>
            <c:numRef>
              <c:f>'INVEST &amp; EMPLOY Fig 4-3'!$AK$25:$AK$26</c:f>
              <c:numCache>
                <c:formatCode>0</c:formatCode>
                <c:ptCount val="2"/>
                <c:pt idx="0">
                  <c:v>49.740932642487039</c:v>
                </c:pt>
                <c:pt idx="1">
                  <c:v>52.688172043010752</c:v>
                </c:pt>
              </c:numCache>
            </c:numRef>
          </c:val>
          <c:extLst>
            <c:ext xmlns:c16="http://schemas.microsoft.com/office/drawing/2014/chart" uri="{C3380CC4-5D6E-409C-BE32-E72D297353CC}">
              <c16:uniqueId val="{00000001-66D2-46E4-A9AE-82982586813D}"/>
            </c:ext>
          </c:extLst>
        </c:ser>
        <c:ser>
          <c:idx val="2"/>
          <c:order val="2"/>
          <c:tx>
            <c:strRef>
              <c:f>'INVEST &amp; EMPLOY Fig 4-3'!$AH$24</c:f>
              <c:strCache>
                <c:ptCount val="1"/>
                <c:pt idx="0">
                  <c:v>أبريل - يونيو 2024</c:v>
                </c:pt>
              </c:strCache>
            </c:strRef>
          </c:tx>
          <c:spPr>
            <a:solidFill>
              <a:srgbClr val="D0CECE"/>
            </a:solidFill>
            <a:ln>
              <a:noFill/>
            </a:ln>
            <a:effectLst/>
          </c:spPr>
          <c:invertIfNegative val="0"/>
          <c:dLbls>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3-66D2-46E4-A9AE-82982586813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4-3'!$D$25:$D$26</c:f>
              <c:strCache>
                <c:ptCount val="2"/>
                <c:pt idx="0">
                  <c:v>الاستثمار </c:v>
                </c:pt>
                <c:pt idx="1">
                  <c:v>التشغيل</c:v>
                </c:pt>
              </c:strCache>
            </c:strRef>
          </c:cat>
          <c:val>
            <c:numRef>
              <c:f>'INVEST &amp; EMPLOY Fig 4-3'!$AH$25:$AH$26</c:f>
              <c:numCache>
                <c:formatCode>0</c:formatCode>
                <c:ptCount val="2"/>
                <c:pt idx="0">
                  <c:v>50</c:v>
                </c:pt>
                <c:pt idx="1">
                  <c:v>51.075268817204304</c:v>
                </c:pt>
              </c:numCache>
            </c:numRef>
          </c:val>
          <c:extLst>
            <c:ext xmlns:c16="http://schemas.microsoft.com/office/drawing/2014/chart" uri="{C3380CC4-5D6E-409C-BE32-E72D297353CC}">
              <c16:uniqueId val="{00000002-66D2-46E4-A9AE-82982586813D}"/>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l"/>
        <c:numFmt formatCode="General" sourceLinked="1"/>
        <c:majorTickMark val="out"/>
        <c:minorTickMark val="none"/>
        <c:tickLblPos val="nextTo"/>
        <c:crossAx val="1231268976"/>
        <c:crosses val="autoZero"/>
        <c:auto val="1"/>
        <c:lblAlgn val="ctr"/>
        <c:lblOffset val="100"/>
        <c:noMultiLvlLbl val="0"/>
      </c:catAx>
      <c:valAx>
        <c:axId val="1231268976"/>
        <c:scaling>
          <c:orientation val="minMax"/>
          <c:max val="100"/>
        </c:scaling>
        <c:delete val="1"/>
        <c:axPos val="t"/>
        <c:numFmt formatCode="0"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
          <c:y val="0"/>
          <c:w val="1"/>
          <c:h val="1"/>
        </c:manualLayout>
      </c:layout>
      <c:barChart>
        <c:barDir val="bar"/>
        <c:grouping val="clustered"/>
        <c:varyColors val="0"/>
        <c:ser>
          <c:idx val="0"/>
          <c:order val="0"/>
          <c:tx>
            <c:strRef>
              <c:f>'INVEST &amp; EMPLOY Fig 4-3'!$AL$2</c:f>
              <c:strCache>
                <c:ptCount val="1"/>
                <c:pt idx="0">
                  <c:v>أبريل - يونيو2025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C00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4-3'!$D$3:$D$4</c:f>
              <c:strCache>
                <c:ptCount val="2"/>
                <c:pt idx="0">
                  <c:v>الاستثمار </c:v>
                </c:pt>
                <c:pt idx="1">
                  <c:v>التشغيل</c:v>
                </c:pt>
              </c:strCache>
            </c:strRef>
          </c:cat>
          <c:val>
            <c:numRef>
              <c:f>'INVEST &amp; EMPLOY Fig 4-3'!$AL$3:$AL$4</c:f>
              <c:numCache>
                <c:formatCode>General</c:formatCode>
                <c:ptCount val="2"/>
                <c:pt idx="0">
                  <c:v>50</c:v>
                </c:pt>
                <c:pt idx="1">
                  <c:v>50</c:v>
                </c:pt>
              </c:numCache>
            </c:numRef>
          </c:val>
          <c:extLst>
            <c:ext xmlns:c16="http://schemas.microsoft.com/office/drawing/2014/chart" uri="{C3380CC4-5D6E-409C-BE32-E72D297353CC}">
              <c16:uniqueId val="{00000000-29E5-46A2-8F26-8200B1EA0EAB}"/>
            </c:ext>
          </c:extLst>
        </c:ser>
        <c:ser>
          <c:idx val="1"/>
          <c:order val="1"/>
          <c:tx>
            <c:strRef>
              <c:f>'INVEST &amp; EMPLOY Fig 4-3'!$AK$2</c:f>
              <c:strCache>
                <c:ptCount val="1"/>
                <c:pt idx="0">
                  <c:v>يناير - مارس 2025</c:v>
                </c:pt>
              </c:strCache>
            </c:strRef>
          </c:tx>
          <c:spPr>
            <a:solidFill>
              <a:srgbClr val="8C8E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4-3'!$D$3:$D$4</c:f>
              <c:strCache>
                <c:ptCount val="2"/>
                <c:pt idx="0">
                  <c:v>الاستثمار </c:v>
                </c:pt>
                <c:pt idx="1">
                  <c:v>التشغيل</c:v>
                </c:pt>
              </c:strCache>
            </c:strRef>
          </c:cat>
          <c:val>
            <c:numRef>
              <c:f>'INVEST &amp; EMPLOY Fig 4-3'!$AK$3:$AK$4</c:f>
              <c:numCache>
                <c:formatCode>0</c:formatCode>
                <c:ptCount val="2"/>
                <c:pt idx="0">
                  <c:v>51.162790697674424</c:v>
                </c:pt>
                <c:pt idx="1">
                  <c:v>57.894736842105253</c:v>
                </c:pt>
              </c:numCache>
            </c:numRef>
          </c:val>
          <c:extLst>
            <c:ext xmlns:c16="http://schemas.microsoft.com/office/drawing/2014/chart" uri="{C3380CC4-5D6E-409C-BE32-E72D297353CC}">
              <c16:uniqueId val="{00000001-29E5-46A2-8F26-8200B1EA0EAB}"/>
            </c:ext>
          </c:extLst>
        </c:ser>
        <c:ser>
          <c:idx val="2"/>
          <c:order val="2"/>
          <c:tx>
            <c:strRef>
              <c:f>'INVEST &amp; EMPLOY Fig 4-3'!$AH$2</c:f>
              <c:strCache>
                <c:ptCount val="1"/>
                <c:pt idx="0">
                  <c:v>أبريل - يونيو 2024</c:v>
                </c:pt>
              </c:strCache>
            </c:strRef>
          </c:tx>
          <c:spPr>
            <a:solidFill>
              <a:srgbClr val="D0CE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00B050"/>
                    </a:solidFill>
                    <a:latin typeface="Almarai Bold" pitchFamily="2" charset="-78"/>
                    <a:ea typeface="+mn-ea"/>
                    <a:cs typeface="Almarai Bold" pitchFamily="2"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'INVEST &amp; EMPLOY Fig 4-3'!$D$3:$D$4</c:f>
              <c:strCache>
                <c:ptCount val="2"/>
                <c:pt idx="0">
                  <c:v>الاستثمار </c:v>
                </c:pt>
                <c:pt idx="1">
                  <c:v>التشغيل</c:v>
                </c:pt>
              </c:strCache>
            </c:strRef>
          </c:cat>
          <c:val>
            <c:numRef>
              <c:f>'INVEST &amp; EMPLOY Fig 4-3'!$AH$3:$AH$4</c:f>
              <c:numCache>
                <c:formatCode>0</c:formatCode>
                <c:ptCount val="2"/>
                <c:pt idx="0">
                  <c:v>52.380952380952387</c:v>
                </c:pt>
                <c:pt idx="1">
                  <c:v>51.162790697674424</c:v>
                </c:pt>
              </c:numCache>
            </c:numRef>
          </c:val>
          <c:extLst>
            <c:ext xmlns:c16="http://schemas.microsoft.com/office/drawing/2014/chart" uri="{C3380CC4-5D6E-409C-BE32-E72D297353CC}">
              <c16:uniqueId val="{00000002-29E5-46A2-8F26-8200B1EA0EAB}"/>
            </c:ext>
          </c:extLst>
        </c:ser>
        <c:dLbls>
          <c:dLblPos val="outEnd"/>
          <c:showLegendKey val="0"/>
          <c:showVal val="1"/>
          <c:showCatName val="0"/>
          <c:showSerName val="0"/>
          <c:showPercent val="0"/>
          <c:showBubbleSize val="0"/>
        </c:dLbls>
        <c:gapWidth val="100"/>
        <c:overlap val="-50"/>
        <c:axId val="1231286256"/>
        <c:axId val="1231268976"/>
      </c:barChart>
      <c:catAx>
        <c:axId val="1231286256"/>
        <c:scaling>
          <c:orientation val="maxMin"/>
        </c:scaling>
        <c:delete val="1"/>
        <c:axPos val="r"/>
        <c:numFmt formatCode="General" sourceLinked="1"/>
        <c:majorTickMark val="out"/>
        <c:minorTickMark val="none"/>
        <c:tickLblPos val="nextTo"/>
        <c:crossAx val="1231268976"/>
        <c:crosses val="autoZero"/>
        <c:auto val="1"/>
        <c:lblAlgn val="ctr"/>
        <c:lblOffset val="100"/>
        <c:noMultiLvlLbl val="0"/>
      </c:catAx>
      <c:valAx>
        <c:axId val="1231268976"/>
        <c:scaling>
          <c:orientation val="maxMin"/>
          <c:max val="100"/>
        </c:scaling>
        <c:delete val="1"/>
        <c:axPos val="t"/>
        <c:numFmt formatCode="General" sourceLinked="1"/>
        <c:majorTickMark val="out"/>
        <c:minorTickMark val="none"/>
        <c:tickLblPos val="nextTo"/>
        <c:crossAx val="12312862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0.52806</cdr:x>
      <cdr:y>0.06692</cdr:y>
    </cdr:from>
    <cdr:to>
      <cdr:x>0.52806</cdr:x>
      <cdr:y>0.57994</cdr:y>
    </cdr:to>
    <cdr:cxnSp macro="">
      <cdr:nvCxnSpPr>
        <cdr:cNvPr id="2" name="Straight Connector 1">
          <a:extLst xmlns:a="http://schemas.openxmlformats.org/drawingml/2006/main">
            <a:ext uri="{FF2B5EF4-FFF2-40B4-BE49-F238E27FC236}">
              <a16:creationId xmlns:a16="http://schemas.microsoft.com/office/drawing/2014/main" id="{531CC212-EDA1-37EE-FCE5-AB191AF69376}"/>
            </a:ext>
          </a:extLst>
        </cdr:cNvPr>
        <cdr:cNvCxnSpPr/>
      </cdr:nvCxnSpPr>
      <cdr:spPr>
        <a:xfrm xmlns:a="http://schemas.openxmlformats.org/drawingml/2006/main" flipV="1">
          <a:off x="1523859" y="98505"/>
          <a:ext cx="0" cy="755170"/>
        </a:xfrm>
        <a:prstGeom xmlns:a="http://schemas.openxmlformats.org/drawingml/2006/main" prst="line">
          <a:avLst/>
        </a:prstGeom>
        <a:ln xmlns:a="http://schemas.openxmlformats.org/drawingml/2006/main" w="6350">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0.52806</cdr:x>
      <cdr:y>0.06692</cdr:y>
    </cdr:from>
    <cdr:to>
      <cdr:x>0.52806</cdr:x>
      <cdr:y>0.57994</cdr:y>
    </cdr:to>
    <cdr:cxnSp macro="">
      <cdr:nvCxnSpPr>
        <cdr:cNvPr id="2" name="Straight Connector 1">
          <a:extLst xmlns:a="http://schemas.openxmlformats.org/drawingml/2006/main">
            <a:ext uri="{FF2B5EF4-FFF2-40B4-BE49-F238E27FC236}">
              <a16:creationId xmlns:a16="http://schemas.microsoft.com/office/drawing/2014/main" id="{531CC212-EDA1-37EE-FCE5-AB191AF69376}"/>
            </a:ext>
          </a:extLst>
        </cdr:cNvPr>
        <cdr:cNvCxnSpPr/>
      </cdr:nvCxnSpPr>
      <cdr:spPr>
        <a:xfrm xmlns:a="http://schemas.openxmlformats.org/drawingml/2006/main" flipV="1">
          <a:off x="1523859" y="98505"/>
          <a:ext cx="0" cy="755170"/>
        </a:xfrm>
        <a:prstGeom xmlns:a="http://schemas.openxmlformats.org/drawingml/2006/main" prst="line">
          <a:avLst/>
        </a:prstGeom>
        <a:ln xmlns:a="http://schemas.openxmlformats.org/drawingml/2006/main" w="6350">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0.52779</cdr:x>
      <cdr:y>0.06543</cdr:y>
    </cdr:from>
    <cdr:to>
      <cdr:x>0.52971</cdr:x>
      <cdr:y>0.59293</cdr:y>
    </cdr:to>
    <cdr:cxnSp macro="">
      <cdr:nvCxnSpPr>
        <cdr:cNvPr id="2" name="Straight Connector 1">
          <a:extLst xmlns:a="http://schemas.openxmlformats.org/drawingml/2006/main">
            <a:ext uri="{FF2B5EF4-FFF2-40B4-BE49-F238E27FC236}">
              <a16:creationId xmlns:a16="http://schemas.microsoft.com/office/drawing/2014/main" id="{CE106AF8-3F64-A2CC-284A-AC968562B092}"/>
            </a:ext>
          </a:extLst>
        </cdr:cNvPr>
        <cdr:cNvCxnSpPr/>
      </cdr:nvCxnSpPr>
      <cdr:spPr>
        <a:xfrm xmlns:a="http://schemas.openxmlformats.org/drawingml/2006/main" flipH="1" flipV="1">
          <a:off x="1382480" y="113384"/>
          <a:ext cx="5022" cy="914113"/>
        </a:xfrm>
        <a:prstGeom xmlns:a="http://schemas.openxmlformats.org/drawingml/2006/main" prst="line">
          <a:avLst/>
        </a:prstGeom>
        <a:ln xmlns:a="http://schemas.openxmlformats.org/drawingml/2006/main" w="6350">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0.11591</cdr:x>
      <cdr:y>0.33819</cdr:y>
    </cdr:from>
    <cdr:to>
      <cdr:x>0.94618</cdr:x>
      <cdr:y>0.33819</cdr:y>
    </cdr:to>
    <cdr:cxnSp macro="">
      <cdr:nvCxnSpPr>
        <cdr:cNvPr id="4" name="Straight Connector 3">
          <a:extLst xmlns:a="http://schemas.openxmlformats.org/drawingml/2006/main">
            <a:ext uri="{FF2B5EF4-FFF2-40B4-BE49-F238E27FC236}">
              <a16:creationId xmlns:a16="http://schemas.microsoft.com/office/drawing/2014/main" id="{5990DBE9-00F8-2C05-4196-6DC8E5AF160B}"/>
            </a:ext>
          </a:extLst>
        </cdr:cNvPr>
        <cdr:cNvCxnSpPr/>
      </cdr:nvCxnSpPr>
      <cdr:spPr>
        <a:xfrm xmlns:a="http://schemas.openxmlformats.org/drawingml/2006/main" flipH="1">
          <a:off x="303623" y="586063"/>
          <a:ext cx="2174789" cy="0"/>
        </a:xfrm>
        <a:prstGeom xmlns:a="http://schemas.openxmlformats.org/drawingml/2006/main" prst="line">
          <a:avLst/>
        </a:prstGeom>
        <a:ln xmlns:a="http://schemas.openxmlformats.org/drawingml/2006/main" w="12700">
          <a:solidFill>
            <a:srgbClr val="FFC000"/>
          </a:solidFill>
          <a:prstDash val="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0.52779</cdr:x>
      <cdr:y>0.07358</cdr:y>
    </cdr:from>
    <cdr:to>
      <cdr:x>0.52779</cdr:x>
      <cdr:y>0.61049</cdr:y>
    </cdr:to>
    <cdr:cxnSp macro="">
      <cdr:nvCxnSpPr>
        <cdr:cNvPr id="2" name="Straight Connector 1">
          <a:extLst xmlns:a="http://schemas.openxmlformats.org/drawingml/2006/main">
            <a:ext uri="{FF2B5EF4-FFF2-40B4-BE49-F238E27FC236}">
              <a16:creationId xmlns:a16="http://schemas.microsoft.com/office/drawing/2014/main" id="{CE106AF8-3F64-A2CC-284A-AC968562B092}"/>
            </a:ext>
          </a:extLst>
        </cdr:cNvPr>
        <cdr:cNvCxnSpPr/>
      </cdr:nvCxnSpPr>
      <cdr:spPr>
        <a:xfrm xmlns:a="http://schemas.openxmlformats.org/drawingml/2006/main" flipV="1">
          <a:off x="1451855" y="129657"/>
          <a:ext cx="0" cy="946108"/>
        </a:xfrm>
        <a:prstGeom xmlns:a="http://schemas.openxmlformats.org/drawingml/2006/main" prst="line">
          <a:avLst/>
        </a:prstGeom>
        <a:ln xmlns:a="http://schemas.openxmlformats.org/drawingml/2006/main" w="6350">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0.10972</cdr:x>
      <cdr:y>0.34067</cdr:y>
    </cdr:from>
    <cdr:to>
      <cdr:x>0.9506</cdr:x>
      <cdr:y>0.34067</cdr:y>
    </cdr:to>
    <cdr:cxnSp macro="">
      <cdr:nvCxnSpPr>
        <cdr:cNvPr id="8" name="Straight Connector 7"/>
        <cdr:cNvCxnSpPr/>
      </cdr:nvCxnSpPr>
      <cdr:spPr>
        <a:xfrm xmlns:a="http://schemas.openxmlformats.org/drawingml/2006/main" flipH="1">
          <a:off x="301812" y="600307"/>
          <a:ext cx="2313123" cy="0"/>
        </a:xfrm>
        <a:prstGeom xmlns:a="http://schemas.openxmlformats.org/drawingml/2006/main" prst="line">
          <a:avLst/>
        </a:prstGeom>
        <a:ln xmlns:a="http://schemas.openxmlformats.org/drawingml/2006/main" w="12700">
          <a:solidFill>
            <a:srgbClr val="FFC000"/>
          </a:solidFill>
          <a:prstDash val="dash"/>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0.91468</cdr:x>
      <cdr:y>0.13215</cdr:y>
    </cdr:from>
    <cdr:to>
      <cdr:x>0.97</cdr:x>
      <cdr:y>0.20381</cdr:y>
    </cdr:to>
    <cdr:sp macro="" textlink="">
      <cdr:nvSpPr>
        <cdr:cNvPr id="2" name="Speech Bubble: Rectangle 1">
          <a:extLst xmlns:a="http://schemas.openxmlformats.org/drawingml/2006/main">
            <a:ext uri="{FF2B5EF4-FFF2-40B4-BE49-F238E27FC236}">
              <a16:creationId xmlns:a16="http://schemas.microsoft.com/office/drawing/2014/main" id="{44034B65-6356-FAF3-0396-9A427D93BC56}"/>
            </a:ext>
          </a:extLst>
        </cdr:cNvPr>
        <cdr:cNvSpPr/>
      </cdr:nvSpPr>
      <cdr:spPr>
        <a:xfrm xmlns:a="http://schemas.openxmlformats.org/drawingml/2006/main">
          <a:off x="5303472" y="243017"/>
          <a:ext cx="320755" cy="131780"/>
        </a:xfrm>
        <a:prstGeom xmlns:a="http://schemas.openxmlformats.org/drawingml/2006/main" prst="wedgeRectCallout">
          <a:avLst>
            <a:gd name="adj1" fmla="val -35277"/>
            <a:gd name="adj2" fmla="val 128409"/>
          </a:avLst>
        </a:prstGeom>
        <a:noFill xmlns:a="http://schemas.openxmlformats.org/drawingml/2006/mai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lIns="0" tIns="0" rIns="0" bIns="0" anchor="ctr" anchorCtr="0"/>
        <a:lstStyle xmlns:a="http://schemas.openxmlformats.org/drawingml/2006/main"/>
        <a:p xmlns:a="http://schemas.openxmlformats.org/drawingml/2006/main">
          <a:pPr algn="ctr" rtl="0"/>
          <a:r>
            <a:rPr lang="en-US" sz="600">
              <a:solidFill>
                <a:schemeClr val="tx1"/>
              </a:solidFill>
            </a:rPr>
            <a:t>33.10</a:t>
          </a:r>
        </a:p>
      </cdr:txBody>
    </cdr:sp>
  </cdr:relSizeAnchor>
  <cdr:relSizeAnchor xmlns:cdr="http://schemas.openxmlformats.org/drawingml/2006/chartDrawing">
    <cdr:from>
      <cdr:x>0.94234</cdr:x>
      <cdr:y>0.21521</cdr:y>
    </cdr:from>
    <cdr:to>
      <cdr:x>0.99766</cdr:x>
      <cdr:y>0.28687</cdr:y>
    </cdr:to>
    <cdr:sp macro="" textlink="">
      <cdr:nvSpPr>
        <cdr:cNvPr id="3" name="Speech Bubble: Rectangle 2">
          <a:extLst xmlns:a="http://schemas.openxmlformats.org/drawingml/2006/main">
            <a:ext uri="{FF2B5EF4-FFF2-40B4-BE49-F238E27FC236}">
              <a16:creationId xmlns:a16="http://schemas.microsoft.com/office/drawing/2014/main" id="{954A8A73-2AFB-6031-D150-E7D08CB76425}"/>
            </a:ext>
          </a:extLst>
        </cdr:cNvPr>
        <cdr:cNvSpPr/>
      </cdr:nvSpPr>
      <cdr:spPr>
        <a:xfrm xmlns:a="http://schemas.openxmlformats.org/drawingml/2006/main">
          <a:off x="5463849" y="395761"/>
          <a:ext cx="320756" cy="131780"/>
        </a:xfrm>
        <a:prstGeom xmlns:a="http://schemas.openxmlformats.org/drawingml/2006/main" prst="wedgeRectCallout">
          <a:avLst>
            <a:gd name="adj1" fmla="val -6388"/>
            <a:gd name="adj2" fmla="val 121591"/>
          </a:avLst>
        </a:prstGeom>
        <a:noFill xmlns:a="http://schemas.openxmlformats.org/drawingml/2006/mai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lIns="0" tIns="0" rIns="0" bIns="0" anchor="ctr" anchorCtr="0"/>
        <a:lstStyle xmlns:a="http://schemas.openxmlformats.org/drawingml/2006/main"/>
        <a:p xmlns:a="http://schemas.openxmlformats.org/drawingml/2006/main">
          <a:pPr algn="ctr" rtl="0"/>
          <a:r>
            <a:rPr lang="en-US" sz="600">
              <a:solidFill>
                <a:schemeClr val="tx1"/>
              </a:solidFill>
            </a:rPr>
            <a:t>27.10</a:t>
          </a:r>
        </a:p>
      </cdr:txBody>
    </cdr:sp>
  </cdr:relSizeAnchor>
</c:userShapes>
</file>

<file path=word/drawings/drawing6.xml><?xml version="1.0" encoding="utf-8"?>
<c:userShapes xmlns:c="http://schemas.openxmlformats.org/drawingml/2006/chart">
  <cdr:relSizeAnchor xmlns:cdr="http://schemas.openxmlformats.org/drawingml/2006/chartDrawing">
    <cdr:from>
      <cdr:x>0.88763</cdr:x>
      <cdr:y>0</cdr:y>
    </cdr:from>
    <cdr:to>
      <cdr:x>1</cdr:x>
      <cdr:y>0.00812</cdr:y>
    </cdr:to>
    <cdr:sp macro="" textlink="">
      <cdr:nvSpPr>
        <cdr:cNvPr id="3" name="TextBox 2"/>
        <cdr:cNvSpPr txBox="1"/>
      </cdr:nvSpPr>
      <cdr:spPr>
        <a:xfrm xmlns:a="http://schemas.openxmlformats.org/drawingml/2006/main" flipV="1">
          <a:off x="4868400" y="0"/>
          <a:ext cx="616319" cy="2605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ar-EG" sz="1100" b="0">
              <a:cs typeface="+mj-cs"/>
            </a:rPr>
            <a:t>مشر</a:t>
          </a:r>
          <a:endParaRPr lang="en-US" sz="1100" b="0">
            <a:cs typeface="+mj-cs"/>
          </a:endParaRPr>
        </a:p>
      </cdr:txBody>
    </cdr:sp>
  </cdr:relSizeAnchor>
</c:userShapes>
</file>

<file path=word/drawings/drawing7.xml><?xml version="1.0" encoding="utf-8"?>
<c:userShapes xmlns:c="http://schemas.openxmlformats.org/drawingml/2006/chart">
  <cdr:relSizeAnchor xmlns:cdr="http://schemas.openxmlformats.org/drawingml/2006/chartDrawing">
    <cdr:from>
      <cdr:x>0.88763</cdr:x>
      <cdr:y>0</cdr:y>
    </cdr:from>
    <cdr:to>
      <cdr:x>1</cdr:x>
      <cdr:y>0.00812</cdr:y>
    </cdr:to>
    <cdr:sp macro="" textlink="">
      <cdr:nvSpPr>
        <cdr:cNvPr id="3" name="TextBox 2"/>
        <cdr:cNvSpPr txBox="1"/>
      </cdr:nvSpPr>
      <cdr:spPr>
        <a:xfrm xmlns:a="http://schemas.openxmlformats.org/drawingml/2006/main" flipV="1">
          <a:off x="4868400" y="0"/>
          <a:ext cx="616319" cy="2605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ar-EG" sz="1100" b="0">
              <a:cs typeface="+mj-cs"/>
            </a:rPr>
            <a:t>مشر</a:t>
          </a:r>
          <a:endParaRPr lang="en-US" sz="1100" b="0">
            <a:cs typeface="+mj-cs"/>
          </a:endParaRPr>
        </a:p>
      </cdr:txBody>
    </cdr:sp>
  </cdr:relSizeAnchor>
</c:userShapes>
</file>

<file path=word/drawings/drawing8.xml><?xml version="1.0" encoding="utf-8"?>
<c:userShapes xmlns:c="http://schemas.openxmlformats.org/drawingml/2006/chart">
  <cdr:relSizeAnchor xmlns:cdr="http://schemas.openxmlformats.org/drawingml/2006/chartDrawing">
    <cdr:from>
      <cdr:x>0.88763</cdr:x>
      <cdr:y>0</cdr:y>
    </cdr:from>
    <cdr:to>
      <cdr:x>1</cdr:x>
      <cdr:y>0.00812</cdr:y>
    </cdr:to>
    <cdr:sp macro="" textlink="">
      <cdr:nvSpPr>
        <cdr:cNvPr id="3" name="TextBox 2"/>
        <cdr:cNvSpPr txBox="1"/>
      </cdr:nvSpPr>
      <cdr:spPr>
        <a:xfrm xmlns:a="http://schemas.openxmlformats.org/drawingml/2006/main" flipV="1">
          <a:off x="4868400" y="0"/>
          <a:ext cx="616319" cy="2605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ar-EG" sz="1100" b="0">
              <a:cs typeface="+mj-cs"/>
            </a:rPr>
            <a:t>مشر</a:t>
          </a:r>
          <a:endParaRPr lang="en-US" sz="1100" b="0">
            <a:cs typeface="+mj-cs"/>
          </a:endParaRPr>
        </a:p>
      </cdr:txBody>
    </cdr:sp>
  </cdr:relSizeAnchor>
</c:userShapes>
</file>

<file path=word/drawings/drawing9.xml><?xml version="1.0" encoding="utf-8"?>
<c:userShapes xmlns:c="http://schemas.openxmlformats.org/drawingml/2006/chart">
  <cdr:relSizeAnchor xmlns:cdr="http://schemas.openxmlformats.org/drawingml/2006/chartDrawing">
    <cdr:from>
      <cdr:x>0.88763</cdr:x>
      <cdr:y>0</cdr:y>
    </cdr:from>
    <cdr:to>
      <cdr:x>1</cdr:x>
      <cdr:y>0.00812</cdr:y>
    </cdr:to>
    <cdr:sp macro="" textlink="">
      <cdr:nvSpPr>
        <cdr:cNvPr id="3" name="TextBox 2"/>
        <cdr:cNvSpPr txBox="1"/>
      </cdr:nvSpPr>
      <cdr:spPr>
        <a:xfrm xmlns:a="http://schemas.openxmlformats.org/drawingml/2006/main" flipV="1">
          <a:off x="4868400" y="0"/>
          <a:ext cx="616319" cy="2605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ar-EG" sz="1100" b="0">
              <a:cs typeface="+mj-cs"/>
            </a:rPr>
            <a:t>مشر</a:t>
          </a:r>
          <a:endParaRPr lang="en-US" sz="1100" b="0">
            <a:cs typeface="+mj-cs"/>
          </a:endParaRPr>
        </a:p>
      </cdr:txBody>
    </cdr:sp>
  </cdr:relSizeAnchor>
</c:userShapes>
</file>

<file path=word/theme/theme1.xml><?xml version="1.0" encoding="utf-8"?>
<a:theme xmlns:a="http://schemas.openxmlformats.org/drawingml/2006/main" name="ECES 2023 English">
  <a:themeElements>
    <a:clrScheme name="ECES 2023">
      <a:dk1>
        <a:sysClr val="windowText" lastClr="000000"/>
      </a:dk1>
      <a:lt1>
        <a:sysClr val="window" lastClr="FFFFFF"/>
      </a:lt1>
      <a:dk2>
        <a:srgbClr val="136083"/>
      </a:dk2>
      <a:lt2>
        <a:srgbClr val="F1F9FD"/>
      </a:lt2>
      <a:accent1>
        <a:srgbClr val="1FBACF"/>
      </a:accent1>
      <a:accent2>
        <a:srgbClr val="CF34A9"/>
      </a:accent2>
      <a:accent3>
        <a:srgbClr val="36CF15"/>
      </a:accent3>
      <a:accent4>
        <a:srgbClr val="D1C41A"/>
      </a:accent4>
      <a:accent5>
        <a:srgbClr val="5D29CF"/>
      </a:accent5>
      <a:accent6>
        <a:srgbClr val="E5890F"/>
      </a:accent6>
      <a:hlink>
        <a:srgbClr val="0563C1"/>
      </a:hlink>
      <a:folHlink>
        <a:srgbClr val="954F72"/>
      </a:folHlink>
    </a:clrScheme>
    <a:fontScheme name="ECES 2023">
      <a:majorFont>
        <a:latin typeface="Sinkin Sans 800 Black"/>
        <a:ea typeface=""/>
        <a:cs typeface="Almarai Bold"/>
      </a:majorFont>
      <a:minorFont>
        <a:latin typeface="Sinkin Sans 400 Regular"/>
        <a:ea typeface=""/>
        <a:cs typeface="Almarai"/>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CES 2023 English" id="{B9B74DD0-BA2C-46CF-90BD-60DFECD404C8}" vid="{CAFC70F9-D826-4F2A-813C-DB44EB152670}"/>
    </a:ext>
  </a:extLst>
</a:theme>
</file>

<file path=word/theme/themeOverride1.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ECES">
    <a:dk1>
      <a:sysClr val="windowText" lastClr="000000"/>
    </a:dk1>
    <a:lt1>
      <a:sysClr val="window" lastClr="FFFFFF"/>
    </a:lt1>
    <a:dk2>
      <a:srgbClr val="44546A"/>
    </a:dk2>
    <a:lt2>
      <a:srgbClr val="E7E6E6"/>
    </a:lt2>
    <a:accent1>
      <a:srgbClr val="016273"/>
    </a:accent1>
    <a:accent2>
      <a:srgbClr val="B3DCE7"/>
    </a:accent2>
    <a:accent3>
      <a:srgbClr val="09316B"/>
    </a:accent3>
    <a:accent4>
      <a:srgbClr val="8C8EF0"/>
    </a:accent4>
    <a:accent5>
      <a:srgbClr val="116336"/>
    </a:accent5>
    <a:accent6>
      <a:srgbClr val="65E59F"/>
    </a:accent6>
    <a:hlink>
      <a:srgbClr val="0563C1"/>
    </a:hlink>
    <a:folHlink>
      <a:srgbClr val="954F72"/>
    </a:folHlink>
  </a:clrScheme>
  <a:fontScheme name="Office Them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ECES">
    <a:dk1>
      <a:sysClr val="windowText" lastClr="000000"/>
    </a:dk1>
    <a:lt1>
      <a:sysClr val="window" lastClr="FFFFFF"/>
    </a:lt1>
    <a:dk2>
      <a:srgbClr val="44546A"/>
    </a:dk2>
    <a:lt2>
      <a:srgbClr val="E7E6E6"/>
    </a:lt2>
    <a:accent1>
      <a:srgbClr val="016273"/>
    </a:accent1>
    <a:accent2>
      <a:srgbClr val="B3DCE7"/>
    </a:accent2>
    <a:accent3>
      <a:srgbClr val="09316B"/>
    </a:accent3>
    <a:accent4>
      <a:srgbClr val="8C8EF0"/>
    </a:accent4>
    <a:accent5>
      <a:srgbClr val="116336"/>
    </a:accent5>
    <a:accent6>
      <a:srgbClr val="65E59F"/>
    </a:accent6>
    <a:hlink>
      <a:srgbClr val="0563C1"/>
    </a:hlink>
    <a:folHlink>
      <a:srgbClr val="954F72"/>
    </a:folHlink>
  </a:clrScheme>
  <a:fontScheme name="Office Them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64D15-49E6-4668-AB8A-0FDB33206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30</Pages>
  <Words>13320</Words>
  <Characters>75925</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Walied El-Torky</dc:creator>
  <cp:keywords/>
  <dc:description/>
  <cp:lastModifiedBy>WTORKY</cp:lastModifiedBy>
  <cp:revision>7</cp:revision>
  <cp:lastPrinted>2025-09-25T06:13:00Z</cp:lastPrinted>
  <dcterms:created xsi:type="dcterms:W3CDTF">2025-10-01T16:13:00Z</dcterms:created>
  <dcterms:modified xsi:type="dcterms:W3CDTF">2025-10-01T21:04:00Z</dcterms:modified>
</cp:coreProperties>
</file>